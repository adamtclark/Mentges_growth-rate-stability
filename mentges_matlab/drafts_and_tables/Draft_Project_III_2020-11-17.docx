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8C63C" w14:textId="4A66EA27" w:rsidR="00E11742" w:rsidRPr="00F809A2" w:rsidRDefault="009B2FBB" w:rsidP="00F809A2">
      <w:pPr>
        <w:pStyle w:val="Titel"/>
        <w:rPr>
          <w:rFonts w:asciiTheme="minorHAnsi" w:hAnsiTheme="minorHAnsi"/>
        </w:rPr>
      </w:pPr>
      <w:r>
        <w:rPr>
          <w:rFonts w:asciiTheme="minorHAnsi" w:hAnsiTheme="minorHAnsi"/>
        </w:rPr>
        <w:t xml:space="preserve">Accounting for the effect of growth rate </w:t>
      </w:r>
      <w:r w:rsidR="00184391">
        <w:rPr>
          <w:rFonts w:asciiTheme="minorHAnsi" w:hAnsiTheme="minorHAnsi"/>
        </w:rPr>
        <w:t>in measures of</w:t>
      </w:r>
      <w:r>
        <w:rPr>
          <w:rFonts w:asciiTheme="minorHAnsi" w:hAnsiTheme="minorHAnsi"/>
        </w:rPr>
        <w:t xml:space="preserve"> ecological stability</w:t>
      </w:r>
    </w:p>
    <w:p w14:paraId="5AD36E5A" w14:textId="77777777" w:rsidR="00E11742" w:rsidRDefault="00E11742" w:rsidP="00875AAC">
      <w:pPr>
        <w:rPr>
          <w:lang w:val="en-US"/>
        </w:rPr>
      </w:pPr>
    </w:p>
    <w:p w14:paraId="4825128C" w14:textId="5C92D752" w:rsidR="00E11742" w:rsidRDefault="00E11742" w:rsidP="00875AAC">
      <w:pPr>
        <w:rPr>
          <w:lang w:val="en-US"/>
        </w:rPr>
      </w:pPr>
      <w:r w:rsidRPr="00925E2D">
        <w:rPr>
          <w:lang w:val="en-US"/>
        </w:rPr>
        <w:t>Ecology Letters: Ideas and Perspectives</w:t>
      </w:r>
    </w:p>
    <w:p w14:paraId="085B53FD" w14:textId="77777777" w:rsidR="00925E2D" w:rsidRPr="00925E2D" w:rsidRDefault="00925E2D" w:rsidP="00875AAC">
      <w:pPr>
        <w:rPr>
          <w:lang w:val="en-US"/>
        </w:rPr>
      </w:pPr>
    </w:p>
    <w:p w14:paraId="2A832C78" w14:textId="3F8B4E83" w:rsidR="00E11742" w:rsidRPr="00925E2D" w:rsidRDefault="004B4B16" w:rsidP="00E11742">
      <w:pPr>
        <w:rPr>
          <w:lang w:val="en-US"/>
        </w:rPr>
      </w:pPr>
      <w:r w:rsidRPr="00925E2D">
        <w:rPr>
          <w:lang w:val="en-US"/>
        </w:rPr>
        <w:t>8</w:t>
      </w:r>
      <w:r w:rsidR="00E11742" w:rsidRPr="00925E2D">
        <w:rPr>
          <w:lang w:val="en-US"/>
        </w:rPr>
        <w:t xml:space="preserve"> / 10 Figures, tables, and boxes</w:t>
      </w:r>
    </w:p>
    <w:p w14:paraId="5CC09D69" w14:textId="7F0A635E" w:rsidR="00433249" w:rsidRPr="00433249" w:rsidRDefault="00765FCB" w:rsidP="00433249">
      <w:pPr>
        <w:rPr>
          <w:lang w:val="en-US"/>
        </w:rPr>
      </w:pPr>
      <w:r w:rsidRPr="00925E2D">
        <w:rPr>
          <w:lang w:val="en-US"/>
        </w:rPr>
        <w:t>5</w:t>
      </w:r>
      <w:r w:rsidR="004B4B16" w:rsidRPr="00925E2D">
        <w:rPr>
          <w:lang w:val="en-US"/>
        </w:rPr>
        <w:t>25</w:t>
      </w:r>
      <w:r w:rsidRPr="00925E2D">
        <w:rPr>
          <w:lang w:val="en-US"/>
        </w:rPr>
        <w:t>0</w:t>
      </w:r>
      <w:r w:rsidR="00E11742" w:rsidRPr="00925E2D">
        <w:rPr>
          <w:lang w:val="en-US"/>
        </w:rPr>
        <w:t xml:space="preserve"> / 7500 words</w:t>
      </w:r>
      <w:r w:rsidR="004B4B16" w:rsidRPr="00925E2D">
        <w:rPr>
          <w:lang w:val="en-US"/>
        </w:rPr>
        <w:t xml:space="preserve"> (main text only)</w:t>
      </w:r>
    </w:p>
    <w:p w14:paraId="258CF873" w14:textId="77777777" w:rsidR="00095224" w:rsidRDefault="00095224" w:rsidP="00875AAC">
      <w:pPr>
        <w:rPr>
          <w:lang w:val="en-US"/>
        </w:rPr>
      </w:pPr>
    </w:p>
    <w:p w14:paraId="12EB4A07" w14:textId="4353EA80" w:rsidR="00042FF4" w:rsidRPr="00095224" w:rsidRDefault="00095224" w:rsidP="00C450B1">
      <w:pPr>
        <w:pStyle w:val="berschrift2"/>
        <w:rPr>
          <w:lang w:val="en-US"/>
        </w:rPr>
      </w:pPr>
      <w:r w:rsidRPr="00095224">
        <w:rPr>
          <w:lang w:val="en-US"/>
        </w:rPr>
        <w:t>Abstract</w:t>
      </w:r>
    </w:p>
    <w:p w14:paraId="6D83AC5E" w14:textId="78526A9D" w:rsidR="00925E2D" w:rsidRDefault="00925E2D" w:rsidP="00925E2D">
      <w:pPr>
        <w:rPr>
          <w:color w:val="000000" w:themeColor="text1"/>
          <w:lang w:val="en-US"/>
        </w:rPr>
      </w:pPr>
      <w:r w:rsidRPr="00C037D0">
        <w:rPr>
          <w:color w:val="000000" w:themeColor="text1"/>
          <w:lang w:val="en-US"/>
        </w:rPr>
        <w:t>In light of the global chang</w:t>
      </w:r>
      <w:r w:rsidR="00640470">
        <w:rPr>
          <w:color w:val="000000" w:themeColor="text1"/>
          <w:lang w:val="en-US"/>
        </w:rPr>
        <w:t>es induced by humans</w:t>
      </w:r>
      <w:r w:rsidRPr="00C037D0">
        <w:rPr>
          <w:color w:val="000000" w:themeColor="text1"/>
          <w:lang w:val="en-US"/>
        </w:rPr>
        <w:t xml:space="preserve">, the stability of ecological </w:t>
      </w:r>
      <w:del w:id="0" w:author="Andrea Mentges" w:date="2020-09-08T10:01:00Z">
        <w:r w:rsidRPr="00C037D0" w:rsidDel="00CB7CBE">
          <w:rPr>
            <w:color w:val="000000" w:themeColor="text1"/>
            <w:lang w:val="en-US"/>
          </w:rPr>
          <w:delText xml:space="preserve">communities </w:delText>
        </w:r>
      </w:del>
      <w:ins w:id="1" w:author="Andrea Mentges" w:date="2020-09-08T10:01:00Z">
        <w:r w:rsidR="00CB7CBE">
          <w:rPr>
            <w:color w:val="000000" w:themeColor="text1"/>
            <w:lang w:val="en-US"/>
          </w:rPr>
          <w:t>population</w:t>
        </w:r>
        <w:r w:rsidR="00CB7CBE" w:rsidRPr="00C037D0">
          <w:rPr>
            <w:color w:val="000000" w:themeColor="text1"/>
            <w:lang w:val="en-US"/>
          </w:rPr>
          <w:t xml:space="preserve">s </w:t>
        </w:r>
      </w:ins>
      <w:r w:rsidRPr="00C037D0">
        <w:rPr>
          <w:color w:val="000000" w:themeColor="text1"/>
          <w:lang w:val="en-US"/>
        </w:rPr>
        <w:t xml:space="preserve">to disturbances is </w:t>
      </w:r>
      <w:r w:rsidR="00640470">
        <w:rPr>
          <w:color w:val="000000" w:themeColor="text1"/>
          <w:lang w:val="en-US"/>
        </w:rPr>
        <w:t>of interest</w:t>
      </w:r>
      <w:r w:rsidRPr="00C037D0">
        <w:rPr>
          <w:color w:val="000000" w:themeColor="text1"/>
          <w:lang w:val="en-US"/>
        </w:rPr>
        <w:t xml:space="preserve"> for decision makers and conservation management. </w:t>
      </w:r>
      <w:del w:id="2" w:author="Andrea Mentges" w:date="2020-09-04T14:27:00Z">
        <w:r w:rsidRPr="00C037D0" w:rsidDel="007C5AF3">
          <w:rPr>
            <w:color w:val="000000" w:themeColor="text1"/>
            <w:lang w:val="en-US"/>
          </w:rPr>
          <w:delText xml:space="preserve">Here, we show that differences in growth rate of the organisms being studied can affect several aspects of stability, strongly influencing our ability to make inference from comparative and synthetic studies. </w:delText>
        </w:r>
      </w:del>
      <w:r w:rsidRPr="00C037D0">
        <w:rPr>
          <w:color w:val="000000" w:themeColor="text1"/>
          <w:lang w:val="en-US"/>
        </w:rPr>
        <w:t>Using simulations</w:t>
      </w:r>
      <w:del w:id="3" w:author="Andrea Mentges" w:date="2020-09-04T14:27:00Z">
        <w:r w:rsidRPr="00C037D0" w:rsidDel="007C5AF3">
          <w:rPr>
            <w:color w:val="000000" w:themeColor="text1"/>
            <w:lang w:val="en-US"/>
          </w:rPr>
          <w:delText xml:space="preserve"> and</w:delText>
        </w:r>
        <w:r w:rsidR="00640470" w:rsidDel="007C5AF3">
          <w:rPr>
            <w:color w:val="000000" w:themeColor="text1"/>
            <w:lang w:val="en-US"/>
          </w:rPr>
          <w:delText xml:space="preserve"> </w:delText>
        </w:r>
        <w:r w:rsidRPr="00C037D0" w:rsidDel="007C5AF3">
          <w:rPr>
            <w:color w:val="000000" w:themeColor="text1"/>
            <w:lang w:val="en-US"/>
          </w:rPr>
          <w:delText>empirical data</w:delText>
        </w:r>
      </w:del>
      <w:r w:rsidRPr="00C037D0">
        <w:rPr>
          <w:color w:val="000000" w:themeColor="text1"/>
          <w:lang w:val="en-US"/>
        </w:rPr>
        <w:t>, we illustrate how growth rate influences four stability metrics: resilience, recovery, resistance, and temporal stability. We find that resilience and temporal stability depend on the growth rate itself; recovery depends on the relation between growth rate and sampling duration; and resistance depends on the relation between growth rate and sampling interval.</w:t>
      </w:r>
      <w:del w:id="4" w:author="Andrea Mentges" w:date="2020-08-28T10:23:00Z">
        <w:r w:rsidRPr="00C037D0" w:rsidDel="00300277">
          <w:rPr>
            <w:color w:val="000000" w:themeColor="text1"/>
            <w:lang w:val="en-US"/>
          </w:rPr>
          <w:delText xml:space="preserve"> To </w:delText>
        </w:r>
      </w:del>
      <w:del w:id="5" w:author="Andrea Mentges" w:date="2020-08-28T10:22:00Z">
        <w:r w:rsidRPr="00C037D0" w:rsidDel="00300277">
          <w:rPr>
            <w:color w:val="000000" w:themeColor="text1"/>
            <w:lang w:val="en-US"/>
          </w:rPr>
          <w:delText xml:space="preserve">correct </w:delText>
        </w:r>
      </w:del>
      <w:del w:id="6" w:author="Andrea Mentges" w:date="2020-08-28T10:23:00Z">
        <w:r w:rsidRPr="00C037D0" w:rsidDel="00300277">
          <w:rPr>
            <w:color w:val="000000" w:themeColor="text1"/>
            <w:lang w:val="en-US"/>
          </w:rPr>
          <w:delText xml:space="preserve">for differences in growth rate, </w:delText>
        </w:r>
      </w:del>
      <w:ins w:id="7" w:author="Andrea Mentges" w:date="2020-08-28T10:23:00Z">
        <w:r w:rsidR="00300277">
          <w:rPr>
            <w:color w:val="000000" w:themeColor="text1"/>
            <w:lang w:val="en-US"/>
          </w:rPr>
          <w:t xml:space="preserve"> W</w:t>
        </w:r>
      </w:ins>
      <w:del w:id="8" w:author="Andrea Mentges" w:date="2020-08-28T10:23:00Z">
        <w:r w:rsidRPr="00C037D0" w:rsidDel="00300277">
          <w:rPr>
            <w:color w:val="000000" w:themeColor="text1"/>
            <w:lang w:val="en-US"/>
          </w:rPr>
          <w:delText>w</w:delText>
        </w:r>
      </w:del>
      <w:r w:rsidRPr="00C037D0">
        <w:rPr>
          <w:color w:val="000000" w:themeColor="text1"/>
          <w:lang w:val="en-US"/>
        </w:rPr>
        <w:t>e present simple methods</w:t>
      </w:r>
      <w:ins w:id="9" w:author="Andrea Mentges" w:date="2020-08-28T10:23:00Z">
        <w:r w:rsidR="00300277">
          <w:rPr>
            <w:color w:val="000000" w:themeColor="text1"/>
            <w:lang w:val="en-US"/>
          </w:rPr>
          <w:t xml:space="preserve"> </w:t>
        </w:r>
      </w:ins>
      <w:ins w:id="10" w:author="Andrea Mentges" w:date="2020-09-08T10:04:00Z">
        <w:r w:rsidR="00CB7CBE">
          <w:rPr>
            <w:color w:val="000000" w:themeColor="text1"/>
            <w:lang w:val="en-US"/>
          </w:rPr>
          <w:t>to partition</w:t>
        </w:r>
      </w:ins>
      <w:del w:id="11" w:author="Andrea Mentges" w:date="2020-09-08T10:04:00Z">
        <w:r w:rsidRPr="00C037D0" w:rsidDel="00CB7CBE">
          <w:rPr>
            <w:color w:val="000000" w:themeColor="text1"/>
            <w:lang w:val="en-US"/>
          </w:rPr>
          <w:delText xml:space="preserve"> </w:delText>
        </w:r>
      </w:del>
      <w:del w:id="12" w:author="Andrea Mentges" w:date="2020-08-28T10:23:00Z">
        <w:r w:rsidRPr="00C037D0" w:rsidDel="00300277">
          <w:rPr>
            <w:color w:val="000000" w:themeColor="text1"/>
            <w:lang w:val="en-US"/>
          </w:rPr>
          <w:delText>for</w:delText>
        </w:r>
      </w:del>
      <w:r w:rsidRPr="00C037D0">
        <w:rPr>
          <w:color w:val="000000" w:themeColor="text1"/>
          <w:lang w:val="en-US"/>
        </w:rPr>
        <w:t xml:space="preserve"> the four stability metrics</w:t>
      </w:r>
      <w:ins w:id="13" w:author="Andrea Mentges" w:date="2020-09-08T10:04:00Z">
        <w:r w:rsidR="00CB7CBE">
          <w:rPr>
            <w:color w:val="000000" w:themeColor="text1"/>
            <w:lang w:val="en-US"/>
          </w:rPr>
          <w:t xml:space="preserve"> into </w:t>
        </w:r>
      </w:ins>
      <w:commentRangeStart w:id="14"/>
      <w:ins w:id="15" w:author="Andrea Mentges" w:date="2020-09-08T10:06:00Z">
        <w:r w:rsidR="00CB7CBE">
          <w:rPr>
            <w:color w:val="000000" w:themeColor="text1"/>
            <w:lang w:val="en-US"/>
          </w:rPr>
          <w:t>realized stability</w:t>
        </w:r>
      </w:ins>
      <w:commentRangeEnd w:id="14"/>
      <w:ins w:id="16" w:author="Andrea Mentges" w:date="2020-09-08T10:19:00Z">
        <w:r w:rsidR="005876B0">
          <w:rPr>
            <w:rStyle w:val="Kommentarzeichen"/>
          </w:rPr>
          <w:commentReference w:id="14"/>
        </w:r>
      </w:ins>
      <w:ins w:id="17" w:author="Andrea Mentges" w:date="2020-09-08T10:06:00Z">
        <w:r w:rsidR="00CB7CBE">
          <w:rPr>
            <w:color w:val="000000" w:themeColor="text1"/>
            <w:lang w:val="en-US"/>
          </w:rPr>
          <w:t>,</w:t>
        </w:r>
      </w:ins>
      <w:del w:id="18" w:author="Andrea Mentges" w:date="2020-09-08T10:07:00Z">
        <w:r w:rsidRPr="00C037D0" w:rsidDel="00CB7CBE">
          <w:rPr>
            <w:color w:val="000000" w:themeColor="text1"/>
            <w:lang w:val="en-US"/>
          </w:rPr>
          <w:delText xml:space="preserve">. </w:delText>
        </w:r>
      </w:del>
      <w:del w:id="19" w:author="Andrea Mentges" w:date="2020-09-04T14:28:00Z">
        <w:r w:rsidR="00640470" w:rsidDel="007C5AF3">
          <w:rPr>
            <w:color w:val="000000" w:themeColor="text1"/>
            <w:lang w:val="en-US"/>
          </w:rPr>
          <w:delText>Applying these methods to empirical data, w</w:delText>
        </w:r>
        <w:r w:rsidRPr="00C037D0" w:rsidDel="007C5AF3">
          <w:rPr>
            <w:color w:val="000000" w:themeColor="text1"/>
            <w:lang w:val="en-US"/>
          </w:rPr>
          <w:delText xml:space="preserve">e </w:delText>
        </w:r>
        <w:r w:rsidR="00FF0EB9" w:rsidDel="007C5AF3">
          <w:rPr>
            <w:color w:val="000000" w:themeColor="text1"/>
            <w:lang w:val="en-US"/>
          </w:rPr>
          <w:delText>fin</w:delText>
        </w:r>
        <w:r w:rsidRPr="00C037D0" w:rsidDel="007C5AF3">
          <w:rPr>
            <w:color w:val="000000" w:themeColor="text1"/>
            <w:lang w:val="en-US"/>
          </w:rPr>
          <w:delText xml:space="preserve">d that the observed stability trends change considerably. </w:delText>
        </w:r>
        <w:r w:rsidR="00640470" w:rsidDel="007C5AF3">
          <w:rPr>
            <w:color w:val="000000" w:themeColor="text1"/>
            <w:lang w:val="en-US"/>
          </w:rPr>
          <w:delText>Therefore, w</w:delText>
        </w:r>
      </w:del>
      <w:del w:id="20" w:author="Andrea Mentges" w:date="2020-09-08T10:07:00Z">
        <w:r w:rsidRPr="00C037D0" w:rsidDel="00CB7CBE">
          <w:rPr>
            <w:color w:val="000000" w:themeColor="text1"/>
            <w:lang w:val="en-US"/>
          </w:rPr>
          <w:delText>e propose to consider standard measures of stability</w:delText>
        </w:r>
        <w:r w:rsidR="00FF0EB9" w:rsidDel="00CB7CBE">
          <w:rPr>
            <w:color w:val="000000" w:themeColor="text1"/>
            <w:lang w:val="en-US"/>
          </w:rPr>
          <w:delText>,</w:delText>
        </w:r>
      </w:del>
      <w:r w:rsidR="00FF0EB9">
        <w:rPr>
          <w:color w:val="000000" w:themeColor="text1"/>
          <w:lang w:val="en-US"/>
        </w:rPr>
        <w:t xml:space="preserve"> which </w:t>
      </w:r>
      <w:del w:id="21" w:author="Andrea Mentges" w:date="2020-09-08T10:07:00Z">
        <w:r w:rsidR="00FF0EB9" w:rsidDel="00CB7CBE">
          <w:rPr>
            <w:color w:val="000000" w:themeColor="text1"/>
            <w:lang w:val="en-US"/>
          </w:rPr>
          <w:delText xml:space="preserve">are </w:delText>
        </w:r>
      </w:del>
      <w:ins w:id="22" w:author="Andrea Mentges" w:date="2020-09-08T10:07:00Z">
        <w:r w:rsidR="00CB7CBE">
          <w:rPr>
            <w:color w:val="000000" w:themeColor="text1"/>
            <w:lang w:val="en-US"/>
          </w:rPr>
          <w:t xml:space="preserve">is </w:t>
        </w:r>
      </w:ins>
      <w:r w:rsidR="00FF0EB9">
        <w:rPr>
          <w:color w:val="000000" w:themeColor="text1"/>
          <w:lang w:val="en-US"/>
        </w:rPr>
        <w:t>strongly affected by growth rate,</w:t>
      </w:r>
      <w:r w:rsidRPr="00C037D0">
        <w:rPr>
          <w:color w:val="000000" w:themeColor="text1"/>
          <w:lang w:val="en-US"/>
        </w:rPr>
        <w:t xml:space="preserve"> </w:t>
      </w:r>
      <w:del w:id="23" w:author="Andrea Mentges" w:date="2020-09-08T10:07:00Z">
        <w:r w:rsidRPr="00C037D0" w:rsidDel="00CB7CBE">
          <w:rPr>
            <w:color w:val="000000" w:themeColor="text1"/>
            <w:lang w:val="en-US"/>
          </w:rPr>
          <w:delText>alongside with</w:delText>
        </w:r>
      </w:del>
      <w:ins w:id="24" w:author="Andrea Mentges" w:date="2020-09-08T10:07:00Z">
        <w:r w:rsidR="00CB7CBE">
          <w:rPr>
            <w:color w:val="000000" w:themeColor="text1"/>
            <w:lang w:val="en-US"/>
          </w:rPr>
          <w:t xml:space="preserve">and intrinsic stability, </w:t>
        </w:r>
      </w:ins>
      <w:del w:id="25" w:author="Andrea Mentges" w:date="2020-09-08T10:07:00Z">
        <w:r w:rsidRPr="00C037D0" w:rsidDel="00CB7CBE">
          <w:rPr>
            <w:color w:val="000000" w:themeColor="text1"/>
            <w:lang w:val="en-US"/>
          </w:rPr>
          <w:delText xml:space="preserve"> measures </w:delText>
        </w:r>
      </w:del>
      <w:del w:id="26" w:author="Andrea Mentges" w:date="2020-08-28T10:23:00Z">
        <w:r w:rsidRPr="00C037D0" w:rsidDel="00300277">
          <w:rPr>
            <w:color w:val="000000" w:themeColor="text1"/>
            <w:lang w:val="en-US"/>
          </w:rPr>
          <w:delText xml:space="preserve">corrected </w:delText>
        </w:r>
      </w:del>
      <w:del w:id="27" w:author="Andrea Mentges" w:date="2020-09-08T10:07:00Z">
        <w:r w:rsidRPr="00C037D0" w:rsidDel="00CB7CBE">
          <w:rPr>
            <w:color w:val="000000" w:themeColor="text1"/>
            <w:lang w:val="en-US"/>
          </w:rPr>
          <w:delText xml:space="preserve">for growth rate, </w:delText>
        </w:r>
      </w:del>
      <w:r w:rsidRPr="00C037D0">
        <w:rPr>
          <w:color w:val="000000" w:themeColor="text1"/>
          <w:lang w:val="en-US"/>
        </w:rPr>
        <w:t xml:space="preserve">which </w:t>
      </w:r>
      <w:ins w:id="28" w:author="Andrea Mentges" w:date="2020-09-08T10:08:00Z">
        <w:r w:rsidR="00CB7CBE">
          <w:rPr>
            <w:color w:val="000000" w:themeColor="text1"/>
            <w:lang w:val="en-US"/>
          </w:rPr>
          <w:t xml:space="preserve">is </w:t>
        </w:r>
      </w:ins>
      <w:del w:id="29" w:author="Andrea Mentges" w:date="2020-09-08T10:08:00Z">
        <w:r w:rsidRPr="00C037D0" w:rsidDel="00CB7CBE">
          <w:rPr>
            <w:color w:val="000000" w:themeColor="text1"/>
            <w:lang w:val="en-US"/>
          </w:rPr>
          <w:delText xml:space="preserve">are </w:delText>
        </w:r>
      </w:del>
      <w:r w:rsidRPr="00C037D0">
        <w:rPr>
          <w:color w:val="000000" w:themeColor="text1"/>
          <w:lang w:val="en-US"/>
        </w:rPr>
        <w:t>most</w:t>
      </w:r>
      <w:r w:rsidR="00FF0EB9">
        <w:rPr>
          <w:color w:val="000000" w:themeColor="text1"/>
          <w:lang w:val="en-US"/>
        </w:rPr>
        <w:t>ly</w:t>
      </w:r>
      <w:r w:rsidRPr="00C037D0">
        <w:rPr>
          <w:color w:val="000000" w:themeColor="text1"/>
          <w:lang w:val="en-US"/>
        </w:rPr>
        <w:t xml:space="preserve"> influenced by other factors, such as differences in the disturbance regime or in a </w:t>
      </w:r>
      <w:del w:id="30" w:author="Andrea Mentges" w:date="2020-09-08T10:01:00Z">
        <w:r w:rsidRPr="00C037D0" w:rsidDel="00CB7CBE">
          <w:rPr>
            <w:color w:val="000000" w:themeColor="text1"/>
            <w:lang w:val="en-US"/>
          </w:rPr>
          <w:delText xml:space="preserve">community’s </w:delText>
        </w:r>
      </w:del>
      <w:ins w:id="31" w:author="Andrea Mentges" w:date="2020-09-08T10:01:00Z">
        <w:r w:rsidR="00CB7CBE">
          <w:rPr>
            <w:color w:val="000000" w:themeColor="text1"/>
            <w:lang w:val="en-US"/>
          </w:rPr>
          <w:t>population</w:t>
        </w:r>
        <w:r w:rsidR="00CB7CBE" w:rsidRPr="00C037D0">
          <w:rPr>
            <w:color w:val="000000" w:themeColor="text1"/>
            <w:lang w:val="en-US"/>
          </w:rPr>
          <w:t xml:space="preserve">’s </w:t>
        </w:r>
      </w:ins>
      <w:r w:rsidRPr="00C037D0">
        <w:rPr>
          <w:color w:val="000000" w:themeColor="text1"/>
          <w:lang w:val="en-US"/>
        </w:rPr>
        <w:t xml:space="preserve">response to that regime. </w:t>
      </w:r>
      <w:ins w:id="32" w:author="Andrea Mentges" w:date="2020-09-08T10:08:00Z">
        <w:r w:rsidR="00CB7CBE">
          <w:rPr>
            <w:color w:val="000000" w:themeColor="text1"/>
            <w:lang w:val="en-US"/>
          </w:rPr>
          <w:t>W</w:t>
        </w:r>
        <w:r w:rsidR="00CB7CBE" w:rsidRPr="00C037D0">
          <w:rPr>
            <w:color w:val="000000" w:themeColor="text1"/>
            <w:lang w:val="en-US"/>
          </w:rPr>
          <w:t>e propose to consider standard measures of</w:t>
        </w:r>
        <w:r w:rsidR="00CB7CBE">
          <w:rPr>
            <w:color w:val="000000" w:themeColor="text1"/>
            <w:lang w:val="en-US"/>
          </w:rPr>
          <w:t xml:space="preserve"> realized</w:t>
        </w:r>
        <w:r w:rsidR="00CB7CBE" w:rsidRPr="00C037D0">
          <w:rPr>
            <w:color w:val="000000" w:themeColor="text1"/>
            <w:lang w:val="en-US"/>
          </w:rPr>
          <w:t xml:space="preserve"> stability </w:t>
        </w:r>
        <w:r w:rsidR="00CB7CBE">
          <w:rPr>
            <w:color w:val="000000" w:themeColor="text1"/>
            <w:lang w:val="en-US"/>
          </w:rPr>
          <w:t xml:space="preserve">alongside with the new measures of intrinsic stability. </w:t>
        </w:r>
      </w:ins>
      <w:r w:rsidRPr="00C037D0">
        <w:rPr>
          <w:color w:val="000000" w:themeColor="text1"/>
          <w:lang w:val="en-US"/>
        </w:rPr>
        <w:t>This allows to better disentangle differences in ecological stability when comparing across species, ecosystems, or realms.</w:t>
      </w:r>
    </w:p>
    <w:p w14:paraId="0696CEAD" w14:textId="19E7FA5B" w:rsidR="00640470" w:rsidRDefault="00640470" w:rsidP="00925E2D">
      <w:pPr>
        <w:rPr>
          <w:color w:val="000000" w:themeColor="text1"/>
          <w:lang w:val="en-US"/>
        </w:rPr>
      </w:pPr>
    </w:p>
    <w:p w14:paraId="737C2AC8" w14:textId="3B89B934" w:rsidR="00640470" w:rsidRPr="00C037D0" w:rsidRDefault="00FF0EB9" w:rsidP="00925E2D">
      <w:pPr>
        <w:rPr>
          <w:color w:val="000000" w:themeColor="text1"/>
          <w:lang w:val="en-US"/>
        </w:rPr>
      </w:pPr>
      <w:del w:id="33" w:author="Andrea Mentges" w:date="2020-09-04T14:28:00Z">
        <w:r w:rsidDel="007C5AF3">
          <w:rPr>
            <w:color w:val="000000" w:themeColor="text1"/>
            <w:lang w:val="en-US"/>
          </w:rPr>
          <w:delText>204</w:delText>
        </w:r>
      </w:del>
      <w:ins w:id="34" w:author="Andrea Mentges" w:date="2020-09-04T14:28:00Z">
        <w:r w:rsidR="007C5AF3">
          <w:rPr>
            <w:color w:val="000000" w:themeColor="text1"/>
            <w:lang w:val="en-US"/>
          </w:rPr>
          <w:t>152</w:t>
        </w:r>
      </w:ins>
      <w:r w:rsidR="00640470">
        <w:rPr>
          <w:color w:val="000000" w:themeColor="text1"/>
          <w:lang w:val="en-US"/>
        </w:rPr>
        <w:t>/200 words</w:t>
      </w:r>
    </w:p>
    <w:p w14:paraId="23E7BCD5" w14:textId="77777777" w:rsidR="00095224" w:rsidRDefault="00095224" w:rsidP="00095224">
      <w:pPr>
        <w:rPr>
          <w:lang w:val="en-US"/>
        </w:rPr>
      </w:pPr>
    </w:p>
    <w:p w14:paraId="31DC8119" w14:textId="32B9FB3A" w:rsidR="00095224" w:rsidRPr="00095224" w:rsidRDefault="00095224" w:rsidP="00095224">
      <w:pPr>
        <w:rPr>
          <w:lang w:val="en-US"/>
        </w:rPr>
        <w:sectPr w:rsidR="00095224" w:rsidRPr="00095224" w:rsidSect="00042FF4">
          <w:footerReference w:type="even" r:id="rId11"/>
          <w:footerReference w:type="default" r:id="rId12"/>
          <w:pgSz w:w="11900" w:h="16820"/>
          <w:pgMar w:top="1418" w:right="1418" w:bottom="1134" w:left="1418" w:header="709" w:footer="709" w:gutter="0"/>
          <w:cols w:space="708"/>
          <w:docGrid w:linePitch="360"/>
        </w:sectPr>
      </w:pPr>
    </w:p>
    <w:p w14:paraId="0972D582" w14:textId="25470D78" w:rsidR="001B4103" w:rsidRDefault="001B4103" w:rsidP="00AC33AC">
      <w:pPr>
        <w:pStyle w:val="berschrift1"/>
        <w:rPr>
          <w:lang w:val="en-US"/>
        </w:rPr>
      </w:pPr>
      <w:r>
        <w:rPr>
          <w:lang w:val="en-US"/>
        </w:rPr>
        <w:t>Introduction</w:t>
      </w:r>
    </w:p>
    <w:p w14:paraId="055C72ED" w14:textId="46B1A5D8" w:rsidR="00875AAC" w:rsidRDefault="00875AAC" w:rsidP="00875AAC">
      <w:pPr>
        <w:rPr>
          <w:lang w:val="en-US"/>
        </w:rPr>
      </w:pPr>
    </w:p>
    <w:p w14:paraId="28342EB4" w14:textId="6532C08F" w:rsidR="00875AAC" w:rsidRDefault="00AC33AC" w:rsidP="00AC33AC">
      <w:pPr>
        <w:pStyle w:val="berschrift2"/>
        <w:rPr>
          <w:lang w:val="en-US"/>
        </w:rPr>
      </w:pPr>
      <w:r>
        <w:rPr>
          <w:lang w:val="en-US"/>
        </w:rPr>
        <w:t xml:space="preserve">Why </w:t>
      </w:r>
      <w:r w:rsidR="00BE2364">
        <w:rPr>
          <w:lang w:val="en-US"/>
        </w:rPr>
        <w:t>is stability important, and why now?</w:t>
      </w:r>
    </w:p>
    <w:p w14:paraId="4555A923" w14:textId="74D3B9E8" w:rsidR="008967B5" w:rsidRPr="006625D8" w:rsidRDefault="008418C4" w:rsidP="006625D8">
      <w:pPr>
        <w:rPr>
          <w:lang w:val="en-US"/>
        </w:rPr>
      </w:pPr>
      <w:r>
        <w:rPr>
          <w:lang w:val="en-US"/>
        </w:rPr>
        <w:t xml:space="preserve">Ecological </w:t>
      </w:r>
      <w:r w:rsidR="004F300D">
        <w:rPr>
          <w:lang w:val="en-US"/>
        </w:rPr>
        <w:t xml:space="preserve">stability </w:t>
      </w:r>
      <w:r>
        <w:rPr>
          <w:lang w:val="en-US"/>
        </w:rPr>
        <w:t xml:space="preserve">relates to a family of metrics and concepts that describe how a population, community or ecosystem can be </w:t>
      </w:r>
      <w:r w:rsidR="004F300D">
        <w:rPr>
          <w:lang w:val="en-US"/>
        </w:rPr>
        <w:t>resist</w:t>
      </w:r>
      <w:r>
        <w:rPr>
          <w:lang w:val="en-US"/>
        </w:rPr>
        <w:t>ant to,</w:t>
      </w:r>
      <w:r w:rsidR="004F300D">
        <w:rPr>
          <w:lang w:val="en-US"/>
        </w:rPr>
        <w:t xml:space="preserve"> or recover from</w:t>
      </w:r>
      <w:r>
        <w:rPr>
          <w:lang w:val="en-US"/>
        </w:rPr>
        <w:t>, a</w:t>
      </w:r>
      <w:r w:rsidR="004F300D">
        <w:rPr>
          <w:lang w:val="en-US"/>
        </w:rPr>
        <w:t xml:space="preserve"> disturbance</w:t>
      </w:r>
      <w:r>
        <w:rPr>
          <w:lang w:val="en-US"/>
        </w:rPr>
        <w:t xml:space="preserve"> </w:t>
      </w:r>
      <w:r w:rsidR="00965973">
        <w:rPr>
          <w:lang w:val="en-US"/>
        </w:rPr>
        <w:t>(Box 1)</w:t>
      </w:r>
      <w:r w:rsidR="004F300D">
        <w:rPr>
          <w:lang w:val="en-US"/>
        </w:rPr>
        <w:t xml:space="preserve">. </w:t>
      </w:r>
      <w:r w:rsidR="001A242F">
        <w:rPr>
          <w:lang w:val="en-US"/>
        </w:rPr>
        <w:t>Understanding the factors that influence ecological stability has been of particular interest and importan</w:t>
      </w:r>
      <w:r w:rsidR="005D1D62">
        <w:rPr>
          <w:lang w:val="en-US"/>
        </w:rPr>
        <w:t>ce</w:t>
      </w:r>
      <w:r w:rsidR="001A242F">
        <w:rPr>
          <w:lang w:val="en-US"/>
        </w:rPr>
        <w:t xml:space="preserve"> in </w:t>
      </w:r>
      <w:r w:rsidR="00C44623">
        <w:rPr>
          <w:lang w:val="en-US"/>
        </w:rPr>
        <w:t>light of global change</w:t>
      </w:r>
      <w:r w:rsidR="001A242F">
        <w:rPr>
          <w:lang w:val="en-US"/>
        </w:rPr>
        <w:t>s</w:t>
      </w:r>
      <w:r w:rsidR="00C44623">
        <w:rPr>
          <w:lang w:val="en-US"/>
        </w:rPr>
        <w:t xml:space="preserve"> due to human impact</w:t>
      </w:r>
      <w:r w:rsidR="00096285">
        <w:rPr>
          <w:lang w:val="en-US"/>
        </w:rPr>
        <w:t xml:space="preserve"> </w:t>
      </w:r>
      <w:r w:rsidR="00096285">
        <w:rPr>
          <w:lang w:val="en-US"/>
        </w:rPr>
        <w:fldChar w:fldCharType="begin" w:fldLock="1"/>
      </w:r>
      <w:r w:rsidR="002B1DBC">
        <w:rPr>
          <w:lang w:val="en-US"/>
        </w:rPr>
        <w:instrText>ADDIN CSL_CITATION {"citationItems":[{"id":"ITEM-1","itemData":{"DOI":"10.1038/nclimate1368","ISSN":"1758678X","abstract":"Soils deliver several ecosystem services including carbon sequestration and nutrient cycling, which are of central importance to climate mitigation and sustainable food production. Soil biota play an important role in carbon and nitrogen cycling, and, although the effects of land use on soil food webs are well documented, the consequences for their resistance and resilience to climate change are not known. We compared the resistance and resilience to drought-which is predicted to increase under climate change-of soil food webs of two common land-use systems: intensively managed wheat with a bacterial-based soil food web and extensively managed grassland with a fungal-based soil food web. We found that the fungal-based food web, and the processes of C and N loss it governs, of grassland soil was more resistant, although not resilient, and better able to adapt to drought than the bacterial-based food web of wheat soil. Structural equation modelling revealed that fungal-based soil food webs and greater microbial evenness mitigated C and N loss. Our findings show that land use strongly affects the resistance and resilience of soil food webs to climate change, and that extensively managed grassland promotes more resistant, and adaptable, fungal-based soil food webs. © 2012 Macmillan Publishers Limited. All rights reserved.","author":[{"dropping-particle":"","family":"Vries","given":"Franciska T.","non-dropping-particle":"De","parse-names":false,"suffix":""},{"dropping-particle":"","family":"Liiri","given":"Mira E.","non-dropping-particle":"","parse-names":false,"suffix":""},{"dropping-particle":"","family":"Bjørnlund","given":"Lisa","non-dropping-particle":"","parse-names":false,"suffix":""},{"dropping-particle":"","family":"Bowker","given":"Matthew A.","non-dropping-particle":"","parse-names":false,"suffix":""},{"dropping-particle":"","family":"Christensen","given":"Søren","non-dropping-particle":"","parse-names":false,"suffix":""},{"dropping-particle":"","family":"Setälä","given":"Heikki M.","non-dropping-particle":"","parse-names":false,"suffix":""},{"dropping-particle":"","family":"Bardgett","given":"Richard D.","non-dropping-particle":"","parse-names":false,"suffix":""}],"container-title":"Nature Climate Change","id":"ITEM-1","issue":"4","issued":{"date-parts":[["2012"]]},"page":"276-280","publisher":"Nature Publishing Group","title":"Land use alters the resistance and resilience of soil food webs to drought","type":"article-journal","volume":"2"},"uris":["http://www.mendeley.com/documents/?uuid=3cb252d5-01a6-432e-9d03-0acf40b6bb14"]},{"id":"ITEM-2","itemData":{"DOI":"10.1111/1365-2664.13278","ISSN":"13652664","abstract":"Bottom trawling is the most widespread human activity directly affecting seabed habitats. Assessment and effective management of the effects of bottom trawling at the scale of fisheries requires an understanding of differences in sensitivity of biota to trawling. Responses to disturbance are expected to depend on the intrinsic rate of increase in populations (r), which is expected to be linearly related to the reciprocal of longevity. We examine the relationship between the longevity of benthic invertebrates and their response to bottom trawling; both in terms of the immediate mortality following a trawl pass and their subsequent rates of recovery. We collate all available data from experimental and comparative trawling studies, and test how longevity influences these aspects of sensitivity. The shortest lived organisms (&lt;1 year) increased in abundance shortly after experimental trawling but showed no response to trawling in long-term comparative studies. Conversely, the abundance of biota with a life span &gt;1 year decreased by ~9% immediately following a trawl pass. The effect of bottom trawling in comparative studies increased with longevity, with a 2–3× larger effect on biota living &gt;10 years than on biota living 1–3 years. We attribute this difference to the slower recovery rates of the long-lived biota. The observed relationship between the intrinsic rate of population increase (r, our metric of recovery rate) and the reciprocal of longevity matches theoretical expectation and predicts that the sensitivity of habitats to bottom trawling is higher in habitats with higher proportions of long-lived organisms. Synthesis and applications. Where the longevity of a species or the longevity distribution of a community is known or can be inferred, our estimates of depletion and intrinsic rate of increase can be combined with high-resolution maps of trawling intensity to assess trawling impacts at the scale of the fishery or other defined unit of assessment. Our estimates of r may also be used to estimate recovery times following other forms of seabed disturbance.","author":[{"dropping-particle":"","family":"Hiddink","given":"Jan Geert","non-dropping-particle":"","parse-names":false,"suffix":""},{"dropping-particle":"","family":"Jennings","given":"Simon","non-dropping-particle":"","parse-names":false,"suffix":""},{"dropping-particle":"","family":"Sciberras","given":"Marija","non-dropping-particle":"","parse-names":false,"suffix":""},{"dropping-particle":"","family":"Bolam","given":"Stefan G.","non-dropping-particle":"","parse-names":false,"suffix":""},{"dropping-particle":"","family":"Cambiè","given":"Giulia","non-dropping-particle":"","parse-names":false,"suffix":""},{"dropping-particle":"","family":"McConnaughey","given":"Robert A.","non-dropping-particle":"","parse-names":false,"suffix":""},{"dropping-particle":"","family":"Mazor","given":"Tessa","non-dropping-particle":"","parse-names":false,"suffix":""},{"dropping-particle":"","family":"Hilborn","given":"Ray","non-dropping-particle":"","parse-names":false,"suffix":""},{"dropping-particle":"","family":"Collie","given":"Jeremy S.","non-dropping-particle":"","parse-names":false,"suffix":""},{"dropping-particle":"","family":"Pitcher","given":"C. Roland","non-dropping-particle":"","parse-names":false,"suffix":""},{"dropping-particle":"","family":"Parma","given":"Ana M.","non-dropping-particle":"","parse-names":false,"suffix":""},{"dropping-particle":"","family":"Suuronen","given":"Petri","non-dropping-particle":"","parse-names":false,"suffix":""},{"dropping-particle":"","family":"Kaiser","given":"Michel J.","non-dropping-particle":"","parse-names":false,"suffix":""},{"dropping-particle":"","family":"Rijnsdorp","given":"Adriaan D.","non-dropping-particle":"","parse-names":false,"suffix":""}],"container-title":"Journal of Applied Ecology","id":"ITEM-2","issue":"5","issued":{"date-parts":[["2019"]]},"page":"1075-1084","title":"Assessing bottom trawling impacts based on the longevity of benthic invertebrates","type":"article-journal","volume":"56"},"uris":["http://www.mendeley.com/documents/?uuid=a08e1924-c421-4904-83a4-ae12f42076a9"]},{"id":"ITEM-3","itemData":{"DOI":"10.1016/j.pedobi.2019.150575","ISSN":"00314056","abstract":"Inorganic fertilizers have been reported to have effects on both microbial activities and soil microbial community structure. However, the published results are often contradictory. To overcome short-term fluctuations in microbial parameters it is necessary to study their changes over the long term. We investigated the impact of a 40-y inorganic fertilization of a grassland field on selected soil microbial enzymatic activities and on the composition of bacterial and fungal communities, assessed by terminal restriction fragment length polymorphism (T-RFLP). The following fertilizer treatments were compared: C (control, no fertilization), PK (phosphorus and potassium) fertilizer, 80N (lower nitrogen plus PK fertilizer) and 160 N (higher nitrogen plus PK fertilizer). The field trial also included a NF treatment where fertilization with high nitrogen doses was terminated after 20 y, and the subsequent 20 y were under a non-fertilization regime. Except for arylsulfatase, addition of PK was not sufficient intervention to influence enzyme activities. On the contrary, we observed a significant increase in cellobiosidase, phosphomonoesterase, and β-glucosidase activity in soils fertilized with N, although there was no difference in the enzyme activities between the 80N and 160N treatments. The activities of these enzymes in soils under NF treatment returned to the values of the control soils. Decreased activity of arylsulfatase was detected in treatments with fertilization compared to the control treatment. The shifts in the enzyme activities were accompanied by changes in the composition of whole bacterial and fungal communities, which was also affected by the long-term fertilization. Community composition in fertilized soils clearly differed from the control soils. Contrary to bacteria, 20 y following the cessation of fertilization in the NF treatment was not enough time for complete recovery of the fungal community to that observed in the control treatment. Our findings suggested that soil bacteria are more resilient to chemical fertilization disturbances than fungi.","author":[{"dropping-particle":"","family":"Čuhel","given":"Jiří","non-dropping-particle":"","parse-names":false,"suffix":""},{"dropping-particle":"","family":"Malý","given":"Stanislav","non-dropping-particle":"","parse-names":false,"suffix":""},{"dropping-particle":"","family":"Královec","given":"Josef","non-dropping-particle":"","parse-names":false,"suffix":""}],"container-title":"Pedobiologia","id":"ITEM-3","issue":"August","issued":{"date-parts":[["2019"]]},"page":"150575","publisher":"Elsevier","title":"Shifts and recovery of soil microbial communities in a 40-year field trial under mineral fertilization","type":"article-journal","volume":"77"},"uris":["http://www.mendeley.com/documents/?uuid=5db62315-01d3-4901-89e5-1ab802600325"]},{"id":"ITEM-4","itemData":{"DOI":"10.1038/s41559-020-1217-3","ISBN":"4155902012173","ISSN":"2397-334X","abstract":"The frequency and intensity of droughts have increased over the decades, leading to increased forest decline. The response of forest to drought can be evaluated by both its sensitivity to drought (resistance) and its post-drought recovery rate (resilience). However, it remains uncertain how drought resistance and resilience of forests change over time under climate change. We assessed the spatiotemporal dynamics of forest resistance and resilience to drought over the past century (1901–2015) with global tree ring data records from 2,935 sites, in conjunction with plant trait data. We found that gymnosperms and angiosperms showed different spatial patterns of drought resistance and resilience, driven by variations in eco-physiological traits. Resistance and resilience also varied with drought seasonal timing. Surprisingly, we found that the trade-off between resistance and resilience for gymnosperms, previously reported only spatially, also occurred at the temporal scale. In particular, drought resilience markedly increased, but resistance decreased, for gymnosperms between 1950–1969 and 1990–2009, indicating that previous model simulations assuming invariant resistance may have underestimated the impacts of drought on gymnosperm-dominated forests under future climate change. A study of global tree ring data records over the last century reveals a temporal trade-off between resistance and resilience to drought for gymnosperms.","author":[{"dropping-particle":"","family":"Li","given":"Xiangyi","non-dropping-particle":"","parse-names":false,"suffix":""},{"dropping-particle":"","family":"Piao","given":"Shilong","non-dropping-particle":"","parse-names":false,"suffix":""},{"dropping-particle":"","family":"Wang","given":"Kai","non-dropping-particle":"","parse-names":false,"suffix":""},{"dropping-particle":"","family":"Wang","given":"Xuhui","non-dropping-particle":"","parse-names":false,"suffix":""},{"dropping-particle":"","family":"Wang","given":"Tao","non-dropping-particle":"","parse-names":false,"suffix":""},{"dropping-particle":"","family":"Ciais","given":"Philippe","non-dropping-particle":"","parse-names":false,"suffix":""},{"dropping-particle":"","family":"Chen","given":"Anping","non-dropping-particle":"","parse-names":false,"suffix":""},{"dropping-particle":"","family":"Lian","given":"Xu","non-dropping-particle":"","parse-names":false,"suffix":""},{"dropping-particle":"","family":"Peng","given":"Shushi","non-dropping-particle":"","parse-names":false,"suffix":""},{"dropping-particle":"","family":"Peñuelas","given":"Josep","non-dropping-particle":"","parse-names":false,"suffix":""}],"container-title":"Nature Ecology &amp; Evolution","id":"ITEM-4","issued":{"date-parts":[["2020"]]},"page":"1-9","title":"Temporal trade-off between gymnosperm resistance and resilience increases forest sensitivity to extreme drought","type":"article-journal"},"uris":["http://www.mendeley.com/documents/?uuid=43b34eff-e4da-412e-9828-e98c46cee970"]},{"id":"ITEM-5","itemData":{"DOI":"10.1038/nature13014","ISSN":"14764687","abstract":"Studies of experimental grassland communities have demonstrated that plant diversity can stabilize productivity through species asynchrony, in which decreases in the biomass of some species are compensated for by increases in others. However, it remains unknown whether these findings are relevant to natural ecosystems, especially those for which species diversity is threatened by anthropogenic global change. Here we analyse diversity-stability relationships from 41 grasslands on five continents and examine how these relationships are affected by chronic fertilization, one of the strongest drivers of species loss globally. Unmanipulated communities with more species had greater species asynchrony, resulting in more stable biomass production, generalizing a result from biodiversity experiments to real-world grasslands. However, fertilization weakened the positive effect of diversity on stability. Contrary to expectations, this was not due to species loss after eutrophication but rather to an increase in the temporal variation of productivity in combination with a decrease in species asynchrony in diverse communities. Our results demonstrate separate and synergistic effects of diversity and eutrophication on stability, emphasizing the need to understand how drivers of global change interactively affect the reliable provisioning of ecosystem services in real-world systems. © 2014 Macmillan Publishers Limited.","author":[{"dropping-particle":"","family":"Hautier","given":"Yann","non-dropping-particle":"","parse-names":false,"suffix":""},{"dropping-particle":"","family":"Seabloom","given":"Eric W.","non-dropping-particle":"","parse-names":false,"suffix":""},{"dropping-particle":"","family":"Borer","given":"Elizabeth T.","non-dropping-particle":"","parse-names":false,"suffix":""},{"dropping-particle":"","family":"Adler","given":"Peter B.","non-dropping-particle":"","parse-names":false,"suffix":""},{"dropping-particle":"","family":"Harpole","given":"W. Stanley","non-dropping-particle":"","parse-names":false,"suffix":""},{"dropping-particle":"","family":"Hillebrand","given":"Helmut","non-dropping-particle":"","parse-names":false,"suffix":""},{"dropping-particle":"","family":"Lind","given":"Eric M.","non-dropping-particle":"","parse-names":false,"suffix":""},{"dropping-particle":"","family":"MacDougall","given":"Andrew S.","non-dropping-particle":"","parse-names":false,"suffix":""},{"dropping-particle":"","family":"Stevens","given":"Carly J.","non-dropping-particle":"","parse-names":false,"suffix":""},{"dropping-particle":"","family":"Bakker","given":"Jonathan D.","non-dropping-particle":"","parse-names":false,"suffix":""},{"dropping-particle":"","family":"Buckley","given":"Yvonne M.","non-dropping-particle":"","parse-names":false,"suffix":""},{"dropping-particle":"","family":"Chu","given":"Chengjin","non-dropping-particle":"","parse-names":false,"suffix":""},{"dropping-particle":"","family":"Collins","given":"Scott L.","non-dropping-particle":"","parse-names":false,"suffix":""},{"dropping-particle":"","family":"Daleo","given":"Pedro","non-dropping-particle":"","parse-names":false,"suffix":""},{"dropping-particle":"","family":"Damschen","given":"Ellen I.","non-dropping-particle":"","parse-names":false,"suffix":""},{"dropping-particle":"","family":"Davies","given":"Kendi F.","non-dropping-particle":"","parse-names":false,"suffix":""},{"dropping-particle":"","family":"Fay","given":"Philip A.","non-dropping-particle":"","parse-names":false,"suffix":""},{"dropping-particle":"","family":"Firn","given":"Jennifer","non-dropping-particle":"","parse-names":false,"suffix":""},{"dropping-particle":"","family":"Gruner","given":"Daniel S.","non-dropping-particle":"","parse-names":false,"suffix":""},{"dropping-particle":"","family":"Jin","given":"Virginia L.","non-dropping-particle":"","parse-names":false,"suffix":""},{"dropping-particle":"","family":"Klein","given":"Julia A.","non-dropping-particle":"","parse-names":false,"suffix":""},{"dropping-particle":"","family":"Knops","given":"Johannes M.H.","non-dropping-particle":"","parse-names":false,"suffix":""},{"dropping-particle":"","family":"Pierre","given":"Kimberly J.","non-dropping-particle":"La","parse-names":false,"suffix":""},{"dropping-particle":"","family":"Li","given":"Wei","non-dropping-particle":"","parse-names":false,"suffix":""},{"dropping-particle":"","family":"McCulley","given":"Rebecca L.","non-dropping-particle":"","parse-names":false,"suffix":""},{"dropping-particle":"","family":"Melbourne","given":"Brett A.","non-dropping-particle":"","parse-names":false,"suffix":""},{"dropping-particle":"","family":"Moore","given":"Joslin L.","non-dropping-particle":"","parse-names":false,"suffix":""},{"dropping-particle":"","family":"O'Halloran","given":"Lydia R.","non-dropping-particle":"","parse-names":false,"suffix":""},{"dropping-particle":"","family":"Prober","given":"Suza</w:instrText>
      </w:r>
      <w:r w:rsidR="002B1DBC" w:rsidRPr="00647CE2">
        <w:instrText>nne M.","non-dropping-particle":"","parse-names":false,"suffix":""},{"dropping-particle":"","family":"Risch","given":"Anita C.","non-dropping-particle":"","parse-names":false,"suffix":""},{"dropping-particle":"","family":"Sankaran","given":"Mahesh","non-dropping-particle":"","parse-names":false,"suffix":""},{"dropping-particle":"","family":"Schuetz","given":"Martin","non-dropping-particle":"","parse-names":false,"suffix":""},{"dropping-particle":"","family":"Hector","given":"Andy","non-dropping-particle":"","parse-names":false,"suffix":""}],"container-title":"Nature","id":"ITEM-5","issue":"7497","issued":{"date-parts":[["2014"]]},"page":"521-525","publisher":"Nature Publishing Group","title":"Eutrophication weakens stabilizing effects of diversity in natural grasslands","type":"article-journal","volume":"508"},"uris":["http://www.mendeley.com/documents/?uuid=d029388b-fa15-4df1-88a6-b92574fca620"]}],"mendeley":{"formattedCitation":"(De Vries &lt;i&gt;et al.&lt;/i&gt; 2012; Hautier &lt;i&gt;et al.&lt;/i&gt; 2014; Čuhel &lt;i&gt;et al.&lt;/i&gt; 2019; Hiddink &lt;i&gt;et al.&lt;/i&gt; 2019; Li &lt;i&gt;et al.&lt;/i&gt; 2020)","plainTextFormattedCitation":"(De Vries et al. 2012; Hautier et al. 2014; Čuhel et al. 2019; Hiddink et al. 2019; Li et al. 2020)","previouslyFormattedCitation":"(De Vries &lt;i&gt;et al.&lt;/i&gt; 2012; Hautier &lt;i&gt;et al.&lt;/i&gt; 2014; Čuhel &lt;i&gt;et al.&lt;/i&gt; 2019; Hiddink &lt;i&gt;et al.&lt;/i&gt; 2019; Li &lt;i&gt;et al.&lt;/i&gt; 2020)"},"properties":{"noteIndex":0},"schema":"https://github.com/citation-style-language/schema/raw/master/csl-citation.json"}</w:instrText>
      </w:r>
      <w:r w:rsidR="00096285">
        <w:rPr>
          <w:lang w:val="en-US"/>
        </w:rPr>
        <w:fldChar w:fldCharType="separate"/>
      </w:r>
      <w:r w:rsidR="00D730A9" w:rsidRPr="00D730A9">
        <w:rPr>
          <w:noProof/>
        </w:rPr>
        <w:t xml:space="preserve">(De Vries </w:t>
      </w:r>
      <w:r w:rsidR="00D730A9" w:rsidRPr="00D730A9">
        <w:rPr>
          <w:i/>
          <w:noProof/>
        </w:rPr>
        <w:t>et al.</w:t>
      </w:r>
      <w:r w:rsidR="00D730A9" w:rsidRPr="00D730A9">
        <w:rPr>
          <w:noProof/>
        </w:rPr>
        <w:t xml:space="preserve"> 2012; Hautier </w:t>
      </w:r>
      <w:r w:rsidR="00D730A9" w:rsidRPr="00D730A9">
        <w:rPr>
          <w:i/>
          <w:noProof/>
        </w:rPr>
        <w:t>et al.</w:t>
      </w:r>
      <w:r w:rsidR="00D730A9" w:rsidRPr="00D730A9">
        <w:rPr>
          <w:noProof/>
        </w:rPr>
        <w:t xml:space="preserve"> 2014; Čuhel </w:t>
      </w:r>
      <w:r w:rsidR="00D730A9" w:rsidRPr="00D730A9">
        <w:rPr>
          <w:i/>
          <w:noProof/>
        </w:rPr>
        <w:t>et al.</w:t>
      </w:r>
      <w:r w:rsidR="00D730A9" w:rsidRPr="00D730A9">
        <w:rPr>
          <w:noProof/>
        </w:rPr>
        <w:t xml:space="preserve"> 2019; Hiddink </w:t>
      </w:r>
      <w:r w:rsidR="00D730A9" w:rsidRPr="00D730A9">
        <w:rPr>
          <w:i/>
          <w:noProof/>
        </w:rPr>
        <w:t>et al.</w:t>
      </w:r>
      <w:r w:rsidR="00D730A9" w:rsidRPr="00D730A9">
        <w:rPr>
          <w:noProof/>
        </w:rPr>
        <w:t xml:space="preserve"> 2019; Li </w:t>
      </w:r>
      <w:r w:rsidR="00D730A9" w:rsidRPr="00D730A9">
        <w:rPr>
          <w:i/>
          <w:noProof/>
        </w:rPr>
        <w:t>et al.</w:t>
      </w:r>
      <w:r w:rsidR="00D730A9" w:rsidRPr="00D730A9">
        <w:rPr>
          <w:noProof/>
        </w:rPr>
        <w:t xml:space="preserve"> 2020)</w:t>
      </w:r>
      <w:r w:rsidR="00096285">
        <w:rPr>
          <w:lang w:val="en-US"/>
        </w:rPr>
        <w:fldChar w:fldCharType="end"/>
      </w:r>
      <w:r w:rsidR="00C44623" w:rsidRPr="00096285">
        <w:t xml:space="preserve">. </w:t>
      </w:r>
      <w:r w:rsidR="001A242F">
        <w:rPr>
          <w:lang w:val="en-US"/>
        </w:rPr>
        <w:t xml:space="preserve">Indeed, ecological </w:t>
      </w:r>
      <w:r w:rsidR="006625D8">
        <w:rPr>
          <w:lang w:val="en-US"/>
        </w:rPr>
        <w:t>stability</w:t>
      </w:r>
      <w:r w:rsidR="001A242F">
        <w:rPr>
          <w:lang w:val="en-US"/>
        </w:rPr>
        <w:t xml:space="preserve"> concepts play a key role </w:t>
      </w:r>
      <w:r w:rsidR="00C44623">
        <w:rPr>
          <w:lang w:val="en-US"/>
        </w:rPr>
        <w:t xml:space="preserve">for </w:t>
      </w:r>
      <w:r w:rsidR="006625D8">
        <w:rPr>
          <w:lang w:val="en-US"/>
        </w:rPr>
        <w:t>policy, decision makers</w:t>
      </w:r>
      <w:r w:rsidR="007C5AF3">
        <w:rPr>
          <w:lang w:val="en-US"/>
        </w:rPr>
        <w:t>,</w:t>
      </w:r>
      <w:r w:rsidR="006625D8">
        <w:rPr>
          <w:lang w:val="en-US"/>
        </w:rPr>
        <w:t xml:space="preserve"> and </w:t>
      </w:r>
      <w:r w:rsidR="00C44623">
        <w:rPr>
          <w:lang w:val="en-US"/>
        </w:rPr>
        <w:t xml:space="preserve">conservation management </w:t>
      </w:r>
      <w:r w:rsidR="001A242F">
        <w:rPr>
          <w:lang w:val="en-US"/>
        </w:rPr>
        <w:t xml:space="preserve">within programs </w:t>
      </w:r>
      <w:r w:rsidR="006625D8">
        <w:rPr>
          <w:lang w:val="en-US"/>
        </w:rPr>
        <w:t>such as the I</w:t>
      </w:r>
      <w:r w:rsidR="006625D8" w:rsidRPr="006625D8">
        <w:rPr>
          <w:lang w:val="en-US"/>
        </w:rPr>
        <w:t>ntergovernmental Science-Policy Platform on Biodiversity and Ecosystem Services</w:t>
      </w:r>
      <w:r w:rsidR="006625D8">
        <w:rPr>
          <w:lang w:val="en-US"/>
        </w:rPr>
        <w:t xml:space="preserve"> </w:t>
      </w:r>
      <w:r w:rsidR="006E1466">
        <w:rPr>
          <w:lang w:val="en-US"/>
        </w:rPr>
        <w:fldChar w:fldCharType="begin" w:fldLock="1"/>
      </w:r>
      <w:r w:rsidR="002B1DBC">
        <w:rPr>
          <w:lang w:val="en-US"/>
        </w:rPr>
        <w:instrText>ADDIN CSL_CITATION {"citationItems":[{"id":"ITEM-1","itemData":{"author":[{"dropping-particle":"","family":"Díaz","given":"S.","non-dropping-particle":"","parse-names":false,"suffix":""},{"dropping-particle":"","family":"Settele","given":"J.","non-dropping-particle":"","parse-names":false,"suffix":""},{"dropping-particle":"","family":"Brondizio","given":"E. S.","non-dropping-particle":"","parse-names":false,"suffix":""},{"dropping-particle":"","family":"Ngo","given":"H. T.","non-dropping-particle":"","parse-names":false,"suffix":""},{"dropping-particle":"","family":"Guèze","given":"M.","non-dropping-particle":"","parse-names":false,"suffix":""},{"dropping-particle":"","family":"Agard","given":"J.","non-dropping-particle":"","parse-names":false,"suffix":""},{"dropping-particle":"","family":"Arneth","given":"A.","non-dropping-particle":"","parse-names":false,"suffix":""},{"dropping-particle":"","family":"Balvanera","given":"P.","non-dropping-particle":"","parse-names":false,"suffix":""},{"dropping-particle":"","family":"Brauman","given":"K. A.","non-dropping-particle":"","parse-names":false,"suffix":""},{"dropping-particle":"","family":"Butchart","given":"S. H. M.","non-dropping-particle":"","parse-names":false,"suffix":""},{"dropping-particle":"","family":"Chan","given":"K. M. A.","non-dropping-particle":"","parse-names":false,"suffix":""},{"dropping-particle":"","family":"Garibaldi","given":"L. A.","non-dropping-particle":"","parse-names":false,"suffix":""},{"dropping-particle":"","family":"Ichii","given":"K.","non-dropping-particle":"","parse-names":false,"suffix":""},{"dropping-particle":"","family":"Liu","given":"J.","non-dropping-particle":"","parse-names":false,"suffix":""},{"dropping-particle":"","family":"Subramanian","given":"S. M.","non-dropping-particle":"","parse-names":false,"suffix":""},{"dropping-particle":"","family":"Midgley","given":"G. F.","non-dropping-particle":"","parse-names":false,"suffix":""},{"dropping-particle":"","family":"Miloslavich","given":"P.","non-dropping-particle":"","parse-names":false,"suffix":""},{"dropping-particle":"","family":"Molnár","given":"Z.","non-dropping-particle":"","parse-names":false,"suffix":""},{"dropping-particle":"","family":"Obura","given":"D.","non-dropping-particle":"","parse-names":false,"suffix":""},{"dropping-particle":"","family":"Pfaff","given":"A.","non-dropping-particle":"","parse-names":false,"suffix":""},{"dropping-particle":"","family":"Polasky","given":"S.","non-dropping-particle":"","parse-names":false,"suffix":""},{"dropping-particle":"","family":"Purvis","given":"A.","non-dropping-particle":"","parse-names":false,"suffix":""},{"dropping-particle":"","family":"Razzaque","given":"J.","non-dropping-particle":"","parse-names":false,"suffix":""},{"dropping-particle":"","family":"Reyers","given":"B.","non-dropping-particle":"","parse-names":false,"suffix":""},{"dropping-particle":"","family":"Chowdhury","given":"R. Roy","non-dropping-particle":"","parse-names":false,"suffix":""},{"dropping-particle":"","family":"Shin","given":"Y. J.","non-dropping-particle":"","parse-names":false,"suffix":""},{"dropping-particle":"","family":"Visseren-Hamakers","given":"I. J.","non-dropping-particle":"","parse-names":false,"suffix":""},{"dropping-particle":"","family":"Willis","given":"K. J.","non-dropping-particle":"","parse-names":false,"suffix":""},{"dropping-particle":"","family":"Zayas","given":"C. N.","non-dropping-particle":"","parse-names":false,"suffix":""}],"id":"ITEM-1","issued":{"date-parts":[["2019"]]},"number-of-pages":"1-45","publisher-place":"IPBES Secretariat, Bonn, Germany","title":"Summary for policymakers of the global assessment report on biodiversity and ecosystem services of the Intergovernmental Science-Policy Platform on Biodiversity and Ecosystem Services","type":"report"},"uris":["http://www.mendeley.com/documents/?uuid=2c11269a-8e8e-4e4c-b54f-e9471a7df5d2"]}],"mendeley":{"formattedCitation":"(Díaz &lt;i&gt;et al.&lt;/i&gt; 2019)","plainTextFormattedCitation":"(Díaz et al. 2019)","previouslyFormattedCitation":"(Díaz &lt;i&gt;et al.&lt;/i&gt; 2019)"},"properties":{"noteIndex":0},"schema":"https://github.com/citation-style-language/schema/raw/master/csl-citation.json"}</w:instrText>
      </w:r>
      <w:r w:rsidR="006E1466">
        <w:rPr>
          <w:lang w:val="en-US"/>
        </w:rPr>
        <w:fldChar w:fldCharType="separate"/>
      </w:r>
      <w:r w:rsidR="00D730A9" w:rsidRPr="00D730A9">
        <w:rPr>
          <w:noProof/>
          <w:lang w:val="en-US"/>
        </w:rPr>
        <w:t xml:space="preserve">(Díaz </w:t>
      </w:r>
      <w:r w:rsidR="00D730A9" w:rsidRPr="00D730A9">
        <w:rPr>
          <w:i/>
          <w:noProof/>
          <w:lang w:val="en-US"/>
        </w:rPr>
        <w:t>et al.</w:t>
      </w:r>
      <w:r w:rsidR="00D730A9" w:rsidRPr="00D730A9">
        <w:rPr>
          <w:noProof/>
          <w:lang w:val="en-US"/>
        </w:rPr>
        <w:t xml:space="preserve"> 2019)</w:t>
      </w:r>
      <w:r w:rsidR="006E1466">
        <w:rPr>
          <w:lang w:val="en-US"/>
        </w:rPr>
        <w:fldChar w:fldCharType="end"/>
      </w:r>
      <w:r w:rsidR="001A242F">
        <w:rPr>
          <w:lang w:val="en-US"/>
        </w:rPr>
        <w:t>,</w:t>
      </w:r>
      <w:r w:rsidR="006625D8">
        <w:rPr>
          <w:lang w:val="en-US"/>
        </w:rPr>
        <w:t xml:space="preserve"> and is a crucial part of the United Nations Sustainable Development Goals </w:t>
      </w:r>
      <w:r w:rsidR="006E1466">
        <w:rPr>
          <w:lang w:val="en-US"/>
        </w:rPr>
        <w:fldChar w:fldCharType="begin" w:fldLock="1"/>
      </w:r>
      <w:r w:rsidR="006E1466">
        <w:rPr>
          <w:lang w:val="en-US"/>
        </w:rPr>
        <w:instrText>ADDIN CSL_CITATION {"citationItems":[{"id":"ITEM-1","itemData":{"abstract":"The 2030 Agenda for Sustainable Development agreed by UN Member States in 2015 will drive global and national policies for the coming fifteen years. Arsenic will feature more prominently in this development agenda, both in terms of direct influence on the target for universal access to safe drinking water, and indirect impacts on the realization of other targets. For states to successfully track progress towards the new targets, surveillance and monitoring systems will need to be strengthened at national and sub-national levels. Development and strengthening of such systems will take many years, and will certainly still be in progress by the end of the Sustainable Development Goals in 2030.","author":[{"dropping-particle":"","family":"United Nations","given":"","non-dropping-particle":"","parse-names":false,"suffix":""}],"container-title":"A/RES/70/1","id":"ITEM-1","issued":{"date-parts":[["2015"]]},"page":"1-41","title":"Transforming our world: the 2030 Agenda for Sustainable Development","type":"article"},"uris":["http://www.mendeley.com/documents/?uuid=04814428-6e87-4d04-9da0-5dc51fc3d233"]}],"mendeley":{"formattedCitation":"(United Nations 2015)","plainTextFormattedCitation":"(United Nations 2015)","previouslyFormattedCitation":"(United Nations 2015)"},"properties":{"noteIndex":0},"schema":"https://github.com/citation-style-language/schema/raw/master/csl-citation.json"}</w:instrText>
      </w:r>
      <w:r w:rsidR="006E1466">
        <w:rPr>
          <w:lang w:val="en-US"/>
        </w:rPr>
        <w:fldChar w:fldCharType="separate"/>
      </w:r>
      <w:r w:rsidR="006E1466" w:rsidRPr="006E1466">
        <w:rPr>
          <w:noProof/>
          <w:lang w:val="en-US"/>
        </w:rPr>
        <w:t>(United Nations 2015)</w:t>
      </w:r>
      <w:r w:rsidR="006E1466">
        <w:rPr>
          <w:lang w:val="en-US"/>
        </w:rPr>
        <w:fldChar w:fldCharType="end"/>
      </w:r>
      <w:r w:rsidR="006E1466">
        <w:rPr>
          <w:lang w:val="en-US"/>
        </w:rPr>
        <w:t>.</w:t>
      </w:r>
    </w:p>
    <w:p w14:paraId="145A940D" w14:textId="453FC988" w:rsidR="0067347D" w:rsidRDefault="0067347D" w:rsidP="00D67E9B">
      <w:pPr>
        <w:rPr>
          <w:lang w:val="en-US"/>
        </w:rPr>
      </w:pPr>
    </w:p>
    <w:p w14:paraId="5C31D39D" w14:textId="73A97CF3" w:rsidR="00E778E5" w:rsidRPr="0067347D" w:rsidRDefault="00DD6FDF" w:rsidP="00E778E5">
      <w:pPr>
        <w:pStyle w:val="berschrift2"/>
        <w:rPr>
          <w:lang w:val="en-US"/>
        </w:rPr>
      </w:pPr>
      <w:r>
        <w:rPr>
          <w:lang w:val="en-US"/>
        </w:rPr>
        <w:t>Comparing stability across ecosystems</w:t>
      </w:r>
    </w:p>
    <w:p w14:paraId="248E167F" w14:textId="6DC74008" w:rsidR="008F01E2" w:rsidRDefault="003F5929" w:rsidP="00911031">
      <w:pPr>
        <w:rPr>
          <w:color w:val="000000" w:themeColor="text1"/>
          <w:lang w:val="en-US"/>
        </w:rPr>
      </w:pPr>
      <w:r>
        <w:rPr>
          <w:color w:val="000000" w:themeColor="text1"/>
          <w:lang w:val="en-US"/>
        </w:rPr>
        <w:t>The study of ecological stability is usually discussed in a comparative context, such as whether certain types of communities or ecosystems (e.g., more diverse, more spatially connected) are more stable than other</w:t>
      </w:r>
      <w:r w:rsidR="001870A4">
        <w:rPr>
          <w:color w:val="000000" w:themeColor="text1"/>
          <w:lang w:val="en-US"/>
        </w:rPr>
        <w:t>s</w:t>
      </w:r>
      <w:r>
        <w:rPr>
          <w:color w:val="000000" w:themeColor="text1"/>
          <w:lang w:val="en-US"/>
        </w:rPr>
        <w:t xml:space="preserve"> </w:t>
      </w:r>
      <w:r w:rsidR="007F6C20" w:rsidRPr="002D74E7">
        <w:rPr>
          <w:color w:val="000000" w:themeColor="text1"/>
          <w:lang w:val="en-US"/>
        </w:rPr>
        <w:fldChar w:fldCharType="begin" w:fldLock="1"/>
      </w:r>
      <w:r w:rsidR="002B1DBC">
        <w:rPr>
          <w:color w:val="000000" w:themeColor="text1"/>
          <w:lang w:val="en-US"/>
        </w:rPr>
        <w:instrText>ADDIN CSL_CITATION {"citationItems":[{"id":"ITEM-1","itemData":{"PMID":"1018","abstract":"Early studies suggested that simple ecosystems were less stable than complex ones, but later studies came to the opposite conclusion. Confusion arose because of the many different meanings of ‘complexity’ and ‘stability’. Most of the possible questions about the relationship between stability–complexity have not been asked. Those that have yield a variety of answers.","author":[{"dropping-particle":"","family":"Pimm","given":"Stuart L.","non-dropping-particle":"","parse-names":false,"suffix":""}],"container-title":"Nature","id":"ITEM-1","issue":"6021","issued":{"date-parts":[["1984"]]},"page":"635-636","title":"The complexity and stability of ecosystems","type":"article-journal","volume":"315"},"uris":["http://www.mendeley.com/documents/?uuid=4dfd58b1-2aa5-4a11-bc23-dcc596c6d679"]},{"id":"ITEM-2","itemData":{"DOI":"10.3389/fmicb.2013.00265","ISSN":"1664302X","abstract":"Soil microbial communities are intricately linked to ecosystem functioning because they play important roles in carbon and nitrogen cycling. Still, we know little about how soil microbial communities will be affected by disturbances expected with climate change. This is a significant gap in understanding, as the stability of microbial communities, defined as a community's ability to resist and recover from disturbances, likely has consequences for ecosystem function. Here, we propose a framework for predicting a community's response to climate change, based on specific functional traits present in the community, the relative dominance of r- and K-strategists, and the soil environment. We hypothesize that the relative abundance of r- and K-strategists will inform about a community's resistance and resilience to climate change associated disturbances. We also propose that other factors specific to soils, such as moisture content and the presence of plants, may enhance a community's resilience. For example, recent evidence suggests microbial grazers, resource availability, and plant roots each impact on microbial community stability. We explore these hypotheses by offering three vignettes of published data that we re-analyzed. Our results show that community measures of the relative abundance of r- and K-strategists, as well as environmental properties like resource availability and the abundance and diversity of higher trophic levels, can contribute to explaining the response of microbial community composition to climate change-related disturbances. However, further investigation and experimental validation is necessary to directly test these hypotheses across a wide range of soil ecosystems. © 2013 de Vries and Shade.","author":[{"dropping-particle":"","family":"Vries","given":"Franciska T.","non-dropping-particle":"De","parse-names":false,"suffix":""},{"dropping-particle":"","family":"Shade","given":"Ashley","non-dropping-particle":"","parse-names":false,"suffix":""}],"container-title":"Frontiers in Microbiology","id":"ITEM-2","issue":"SEP","issued":{"date-parts":[["2013"]]},"page":"1-16","title":"Controls on soil microbial community stability under climate change","type":"article-journal","volume":"4"},"uris":["http://www.mendeley.com/documents/?uuid=581eca22-b9d5-45e3-b266-ceb560b8be90"]},{"id":"ITEM-3","itemData":{"abstract":"The relationships between biodiversity and stability were determined for both population and ecosystem traits in a long-term study of 207 grassland plots. Results demonstrate that biodiversity stabilizes community and ecosystem processes, but not pop- ulation processes. Specifically, year-to-year variability in total aboveground plant com- munity biomass was significantly lower in plots with greater plant species richness both for the entire 11-yr period and for the nine non-drought years. The change in total plant community biomass from before the drought to the peak of the drought was also highly dependent on species richness. For all three measures of total community biomass stability, multiple regressions that controlled for covariates showed similar significant relationships between plant diversity and stability. In contrast, year-to-year variability in species abundances was not stabilized by plant species richness for either all years or non-drought years. This difference between species vs. community biomass likely results from interspecific competition. When climatic vari- ations harm some species, unharmed competitors increase. Such compensatory increases stabilize total community biomass, but cause species abundances to be more variable. These results support both the predictions of Robert May concerning the effects of diversity on population stability and the diversity-stability hypothesis as applied to community and ecosystem processes, thus helping to reconcile a long-standing dispute","author":[{"dropping-particle":"","family":"Tilman","given":"David","non-dropping-particle":"","parse-names":false,"suffix":""}],"container-title":"Ecology","id":"ITEM-3","issue":"2","issued":{"date-parts":[["1996"]]},"page":"350-363","title":"Biodiversity: Population Versus Ecosystem Stability","type":"article-journal","volume":"77"},"uris":["http://www.mendeley.com/documents/?uuid=421cc8fd-8145-4946-8c25-f7c64784772a"]},{"id":"ITEM-4","itemData":{"DOI":"10.1111/1365-2664.12277","ISSN":"13652664","abstract":"The Ecosystem Approach to Fisheries requires that managers take account of the environmental impacts of fishing. Towed bottom-fishing gears disturb seabed habitats and cause mortality of benthic invertebrates. Measurements of recovery rates of marine habitats after fishing disturbance can provide insight into spatial variations in resilience and may be used to assess the sustainability of these fishing impacts and inform the development of appropriate management strategies. To measure recovery on real fishing grounds at fishery- and management-relevant scales, we estimated the post-disturbance recovery rates of epifaunal marine benthic communities on coarse and hard substrata across &gt;4000 km 2 of seabed where the patchy distribution of bottom fishing in space and time creates a mosaic of habitat patches at different stages of recovery. The history of fishing events at each location was described using satellite vessel monitoring system (VMS) data. Recovery rates were extrapolated from the relationship between time since the last fishing event and abundance of epifaunal benthic invertebrates with life-history traits that are expected to make them sensitive to fishing. Recovery of abundance of all species and functional groups (medium to medium-large size, medium to long life span, suspension feeding, high body flexibility and low mobility species) was estimated to take &lt;1 to &gt;10 years, depending on the group, with faster recovery in areas with faster tidal currents. The recovery of large species was faster when conspecifics were abundant within a radius of 6 km, suggesting an important role for maintaining local sources of recruits to repopulate impacted areas. Synthesis and applications. We used a new method to estimate the recovery rate of benthic communities and to describe spatial differences in sensitivity to fishing. Bottom fishing in areas that recover quickly will minimize overall impacts, while leaving unfished patches of seabed will enhance recovery rates in fished areas. We conclude that management plans which limit bottom trawls and dredge fisheries to more resilient areas and maintain unfished patches within these areas will minimize the collective impacts of a given amount of fishing effort on seabed habitats. We used a new method to estimate the recovery rate of benthic communities and to describe spatial differences in sensitivity to fishing. Bottom fishing in areas that recover quickly will minimize overall impacts, while leaving unfishe…","author":[{"dropping-particle":"","family":"Lambert","given":"Gwladys I.","non-dropping-particle":"","parse-names":false,"suffix":""},{"dropping-particle":"","family":"Jennings","given":"Simon","non-dropping-particle":"","parse-names":false,"suffix":""},{"dropping-particle":"","family":"Kaiser","given":"Michel J.","non-dropping-particle":"","parse-names":false,"suffix":""},{"dropping-particle":"","family":"Davies","given":"Thomas W.","non-dropping-particle":"","parse-names":false,"suffix":""},{"dropping-particle":"","family":"Hiddink","given":"Jan G.","non-dropping-particle":"","parse-names":false,"suffix":""}],"container-title":"Journal of Applied Ecology","id":"ITEM-4","issue":"5","issued":{"date-parts":[["2014"]]},"page":"1326-1336","title":"Quantifying recovery rates and resilience of seabed habitats impacted by bottom fishing","type":"article-journal","volume":"51"},"uris":["http://www.mendeley.com/documents/?uuid=f477cf5f-6301-4c90-baad-705bbf630159"]},{"id":"ITEM-5","itemData":{"DOI":"10.1007/s10021-017-0154-8","ISSN":"14350629","abstract":"A range of indicators have been proposed for identifying the elevated risk of critical transitions in ecosystems. Most indicators are based on the idea that critical slowing down can be inferred from changes in statistical properties of natural fluctuations and spatial patterns. However, identifying these signals in nature has remained challenging. An alternative approach is to infer changes in resilience from differences in standardized experimental perturbations. However, system-wide experimental perturbations are rarely feasible. Here we evaluate the potential to infer the risk of large-scale systemic transitions from local experimental or natural perturbations. We use models of spatially explicit landscapes to illustrate how recovery rates upon small-scale perturbations decrease as an ecosystem approaches a tipping point for a large-scale collapse. We show that the recovery trajectory depends on: (1) the resilience of the ecosystem at large scale, (2) the dispersal rate of organisms, and (3) the scale of the perturbation. In addition, we show that recovery of natural disturbances in a heterogeneous environment can potentially function as an indicator of resilience of a large-scale ecosystem. Our analyses reveal fundamental differences between large-scale weak and local-scale strong perturbations, leading to a</w:instrText>
      </w:r>
      <w:r w:rsidR="002B1DBC" w:rsidRPr="00647CE2">
        <w:rPr>
          <w:color w:val="000000" w:themeColor="text1"/>
        </w:rPr>
        <w:instrText>n overview of opportunities and limitations of the use of local disturbance-recovery experiments.","author":[{"dropping-particle":"","family":"Leemput","given":"Ingrid A.","non-dropping-particle":"van de","parse-names":false,"suffix":""},{"dropping-particle":"","family":"Dakos","given":"Vasilis","non-dropping-particle":"","parse-names":false,"suffix":""},{"dropping-particle":"","family":"Scheffer","given":"Marten","non-dropping-particle":"","parse-names":false,"suffix":""},{"dropping-particle":"","family":"Nes","given":"Egbert H.","non-dropping-particle":"van","parse-names":false,"suffix":""}],"container-title":"Ecosystems","id":"ITEM-5","issue":"1","issued":{"date-parts":[["2018"]]},"page":"141-152","publisher":"Springer US","title":"Slow Recovery from Local Disturbances as an Indicator for Loss of Ecosystem Resilience","type":"article-journal","volume":"21"},"uris":["http://www.mendeley.com/documents/?uuid=f7ed6843-c7b2-4910-b2c4-334dc9d032aa"]}],"mendeley":{"formattedCitation":"(Pimm 1984; Tilman 1996; De Vries &amp; Shade 2013; Lambert &lt;i&gt;et al.&lt;/i&gt; 2014; van de Leemput &lt;i&gt;et al.&lt;/i&gt; 2018)","plainTextFormattedCitation":"(Pimm 1984; Tilman 1996; De Vries &amp; Shade 2013; Lambert et al. 2014; van de Leemput et al. 2018)","previouslyFormattedCitation":"(Pimm 1984; Tilman 1996; De Vries &amp; Shade 2013; Lambert &lt;i&gt;et al.&lt;/i&gt; 2014; van de Leemput &lt;i&gt;et al.&lt;/i&gt; 2018)"},"properties":{"noteIndex":0},"schema":"https://github.com/citation-style-language/schema/raw/master/csl-citation.json"}</w:instrText>
      </w:r>
      <w:r w:rsidR="007F6C20" w:rsidRPr="002D74E7">
        <w:rPr>
          <w:color w:val="000000" w:themeColor="text1"/>
          <w:lang w:val="en-US"/>
        </w:rPr>
        <w:fldChar w:fldCharType="separate"/>
      </w:r>
      <w:r w:rsidR="00D730A9" w:rsidRPr="00D730A9">
        <w:rPr>
          <w:noProof/>
          <w:color w:val="000000" w:themeColor="text1"/>
        </w:rPr>
        <w:t xml:space="preserve">(Pimm 1984; Tilman 1996; De Vries &amp; Shade 2013; Lambert </w:t>
      </w:r>
      <w:r w:rsidR="00D730A9" w:rsidRPr="00D730A9">
        <w:rPr>
          <w:i/>
          <w:noProof/>
          <w:color w:val="000000" w:themeColor="text1"/>
        </w:rPr>
        <w:t>et al.</w:t>
      </w:r>
      <w:r w:rsidR="00D730A9" w:rsidRPr="00D730A9">
        <w:rPr>
          <w:noProof/>
          <w:color w:val="000000" w:themeColor="text1"/>
        </w:rPr>
        <w:t xml:space="preserve"> 2014; van de Leemput </w:t>
      </w:r>
      <w:r w:rsidR="00D730A9" w:rsidRPr="00D730A9">
        <w:rPr>
          <w:i/>
          <w:noProof/>
          <w:color w:val="000000" w:themeColor="text1"/>
        </w:rPr>
        <w:t>et al.</w:t>
      </w:r>
      <w:r w:rsidR="00D730A9" w:rsidRPr="00D730A9">
        <w:rPr>
          <w:noProof/>
          <w:color w:val="000000" w:themeColor="text1"/>
        </w:rPr>
        <w:t xml:space="preserve"> 2018)</w:t>
      </w:r>
      <w:r w:rsidR="007F6C20" w:rsidRPr="002D74E7">
        <w:rPr>
          <w:color w:val="000000" w:themeColor="text1"/>
          <w:lang w:val="en-US"/>
        </w:rPr>
        <w:fldChar w:fldCharType="end"/>
      </w:r>
      <w:r w:rsidRPr="00856A01">
        <w:rPr>
          <w:color w:val="000000" w:themeColor="text1"/>
        </w:rPr>
        <w:t>.</w:t>
      </w:r>
      <w:r w:rsidR="001870A4" w:rsidRPr="00856A01">
        <w:rPr>
          <w:color w:val="000000" w:themeColor="text1"/>
        </w:rPr>
        <w:t xml:space="preserve"> </w:t>
      </w:r>
      <w:r w:rsidR="001870A4">
        <w:rPr>
          <w:color w:val="000000" w:themeColor="text1"/>
          <w:lang w:val="en-US"/>
        </w:rPr>
        <w:t>As a result, it is critical to be able to develop measures for how</w:t>
      </w:r>
      <w:r w:rsidR="00911031">
        <w:rPr>
          <w:color w:val="000000" w:themeColor="text1"/>
          <w:lang w:val="en-US"/>
        </w:rPr>
        <w:t xml:space="preserve"> to</w:t>
      </w:r>
      <w:r w:rsidR="001870A4">
        <w:rPr>
          <w:color w:val="000000" w:themeColor="text1"/>
          <w:lang w:val="en-US"/>
        </w:rPr>
        <w:t xml:space="preserve"> compare</w:t>
      </w:r>
      <w:r w:rsidR="00856A01">
        <w:rPr>
          <w:color w:val="000000" w:themeColor="text1"/>
          <w:lang w:val="en-US"/>
        </w:rPr>
        <w:t xml:space="preserve"> </w:t>
      </w:r>
      <w:r w:rsidR="001870A4">
        <w:rPr>
          <w:color w:val="000000" w:themeColor="text1"/>
          <w:lang w:val="en-US"/>
        </w:rPr>
        <w:t>ecological stability both within and among systems</w:t>
      </w:r>
      <w:r w:rsidR="004F300D" w:rsidRPr="002D74E7">
        <w:rPr>
          <w:color w:val="000000" w:themeColor="text1"/>
          <w:lang w:val="en-US"/>
        </w:rPr>
        <w:t xml:space="preserve">. </w:t>
      </w:r>
      <w:r w:rsidR="00E778E5" w:rsidRPr="002D74E7">
        <w:rPr>
          <w:color w:val="000000" w:themeColor="text1"/>
          <w:lang w:val="en-US"/>
        </w:rPr>
        <w:t xml:space="preserve">However, </w:t>
      </w:r>
      <w:r w:rsidR="001870A4">
        <w:rPr>
          <w:color w:val="000000" w:themeColor="text1"/>
          <w:lang w:val="en-US"/>
        </w:rPr>
        <w:t>most</w:t>
      </w:r>
      <w:r w:rsidR="001870A4" w:rsidRPr="002D74E7">
        <w:rPr>
          <w:color w:val="000000" w:themeColor="text1"/>
          <w:lang w:val="en-US"/>
        </w:rPr>
        <w:t xml:space="preserve"> </w:t>
      </w:r>
      <w:r w:rsidR="00E778E5" w:rsidRPr="002D74E7">
        <w:rPr>
          <w:color w:val="000000" w:themeColor="text1"/>
          <w:lang w:val="en-US"/>
        </w:rPr>
        <w:t>studies</w:t>
      </w:r>
      <w:r w:rsidR="00CA275E">
        <w:rPr>
          <w:color w:val="000000" w:themeColor="text1"/>
          <w:lang w:val="en-US"/>
        </w:rPr>
        <w:t xml:space="preserve"> </w:t>
      </w:r>
      <w:r w:rsidR="00A035E4">
        <w:rPr>
          <w:color w:val="000000" w:themeColor="text1"/>
          <w:lang w:val="en-US"/>
        </w:rPr>
        <w:t xml:space="preserve">of </w:t>
      </w:r>
      <w:r w:rsidR="00CA275E">
        <w:rPr>
          <w:color w:val="000000" w:themeColor="text1"/>
          <w:lang w:val="en-US"/>
        </w:rPr>
        <w:t>ecological stability</w:t>
      </w:r>
      <w:r w:rsidR="00E778E5" w:rsidRPr="002D74E7">
        <w:rPr>
          <w:color w:val="000000" w:themeColor="text1"/>
          <w:lang w:val="en-US"/>
        </w:rPr>
        <w:t xml:space="preserve"> limit their scope to </w:t>
      </w:r>
      <w:r w:rsidR="001870A4">
        <w:rPr>
          <w:color w:val="000000" w:themeColor="text1"/>
          <w:lang w:val="en-US"/>
        </w:rPr>
        <w:t xml:space="preserve">include only few </w:t>
      </w:r>
      <w:r w:rsidR="00E778E5" w:rsidRPr="002D74E7">
        <w:rPr>
          <w:color w:val="000000" w:themeColor="text1"/>
          <w:lang w:val="en-US"/>
        </w:rPr>
        <w:t>type</w:t>
      </w:r>
      <w:r w:rsidR="001870A4">
        <w:rPr>
          <w:color w:val="000000" w:themeColor="text1"/>
          <w:lang w:val="en-US"/>
        </w:rPr>
        <w:t>s</w:t>
      </w:r>
      <w:r w:rsidR="00E778E5" w:rsidRPr="002D74E7">
        <w:rPr>
          <w:color w:val="000000" w:themeColor="text1"/>
          <w:lang w:val="en-US"/>
        </w:rPr>
        <w:t xml:space="preserve"> of species </w:t>
      </w:r>
      <w:r w:rsidR="001870A4">
        <w:rPr>
          <w:color w:val="000000" w:themeColor="text1"/>
          <w:lang w:val="en-US"/>
        </w:rPr>
        <w:t>and</w:t>
      </w:r>
      <w:r w:rsidR="00E778E5" w:rsidRPr="002D74E7">
        <w:rPr>
          <w:color w:val="000000" w:themeColor="text1"/>
          <w:lang w:val="en-US"/>
        </w:rPr>
        <w:t xml:space="preserve"> ecosystem</w:t>
      </w:r>
      <w:r w:rsidR="001870A4">
        <w:rPr>
          <w:color w:val="000000" w:themeColor="text1"/>
          <w:lang w:val="en-US"/>
        </w:rPr>
        <w:t>s</w:t>
      </w:r>
      <w:r w:rsidR="00E778E5" w:rsidRPr="002D74E7">
        <w:rPr>
          <w:color w:val="000000" w:themeColor="text1"/>
          <w:lang w:val="en-US"/>
        </w:rPr>
        <w:t xml:space="preserve">, such as grassland communities </w:t>
      </w:r>
      <w:r w:rsidR="006E1466" w:rsidRPr="002D74E7">
        <w:rPr>
          <w:color w:val="000000" w:themeColor="text1"/>
          <w:lang w:val="en-US"/>
        </w:rPr>
        <w:fldChar w:fldCharType="begin" w:fldLock="1"/>
      </w:r>
      <w:r w:rsidR="002B1DBC">
        <w:rPr>
          <w:color w:val="000000" w:themeColor="text1"/>
          <w:lang w:val="en-US"/>
        </w:rPr>
        <w:instrText>ADDIN CSL_CITATION {"citationItems":[{"id":"ITEM-1","itemData":{"DOI":"10.1371/journal.pone.0013382","ISSN":"19326203","abstract":"The diversity-stability hypothesis states that current losses of biodiversity can impair the ability of an ecosystem to dampen the effect of environmental perturbations on its functioning. Using data from a long-term and comprehensive biodiversity experiment, we quantified the temporal stability of 42 variables characterizing twelve ecological functions in managed grassland plots varying in plant species richness. We demonstrate that diversity increases stability i) across trophic levels (producer, consumer), ii) at both the system (community, ecosystem) and the component levels (population, functional group, phylogenetic clade), and iii) primarily for aboveground rather than belowground processes. Temporal synchronization across studied variables was mostly unaffected with increasing species richness. This study provides the strongest empirical support so far that diversity promotes stability across different ecological functions and levels of ecosystem organization in grasslands. © 2010 Proulx et al.","author":[{"dropping-particle":"","family":"Proulx","given":"Raphaël","non-dropping-particle":"","parse-names":false,"suffix":""},{"dropping-particle":"","family":"Wirth","given":"Christian","non-dropping-particle":"","parse-names":false,"suffix":""},{"dropping-particle":"","family":"Voigt","given":"Winfried","non-dropping-particle":"","parse-names":false,"suffix":""},{"dropping-particle":"","family":"Weigelt","given":"Alexandra","non-dropping-particle":"","parse-names":false,"suffix":""},{"dropping-particle":"","family":"Roscher","given":"Christiane","non-dropping-particle":"","parse-names":false,"suffix":""},{"dropping-particle":"","family":"Attinger","given":"Sabine","non-dropping-particle":"","parse-names":false,"suffix":""},{"dropping-particle":"","family":"Baade","given":"Jussi","non-dropping-particle":"","parse-names":false,"suffix":""},{"dropping-particle":"","family":"Barnard","given":"Romain L.","non-dropping-particle":"","parse-names":false,"suffix":""},{"dropping-particle":"","family":"Buchmann","given":"Nina","non-dropping-particle":"","parse-names":false,"suffix":""},{"dropping-particle":"","family":"Buscot","given":"François","non-dropping-particle":"","parse-names":false,"suffix":""},{"dropping-particle":"","family":"Eisenhauer","given":"Nico","non-dropping-particle":"","parse-names":false,"suffix":""},{"dropping-particle":"","family":"Fischer","given":"Markus","non-dropping-particle":"","parse-names":false,"suffix":""},{"dropping-particle":"","family":"Gleixner","given":"Gerd","non-dropping-particle":"","parse-names":false,"suffix":""},{"dropping-particle":"","family":"Halle","given":"Stefan","non-dropping-particle":"","parse-names":false,"suffix":""},{"dropping-particle":"","family":"Hildebrandt","given":"Anke","non-dropping-particle":"","parse-names":false,"suffix":""},{"dropping-particle":"","family":"Kowalski","given":"Esther","non-dropping-particle":"","parse-names":false,"suffix":""},{"dropping-particle":"","family":"Kuu","given":"Annely","non-dropping-particle":"","parse-names":false,"suffix":""},{"dropping-particle":"","family":"Lange","given":"Markus","non-dropping-particle":"","parse-names":false,"suffix":""},{"dropping-particle":"","family":"Milcu","given":"Alex","non-dropping-particle":"","parse-names":false,"suffix":""},{"dropping-particle":"","family":"Niklaus","given":"Pascal A.","non-dropping-particle":"","parse-names":false,"suffix":""},{"dropping-particle":"","family":"Oelmann","given":"Yvonne","non-dropping-particle":"","parse-names":false,"suffix":""},{"dropping-particle":"","family":"Rosenkranz","given":"Stephan","non-dropping-particle":"","parse-names":false,"suffix":""},{"dropping-particle":"","family":"Sabais","given":"Alexander","non-dropping-particle":"","parse-names":false,"suffix":""},{"dropping-particle":"","family":"Scherber","given":"Christoph","non-dropping-particle":"","parse-names":false,"suffix":""},{"dropping-particle":"","family":"Scherer-Lorenzen","given":"Michael","non-dropping-particle":"","parse-names":false,"suffix":""},{"dropping-particle":"","family":"Scheu","given":"Stefan","non-dropping-particle":"","parse-names":false,"suffix":""},{"dropping-particle":"","family":"Schulze","given":"Ernst Detlef","non-dropping-particle":"","parse-names":false,"suffix":""},{"dropping-particle":"","family":"Schumacher","given":"Jens","non-dropping-particle":"","parse-names":false,"suffix":""},{"dropping-particle":"","family":"Schwichtenberg","given":"Guido","non-dropping-particle":"","parse-names":false,"suffix":""},{"dropping-particle":"","family":"Soussana","given":"Jean François","non-dropping-particle":"","parse-names":false,"suffix":""},{"dropping-particle":"","family":"Temperton","given":"Vicky M.","non-dropping-particle":"","parse-names":false,"suffix":""},{"dropping-particle":"","family":"Weisser","given":"Wolfgang W.","non-dropping-particle":"","parse-names":false,"suffix":""},{"dropping-particle":"","family":"Wilcke","given":"Wolfgang","non-dropping-particle":"","parse-names":false,"suffix":""},{"dropping-particle":"","family":"Schmid","given":"Bernhard","non-dropping-particle":"","parse-names":false,"suffix":""}],"container-title":"PLoS ONE","id":"ITEM-1","issue":"10","issued":{"date-parts":[["2010"]]},"page":"1-8","title":"Diversity promotes temporal stability across levels of ecosystem organization in experimental grasslands","type":"article-journal","volume":"5"},"uris":["http://www.mendeley.com/documents/?uuid=bd588926-093f-4f17-bc43-d4668ea4e361"]},{"id":"ITEM-2","itemData":{"DOI":"10.1038/nature13014","ISSN":"14764687","abstract":"Studies of experimental grassland communities have demonstrated that plant diversity can stabilize productivity through species asynchrony, in which decreases in the biomass of some species are compensated for by increases in others. However, it remains unknown whether these findings are relevant to natural ecosystems, especially those for which species diversity is threatened by anthropogenic global change. Here we analyse diversity-stability relationships from 41 grasslands on five continents and examine how these relationships are affected by chronic fertilization, one of the strongest drivers of species loss globally. Unmanipulated communities with more species had greater species asynchrony, resulting in more stable biomass production, generalizing a result from biodiversity experiments to real-world grasslands. However, fertilization weakened the positive effect of diversity on stability. Contrary to expectations, this was not due to species loss after eutrophication but rather to an increase in the temporal variation of productivity in combination with a decrease in species asynchrony in diverse communities. Our results demonstrate separate and synergistic effects of diversity and eutrophication on stability, emphasizing the need to understand how drivers of global change interactively affect the reliable provisioning of ecosystem services in real-world systems. © 2014 Macmillan Publishers Limited.","author":[{"dropping-particle":"","family":"Hautier","given":"Yann","non-dropping-particle":"","parse-names":false,"suffix":""},{"dropping-particle":"","family":"Seabloom","given":"Eric W.","non-dropping-particle":"","parse-names":false,"suffix":""},{"dropping-particle":"","family":"Borer","given":"Elizabeth T.","non-dropping-particle":"","parse-names":false,"suffix":""},{"dropping-particle":"","family":"Adler","given":"Peter B.","non-dropping-particle":"","parse-names":false,"suffix":""},{"dropping-particle":"","family":"Harpole","given":"W. Stanley","non-dropping-particle":"","parse-names":false,"suffix":""},{"dropping-particle":"","family":"Hillebrand","given":"Helmut","non-dropping-particle":"","parse-names":false,"suffix":""},{"dropping-particle":"","family":"Lind","given":"Eric M.","non-dropping-particle":"","parse-names":false,"suffix":""},{"dropping-particle":"","family":"MacDougall","given":"Andrew S.","non-dropping-particle":"","parse-names":false,"suffix":""},{"dropping-particle":"","family":"Stevens","given":"Carly J.","non-dropping-particle":"","parse-names":false,"suffix":""},{"dropping-particle":"","family":"Bakker","given":"Jonathan D.","non-dropping-particle":"","parse-names":false,"suffix":""},{"dropping-particle":"","family":"Buckley","given":"Yvonne M.","non-dropping-particle":"","parse-names":false,"suffix":""},{"dropping-particle":"","family":"Chu","given":"Chengjin","non-dropping-particle":"","parse-names":false,"suffix":""},{"dropping-particle":"","family":"Collins","given":"Scott L.","non-dropping-particle":"","parse-names":false,"suffix":""},{"dropping-particle":"","family":"Daleo","given":"Pedro","non-dropping-particle":"","parse-names":false,"suffix":""},{"dropping-particle":"","family":"Damschen","given":"Ellen I.","non-dropping-particle":"","parse-names":false,"suffix":""},{"dropping-particle":"","family":"Davies","given":"Kendi F.","non-dropping-particle":"","parse-names":false,"suffix":""},{"dropping-particle":"","family":"Fay","given":"Philip A.","non-dropping-particle":"","parse-names":false,"suffix":""},{"dropping-particle":"","family":"Firn","given":"Jennifer","non-dropping-particle":"","parse-names":false,"suffix":""},{"dropping-particle":"","family":"Gruner","given":"Daniel S.","non-dropping-particle":"","parse-names":false,"suffix":""},{"dropping-particle":"","family":"Jin","given":"Virginia L.","non-dropping-particle":"","parse-names":false,"suffix":""},{"dropping-particle":"","family":"Klein","given":"Julia A.","non-dropping-particle":"","parse-names":false,"suffix":""},{"dropping-particle":"","family":"Knops","given":"Johannes M.H.","non-dropping-particle":"","parse-names":false,"suffix":""},{"dropping-particle":"","family":"Pierre","given":"Kimberly J.","non-dropping-particle":"La","parse-names":false,"suffix":""},{"dropping-particle":"","family":"Li","given":"Wei","non-dropping-particle":"","parse-names":false,"suffix":""},{"dropping-particle":"","family":"McCulley","given":"Rebecca L.","non-dropping-particle":"","parse-names":false,"suffix":""},{"dropping-particle":"","family":"Melbourne","given":"Brett A.","non-dropping-particle":"","parse-names":false,"suffix":""},{"dropping-particle":"","family":"Moore","given":"Joslin L.","non-dropping-particle":"","parse-names":false,"suffix":""},{"dropping-particle":"","family":"O'Halloran","given":"Lydia R.","non-dropping-particle":"","parse-names":false,"suffix":""},{"dropping-particle":"","family":"Prober","given":"Suzanne M.","non-dropping-particle":"","parse-names":false,"suffix":""},{"dropping-particle":"","family":"Risch","given":"Anita C.","non-dropping-particle":"","parse-names":false,"suffix":""},{"dropping-particle":"","family":"Sankaran","given":"Mahesh","non-dropping-particle":"","parse-names":false,"suffix":""},{"dropping-particle":"","family":"Schuetz","given":"Martin","non-dropping-particle":"","parse-names":false,"suffix":""},{"dropping-particle":"","family":"Hector","given":"Andy","non-dropping-particle":"","parse-names":false,"suffix":""}],"container-title":"Nature","id":"ITEM-2","issue":"7497","issued":{"date-parts":[["2014"]]},"page":"521-525","publisher":"Nature Publishing Group","title":"Eutrophication weakens stabilizing effects of diversity in natural grasslands","type":"article-journal","volume":"508"},"uris":["http://www.mendeley.com/documents/?uuid=d029388b-fa15-4df1-88a6-b92574fca620"]},{"id":"ITEM-3","itemData":{"DOI":"10.1038/s41559-019-1012-1","ISSN":"2397334X","abstract":"At the global scale, human activities are threatening the extinction of many species. It remains debated, however, whether there has been corresponding loss of biodiversity at the smaller spatial scales at which species loss often erodes ecosystem functioning, stability and services. Here we consider changes in local biodiversity and productivity over 37 years in 21 grasslands and savannahs with known agricultural land-use histories. We show that, during the century following agricultural abandonment, local plant diversity recovers only incompletely and plant productivity does not significantly recover. By 91 years after agricultural abandonment, despite many local species gains, formerly ploughed fields still had only three quarters of the plant diversity and half of the plant productivity observed in a nearby remnant ecosystem that has never been ploughed. The large and growing extent of recovering ecosystems provides an unprecedented opportunity to reverse the impacts of habitat loss. Active restoration efforts are needed to enable and accelerate recovery.","author":[{"dropping-particle":"","family":"Isbell","given":"Forest","non-dropping-particle":"","parse-names":false,"suffix":""},{"dropping-particle":"","family":"Tilman","given":"David","non-dropping-particle":"","parse-names":false,"suffix":""},{"dropping-particle":"","family":"Reich","given":"Peter B.","non-dropping-particle":"","parse-names":false,"suffix":""},{"dropping-particle":"","family":"Clark","given":"Adam Thomas","non-dropping-particle":"","parse-names":false,"suffix":""}],"container-title":"Nature Ecology and Evolution","id":"ITEM-3","issue":"11","issued":{"date-parts":[["2019"]]},"page":"1533-1538","publisher":"Springer US","title":"Deficits of biodiversity and productivity linger a century after agricultural abandonment","type":"article-journal","volume":"3"},"uris":["http://www.mendeley.com/documents/?uuid=11de4a2e-290b-4090-aa4e-93242d04ffd9"]},{"id":"ITEM-4","itemData":{"DOI":"10.1111/1365-2745.12903","ISSN":"13652745","abstract":"A positive relationship between biodiversity and ecosystem stability has been reported in many ecosystems; however, it has yet to be determined whether and how spatial scale affects this relationship. Here, for the first time, we assessed the effects of alpha, beta and gamma diversity on ecosystem stability and the scale dependence of the slope of the diversity–stability relationship. By employing a long-term (33 years) dataset from a temperate grassland, northern China, we calculated the all possible spatial scales with the complete combination from the basic 1-m2 plots. Species richness was positively associated with ecosystem stability through species asynchrony and overyielding at all spatial scales (1, 2, 3, 4 and 5 m2). Both alpha and beta diversity were positively associated with gamma stability. Moreover, the slope of the diversity–area relationship was significantly higher than that of the stability–area relationship, resulting in a decline of the slope of the diversity–stability relationship with increasing area. Synthesis. With the positive species diversity effect on ecosystem stability from small to large spatial scales, our findings demonstrate the need to maintain a high biodiversity and biotic heterogeneity as insurance against the risks incurred by ecosystems in t</w:instrText>
      </w:r>
      <w:r w:rsidR="002B1DBC" w:rsidRPr="00647CE2">
        <w:rPr>
          <w:color w:val="000000" w:themeColor="text1"/>
        </w:rPr>
        <w:instrText>he face of global environmental changes.","author":[{"dropping-particle":"","family":"Zhang","given":"Yunhai","non-dropping-particle":"","parse-names":false,"suffix":""},{"dropping-particle":"","family":"He","given":"Nianpeng","non-dropping-particle":"","parse-names":false,"suffix":""},{"dropping-particle":"","family":"Loreau","given":"Michel","non-dropping-particle":"","parse-names":false,"suffix":""},{"dropping-particle":"","family":"Pan","given":"Qingmin","non-dropping-particle":"","parse-names":false,"suffix":""},{"dropping-particle":"","family":"Han","given":"Xingguo","non-dropping-particle":"","parse-names":false,"suffix":""}],"container-title":"Journal of Ecology","id":"ITEM-4","issue":"3","issued":{"date-parts":[["2018"]]},"page":"1277-1285","title":"Scale dependence of the diversity–stability relationship in a temperate grassland","type":"article-journal","volume":"106"},"uris":["http://www.mendeley.com/documents/?uuid=d9950209-d5ba-4922-aa00-d96ae59f0805"]}],"mendeley":{"formattedCitation":"(Proulx &lt;i&gt;et al.&lt;/i&gt; 2010; Hautier &lt;i&gt;et al.&lt;/i&gt; 2014; Zhang &lt;i&gt;et al.&lt;/i&gt; 2018; Isbell &lt;i&gt;et al.&lt;/i&gt; 2019)","plainTextFormattedCitation":"(Proulx et al. 2010; Hautier et al. 2014; Zhang et al. 2018; Isbell et al. 2019)","previouslyFormattedCitation":"(Proulx &lt;i&gt;et al.&lt;/i&gt; 2010; Hautier &lt;i&gt;et al.&lt;/i&gt; 2014; Zhang &lt;i&gt;et al.&lt;/i&gt; 2018; Isbell &lt;i&gt;et al.&lt;/i&gt; 2019)"},"properties":{"noteIndex":0},"schema":"https://github.com/citation-style-language/schema/raw/master/csl-citation.json"}</w:instrText>
      </w:r>
      <w:r w:rsidR="006E1466" w:rsidRPr="002D74E7">
        <w:rPr>
          <w:color w:val="000000" w:themeColor="text1"/>
          <w:lang w:val="en-US"/>
        </w:rPr>
        <w:fldChar w:fldCharType="separate"/>
      </w:r>
      <w:r w:rsidR="00D730A9" w:rsidRPr="00D730A9">
        <w:rPr>
          <w:noProof/>
          <w:color w:val="000000" w:themeColor="text1"/>
        </w:rPr>
        <w:t xml:space="preserve">(Proulx </w:t>
      </w:r>
      <w:r w:rsidR="00D730A9" w:rsidRPr="00D730A9">
        <w:rPr>
          <w:i/>
          <w:noProof/>
          <w:color w:val="000000" w:themeColor="text1"/>
        </w:rPr>
        <w:t>et al.</w:t>
      </w:r>
      <w:r w:rsidR="00D730A9" w:rsidRPr="00D730A9">
        <w:rPr>
          <w:noProof/>
          <w:color w:val="000000" w:themeColor="text1"/>
        </w:rPr>
        <w:t xml:space="preserve"> 2010; Hautier </w:t>
      </w:r>
      <w:r w:rsidR="00D730A9" w:rsidRPr="00D730A9">
        <w:rPr>
          <w:i/>
          <w:noProof/>
          <w:color w:val="000000" w:themeColor="text1"/>
        </w:rPr>
        <w:t>et al.</w:t>
      </w:r>
      <w:r w:rsidR="00D730A9" w:rsidRPr="00D730A9">
        <w:rPr>
          <w:noProof/>
          <w:color w:val="000000" w:themeColor="text1"/>
        </w:rPr>
        <w:t xml:space="preserve"> 2014; Zhang </w:t>
      </w:r>
      <w:r w:rsidR="00D730A9" w:rsidRPr="00D730A9">
        <w:rPr>
          <w:i/>
          <w:noProof/>
          <w:color w:val="000000" w:themeColor="text1"/>
        </w:rPr>
        <w:t>et al.</w:t>
      </w:r>
      <w:r w:rsidR="00D730A9" w:rsidRPr="00D730A9">
        <w:rPr>
          <w:noProof/>
          <w:color w:val="000000" w:themeColor="text1"/>
        </w:rPr>
        <w:t xml:space="preserve"> 2018; Isbell </w:t>
      </w:r>
      <w:r w:rsidR="00D730A9" w:rsidRPr="00D730A9">
        <w:rPr>
          <w:i/>
          <w:noProof/>
          <w:color w:val="000000" w:themeColor="text1"/>
        </w:rPr>
        <w:t>et al.</w:t>
      </w:r>
      <w:r w:rsidR="00D730A9" w:rsidRPr="00D730A9">
        <w:rPr>
          <w:noProof/>
          <w:color w:val="000000" w:themeColor="text1"/>
        </w:rPr>
        <w:t xml:space="preserve"> 2019)</w:t>
      </w:r>
      <w:r w:rsidR="006E1466" w:rsidRPr="002D74E7">
        <w:rPr>
          <w:color w:val="000000" w:themeColor="text1"/>
          <w:lang w:val="en-US"/>
        </w:rPr>
        <w:fldChar w:fldCharType="end"/>
      </w:r>
      <w:r w:rsidR="006E1466" w:rsidRPr="002D74E7">
        <w:rPr>
          <w:color w:val="000000" w:themeColor="text1"/>
        </w:rPr>
        <w:t>)</w:t>
      </w:r>
      <w:r w:rsidR="00E778E5" w:rsidRPr="002D74E7">
        <w:rPr>
          <w:color w:val="000000" w:themeColor="text1"/>
        </w:rPr>
        <w:t xml:space="preserve">, </w:t>
      </w:r>
      <w:proofErr w:type="spellStart"/>
      <w:r w:rsidR="00E778E5" w:rsidRPr="002D74E7">
        <w:rPr>
          <w:color w:val="000000" w:themeColor="text1"/>
        </w:rPr>
        <w:t>crops</w:t>
      </w:r>
      <w:proofErr w:type="spellEnd"/>
      <w:r w:rsidR="00E778E5" w:rsidRPr="002D74E7">
        <w:rPr>
          <w:color w:val="000000" w:themeColor="text1"/>
        </w:rPr>
        <w:t xml:space="preserve"> </w:t>
      </w:r>
      <w:r w:rsidR="006E1466" w:rsidRPr="002D74E7">
        <w:rPr>
          <w:color w:val="000000" w:themeColor="text1"/>
          <w:lang w:val="en-US"/>
        </w:rPr>
        <w:fldChar w:fldCharType="begin" w:fldLock="1"/>
      </w:r>
      <w:r w:rsidR="002B1DBC">
        <w:rPr>
          <w:color w:val="000000" w:themeColor="text1"/>
        </w:rPr>
        <w:instrText>ADDIN CSL_CITATION {"citationItems":[{"id":"ITEM-1","itemData":{"DOI":"10.1038/s41467-018-05956-1","ISBN":"4146701805","ISSN":"20411723","abstract":"One of the primary challenges of our time is to enhance global food production and security. Most assessments in agricultural systems focus on plant yield. Yet, these analyses neglect temporal yield stability, or the variability and reliability of production across years. Here we perform a meta-analysis to assess temporal yield stability of three major cropping systems: organic agriculture and conservation agriculture (no-tillage) vs. conventional agriculture, comparing 193 studies based on 2896 comparisons. Organic agriculture has, per unit yield, a significantly lower temporal stability (−15%) compared to conventional agriculture. Thus, although organic farming promotes biodiversity and is generally more environmentally friendly, future efforts should focus on reducing its yield variability. Our analysis further indicates that the use of green manure and enhanced fertilisation can reduce the yield stability gap between organic and conventional agriculture. The temporal stability (−3%) of no-tillage does not differ significantly from those of conventional tillage indicating that a transition to no-tillage does not affect yield stability.","author":[{"dropping-particle":"","family":"Knapp","given":"Samuel","non-dropping-particle":"","parse-names":false,"suffix":""},{"dropping-particle":"","family":"Heijden","given":"Marcel G.A.","non-dropping-particle":"van der","parse-names":false,"suffix":""}],"container-title":"Nature Communications","id":"ITEM-1","issue":"1","issued":{"date-parts":[["2018"]]},"page":"1-9","publisher":"Springer US","title":"A global meta-analysis of yield stability in organic and conservation agriculture","type":"article-journal","volume":"9"},"uris":["http://www.mendeley.com/documents/?uuid=6d17727d-aa2e-4c45-a5aa-47f0faa82e21"]},{"id":"ITEM-2","itemData":{"DOI":"10.3389/fsufs.2019.00082","author":[{"dropping-particle":"","family":"Smith","given":"Olivia M.","non-dropping-particle":"","parse-names":false,"suffix":""},{"dropping-particle":"","family":"Cohen","given":"Abigail L.","non-dropping-particle":"","parse-names":false,"suffix":""},{"dropping-particle":"","family":"Rieser","given":"Cassandra J.","non-dropping-particle":"","parse-names":false,"suffix":""},{"dropping-particle":"","family":"Davis","given":"Alexandra G.","non-dropping-particle":"","parse-names":false,"suffix":""},{"dropping-particle":"","family":"Taylor","given":"Joseph M.","non-dropping-particle":"","parse-names":false,"suffix":""},{"dropping-particle":"","family":"Adesanya","given":"Adekunle W.","non-dropping-particle":"","parse-names":false,"suffix":""},{"dropping-particle":"","family":"Jones","given":"Matthew S.","non-dropping-particle":"","parse-names":false,"suffix":""},{"dropping-particle":"","family":"Meier","given":"Amanda R.","non-dropping-particle":"","parse-names":false,"suffix":""},{"dropping-particle":"","family":"Reganold","given":"John P.","non-dropping-particle":"","parse-names":false,"suffix":""},{"dropping-particle":"","family":"Orpet","given":"Robert J.","non-dropping-particle":"","parse-names":false,"suffix":""},{"dropping-particle":"","family":"Northfield","given":"Tobin D.","non-dropping-particle":"","parse-names":false,"suffix":""},{"dropping-particle":"","family":"Crowder","given":"David W.","non-dropping-particle":"","parse-names":false,"suffix":""}],"container-title":"Frontiers in Sustainable Food Systems","id":"ITEM-2","issue":"September","issued":{"date-parts":[["2019"]]},"page":"1-10","title":"Organic Farming Provides Reliable Environmental Benefits but Increases Variability in Crop Yields: A Global Meta-Analysis","type":"article-journal","volume":"3"},"uris":["http://www.mendeley.com/documents/?uuid=8995a64e-bed5-4ae2-a207-c08002235bd0"]}],"mendeley":{"formattedCitation":"(Knapp &amp; van der Heijden 2018; Smith &lt;i&gt;et al.&lt;/i&gt; 2019)","plainTextFormattedCitation":"(Knapp &amp; van der Heijden 2018; Smith et al. 2019)","previouslyFormattedCitation":"(Knapp &amp; van der Heijden 2018; Smith &lt;i&gt;et al.&lt;/i&gt; 2019)"},"properties":{"noteIndex":0},"schema":"https://github.com/citation-style-language/schema/raw/master/csl-citation.json"}</w:instrText>
      </w:r>
      <w:r w:rsidR="006E1466" w:rsidRPr="002D74E7">
        <w:rPr>
          <w:color w:val="000000" w:themeColor="text1"/>
          <w:lang w:val="en-US"/>
        </w:rPr>
        <w:fldChar w:fldCharType="separate"/>
      </w:r>
      <w:r w:rsidR="00D730A9" w:rsidRPr="00D730A9">
        <w:rPr>
          <w:noProof/>
          <w:color w:val="000000" w:themeColor="text1"/>
          <w:lang w:val="en-US"/>
        </w:rPr>
        <w:t xml:space="preserve">(Knapp &amp; van der Heijden 2018; Smith </w:t>
      </w:r>
      <w:r w:rsidR="00D730A9" w:rsidRPr="00D730A9">
        <w:rPr>
          <w:i/>
          <w:noProof/>
          <w:color w:val="000000" w:themeColor="text1"/>
          <w:lang w:val="en-US"/>
        </w:rPr>
        <w:t>et al.</w:t>
      </w:r>
      <w:r w:rsidR="00D730A9" w:rsidRPr="00D730A9">
        <w:rPr>
          <w:noProof/>
          <w:color w:val="000000" w:themeColor="text1"/>
          <w:lang w:val="en-US"/>
        </w:rPr>
        <w:t xml:space="preserve"> 2019)</w:t>
      </w:r>
      <w:r w:rsidR="006E1466" w:rsidRPr="002D74E7">
        <w:rPr>
          <w:color w:val="000000" w:themeColor="text1"/>
          <w:lang w:val="en-US"/>
        </w:rPr>
        <w:fldChar w:fldCharType="end"/>
      </w:r>
      <w:r w:rsidR="00E778E5" w:rsidRPr="002D74E7">
        <w:rPr>
          <w:color w:val="000000" w:themeColor="text1"/>
          <w:lang w:val="en-US"/>
        </w:rPr>
        <w:t>, or soil microb</w:t>
      </w:r>
      <w:r w:rsidR="001870A4">
        <w:rPr>
          <w:color w:val="000000" w:themeColor="text1"/>
          <w:lang w:val="en-US"/>
        </w:rPr>
        <w:t>es</w:t>
      </w:r>
      <w:r w:rsidR="00E778E5" w:rsidRPr="002D74E7">
        <w:rPr>
          <w:color w:val="000000" w:themeColor="text1"/>
          <w:lang w:val="en-US"/>
        </w:rPr>
        <w:t xml:space="preserve"> </w:t>
      </w:r>
      <w:r w:rsidR="006E1466" w:rsidRPr="002D74E7">
        <w:rPr>
          <w:color w:val="000000" w:themeColor="text1"/>
          <w:lang w:val="en-US"/>
        </w:rPr>
        <w:fldChar w:fldCharType="begin" w:fldLock="1"/>
      </w:r>
      <w:r w:rsidR="002B1DBC">
        <w:rPr>
          <w:color w:val="000000" w:themeColor="text1"/>
          <w:lang w:val="en-US"/>
        </w:rPr>
        <w:instrText>ADDIN CSL_CITATION {"citationItems":[{"id":"ITEM-1","itemData":{"DOI":"10.1016/j.pedobi.2019.150575","ISSN":"00314056","abstract":"Inorganic fertilizers have been reported to have effects on both microbial activities and soil microbial community structure. However, the published results are often contradictory. To overcome short-term fluctuations in microbial parameters it is necessary to study their changes over the long term. We investigated the impact of a 40-y inorganic fertilization of a grassland field on selected soil microbial enzymatic activities and on the composition of bacterial and fungal communities, assessed by terminal restriction fragment length polymorphism (T-RFLP). The following fertilizer treatments were compared: C (control, no fertilization), PK (phosphorus and potassium) fertilizer, 80N (lower nitrogen plus PK fertilizer) and 160 N (higher nitrogen plus PK fertilizer). The field trial also included a NF treatment where fertilization with high nitrogen doses was terminated after 20 y, and the subsequent 20 y were under a non-fertilization regime. Except for arylsulfatase, addition of PK was not sufficient intervention to influence enzyme activities. On the contrary, we observed a significant increase in cellobiosidase, phosphomonoesterase, and β-glucosidase activity in soils fertilized with N, although there was no difference in the enzyme activities between the 80N and 160N treatments. The activities of these enzymes in soils under NF treatment returned to the values of the control soils. Decreased activity of arylsulfatase was detected in treatments with fertilization compared to the control treatment. The shifts in the enzyme activities were accompanied by changes in the composition of whole bacterial and fungal communities, which was also affected by the long-term fertilization. Community composition in fertilized soils clearly differed from the control soils. Contrary to bacteria, 20 y following the cessation of fertilization in the NF treatment was not enough time for complete recovery of the fungal community to that observed in the control treatment. Our findings suggested that soil bacteria are more resilient to chemical fertilization disturbances than fungi.","author":[{"dropping-particle":"","family":"Čuhel","given":"Jiří","non-dropping-particle":"","parse-names":false,"suffix":""},{"dropping-particle":"","family":"Malý","given":"Stanislav","non-dropping-particle":"","parse-names":false,"suffix":""},{"dropping-particle":"","family":"Královec","given":"Josef","non-dropping-particle":"","parse-names":false,"suffix":""}],"container-title":"Pedobiologia","id":"ITEM-1","issue":"August","issued":{"date-parts":[["2019"]]},"page":"150575","publisher":"Elsevier","title":"Shifts and recovery of soil microbial communities in a 40-year field trial under mineral fertilization","type":"article-journal","volume":"77"},"uris":["http://www.mendeley.com/documents/?uuid=5db62315-01d3-4901-89e5-1ab802600325"]},{"id":"ITEM-2","itemData":{"DOI":"10.1038/nclimate1368","ISSN":"1758678X","abstract":"Soils deliver several ecosystem services including carbon sequestration and nutrient cycling, which are of central importance to climate mitigation and sustainable food production. Soil biota play an important role in carbon and nitrogen cycling, and, although the effects of land use on soil food webs are well documented, the consequences for their resistance and resilience to climate change are not known. We compared the resistance and resilience to drought-which is predicted to increase under climate change-of soil food webs of two common land-use systems: intensively managed wheat with a bacterial-based soil food web and extensively managed grassland with a fungal-based soil food web. We found that the fungal-based food web, and the processes of C and N loss it governs, of grassland soil was more resistant, although not resilient, and better able to adapt to drought than the bacterial-based food web of wheat soil. Structural equation modelling revealed that fungal-based soil food webs and greater microbial evenness mitigated C and N loss. Our findings show that land use strongly affects the resistance and resilience of soil food webs to climate change, and that extensively managed grassland promotes more resistant, and adaptable, fungal-based soil food webs. © 2012 Macmillan Publishers Limited. All rights reserved.","author":[{"dropping-particle":"","family":"Vries","given":"Franciska T.","non-dropping-particle":"De","parse-names":false,"suffix":""},{"dropping-particle":"","family":"Liiri","given":"Mira E.","non-dropping-particle":"","parse-names":false,"suffix":""},{"dropping-particle":"","family":"Bjørnlund","given":"Lisa","non-dropping-particle":"","parse-names":false,"suffix":""},{"dropping-particle":"","family":"Bowker","given":"Matthew A.","non-dropping-particle":"","parse-names":false,"suffix":""},{"dropping-particle":"","family":"Christensen","given":"Søren","non-dropping-particle":"","parse-names":false,"suffix":""},{"dropping-particle":"","family":"Setälä","given":"Heikki M.","non-dropping-particle":"","parse-names":false,"suffix":""},{"dropping-particle":"","family":"Bardgett","given":"Richard D.","non-dropping-particle":"","parse-names":false,"suffix":""}],"container-title":"Nature Climate Change","id":"ITEM-2","issue":"4","issued":{"date-parts":[["2012"]]},"page":"276-280","publisher":"Nature Publishing Group","title":"Land use alters the resistance and resilience of soil food webs to drought","type":"article-journal","volume":"2"},"uris":["http://www.mendeley.com/documents/?uuid=3cb252d5-01a6-432e-9d03-0acf40b6bb14"]},{"id":"ITEM-3","itemData":{"DOI":"10.3389/fmicb.2013.00163","ISSN":"1664302X","abstract":"Climate warming is likely to increase the frequency and severity of forest disturbances, with uncertain consequences for soil microbial communities and their contribution to ecosystem C dynamics. To address this uncertainty, we conducted a meta-analysis of 139 published soil microbial responses to forest disturbances. These disturbances included abiotic (fire, harvesting, storm) and biotic (insect, pathogen) disturbances. We hypothesized that soil microbial biomass would decline following forest disturbances, but that abiotic disturbances would elicit greater reductions in microbial biomass than biotic disturbances. In support of this hypothesis, across all published studies, disturbances reduced soil microbial biomass by an average of 29.4%. However, microbial responses differed between abiotic and biotic disturbances. Microbial responses were significantly negative following fires, harvest, and storms (48.7, 19.1, and 41.7% reductions in microbial biomass, respectively). In contrast, changes in soil microbial biomass following insect infestation and pathogen-induced tree mortality were non-significant, although biotic disturbances were poorly represented in the literature. When measured separately, fungal and bacterial responses to disturbances mirrored the response of the microbial community as a whole. Changes in microbial abundance following disturbance were significantly positively correlated with changes in microbial respiration. We propose that the differential effect of abiotic and biotic disturbances on microbial biomass may be attributable to differences in soil disruption and organic C removal from forests among disturbance types. Altogether, these results suggest that abiotic forest disturbances may significantly decrease soil microbial abundance, with corresponding consequences for microbial respiration. Further studies are needed on the effect of biotic disturbances on forest soil microbial communities and soil C dynamics. © 2013 Holden and Treseder.","author":[{"dropping-particle":"","family":"Holden","given":"Sandra R.","non-dropping-particle":"","parse-names":false,"suffix":""},{"dropping-particle":"","family":"Treseder","given":"Kathleen K.","non-dropping-particle":"","parse-names":false,"suffix":""}],"container-title":"Frontiers in Microbiology","id":"ITEM-3","issue":"JUN","issued":{"date-parts":[["2013"]]},"note":"resistance","page":"1-17","title":"A meta-analysis of soil microbial biomass responses to forest disturbances","type":"article-journal","volume":"4"},"uris":["http://www.mendeley.com/documents/?uuid=444a5506-09e6-49da-8cc0-1f92b4146958"]}],"mendeley":{"formattedCitation":"(De Vries &lt;i&gt;et al.&lt;/i&gt; 2012; Holden &amp; Treseder 2013; Čuhel &lt;i&gt;et al.&lt;/i&gt; 2019)","plainTextFormattedCitation":"(De Vries et al. 2012; Holden &amp; Treseder 2013; Čuhel et al. 2019)","previouslyFormattedCitation":"(De Vries &lt;i&gt;et al.&lt;/i&gt; 2012; Holden &amp; Treseder 2013; Čuhel &lt;i&gt;et al.&lt;/i&gt; 2019)"},"properties":{"noteIndex":0},"schema":"https://github.com/citation-style-language/schema/raw/master/csl-citation.json"}</w:instrText>
      </w:r>
      <w:r w:rsidR="006E1466" w:rsidRPr="002D74E7">
        <w:rPr>
          <w:color w:val="000000" w:themeColor="text1"/>
          <w:lang w:val="en-US"/>
        </w:rPr>
        <w:fldChar w:fldCharType="separate"/>
      </w:r>
      <w:r w:rsidR="00D730A9" w:rsidRPr="00D730A9">
        <w:rPr>
          <w:noProof/>
          <w:color w:val="000000" w:themeColor="text1"/>
          <w:lang w:val="en-US"/>
        </w:rPr>
        <w:t xml:space="preserve">(De Vries </w:t>
      </w:r>
      <w:r w:rsidR="00D730A9" w:rsidRPr="00D730A9">
        <w:rPr>
          <w:i/>
          <w:noProof/>
          <w:color w:val="000000" w:themeColor="text1"/>
          <w:lang w:val="en-US"/>
        </w:rPr>
        <w:t>et al.</w:t>
      </w:r>
      <w:r w:rsidR="00D730A9" w:rsidRPr="00D730A9">
        <w:rPr>
          <w:noProof/>
          <w:color w:val="000000" w:themeColor="text1"/>
          <w:lang w:val="en-US"/>
        </w:rPr>
        <w:t xml:space="preserve"> 2012; Holden &amp; Treseder 2013; Čuhel </w:t>
      </w:r>
      <w:r w:rsidR="00D730A9" w:rsidRPr="00D730A9">
        <w:rPr>
          <w:i/>
          <w:noProof/>
          <w:color w:val="000000" w:themeColor="text1"/>
          <w:lang w:val="en-US"/>
        </w:rPr>
        <w:t>et al.</w:t>
      </w:r>
      <w:r w:rsidR="00D730A9" w:rsidRPr="00D730A9">
        <w:rPr>
          <w:noProof/>
          <w:color w:val="000000" w:themeColor="text1"/>
          <w:lang w:val="en-US"/>
        </w:rPr>
        <w:t xml:space="preserve"> 2019)</w:t>
      </w:r>
      <w:r w:rsidR="006E1466" w:rsidRPr="002D74E7">
        <w:rPr>
          <w:color w:val="000000" w:themeColor="text1"/>
          <w:lang w:val="en-US"/>
        </w:rPr>
        <w:fldChar w:fldCharType="end"/>
      </w:r>
      <w:r w:rsidR="00E778E5" w:rsidRPr="002D74E7">
        <w:rPr>
          <w:color w:val="000000" w:themeColor="text1"/>
          <w:lang w:val="en-US"/>
        </w:rPr>
        <w:t>.</w:t>
      </w:r>
      <w:r w:rsidR="00AD3CC4" w:rsidRPr="002D74E7">
        <w:rPr>
          <w:color w:val="000000" w:themeColor="text1"/>
          <w:lang w:val="en-US"/>
        </w:rPr>
        <w:t xml:space="preserve"> </w:t>
      </w:r>
      <w:r w:rsidR="00911031">
        <w:rPr>
          <w:color w:val="000000" w:themeColor="text1"/>
          <w:lang w:val="en-US"/>
        </w:rPr>
        <w:t>Likewise, s</w:t>
      </w:r>
      <w:r w:rsidR="00C65FF2" w:rsidRPr="002D74E7">
        <w:rPr>
          <w:color w:val="000000" w:themeColor="text1"/>
          <w:lang w:val="en-US"/>
        </w:rPr>
        <w:t xml:space="preserve">tability is multi-dimensional and can be quantified using many different metrics </w:t>
      </w:r>
      <w:r w:rsidR="00C65FF2" w:rsidRPr="002D74E7">
        <w:rPr>
          <w:color w:val="000000" w:themeColor="text1"/>
          <w:lang w:val="en-US"/>
        </w:rPr>
        <w:fldChar w:fldCharType="begin" w:fldLock="1"/>
      </w:r>
      <w:r w:rsidR="002B1DBC">
        <w:rPr>
          <w:color w:val="000000" w:themeColor="text1"/>
          <w:lang w:val="en-US"/>
        </w:rPr>
        <w:instrText>ADDIN CSL_CITATION {"citationItems":[{"id":"ITEM-1","itemData":{"DOI":"10.1111/ele.12867","ISSN":"14610248","abstract":"Ecological stability is the central framework to understand an ecosystem's ability to absorb or recover from environmental change. Recent modelling and conceptual work suggests that stability is a multidimensional construct comprising different response aspects. Using two freshwater mesocosm experiments as case studies, we show how the response to single perturbations can be decomposed in different stability aspects (resistance, resilience, recovery, temporal stability) for both ecosystem functions and community composition. We find that extended community recovery is tightly connected to a nearly complete recovery of the function (biomass production), whereas systems with incomplete recovery of the species composition ranged widely in their biomass compared to controls. Moreover, recovery was most complete when either resistance or resilience was high, the latter associated with low temporal stability around the recovery trend. In summary, no single aspect of stability was sufficient to reflect the overall stability of the system.","author":[{"dropping-particle":"","family":"Hillebrand","given":"Helmut","non-dropping-particle":"","parse-names":false,"suffix":""},{"dropping-particle":"","family":"Langenheder","given":"Silke","non-dropping-particle":"","parse-names":false,"suffix":""},{"dropping-particle":"","family":"Lebret","given":"Karen","non-dropping-particle":"","parse-names":false,"suffix":""},{"dropping-particle":"","family":"Lindström","given":"Eva","non-dropping-particle":"","parse-names":false,"suffix":""},{"dropping-particle":"","family":"Östman","given":"Örjan","non-dropping-particle":"","parse-names":false,"suffix":""},{"dropping-particle":"","family":"Striebel","given":"Maren","non-dropping-particle":"","parse-names":false,"suffix":""}],"container-title":"Ecology Letters","id":"ITEM-1","issue":"1","issued":{"date-parts":[["2018"]]},"note":"PREVIOUSLY: this was &amp;quot;hillebrand2018&amp;quot;, I renamed it to &amp;quot;hillebrand2018b&amp;quot; on 21st of january to avoid mixup","page":"21-30","title":"Decomposing multiple dimensions of stability in global change experiments","type":"article-journal","volume":"21"},"uris":["http://www.mendeley.com/documents/?uuid=64e55a5c-4b9e-4149-8c04-324c43e48466"]},{"id":"ITEM-2","itemData":{"PMID":"1018","abstract":"Early studies suggested that simple ecosystems were less stable than complex ones, but later studies came to the opposite conclusion. Confusion arose because of the many different meanings of ‘complexity’ and ‘stability’. Most of the possible questions about the relationship between stability–complexity have not been asked. Those that have yield a variety of answers.","author":[{"dropping-particle":"","family":"Pimm","given":"Stuart L.","non-dropping-particle":"","parse-names":false,"suffix":""}],"container-title":"Nature","id":"ITEM-2","issue":"6021","issued":{"date-parts":[["1984"]]},"page":"635-636","title":"The complexity and stability of ecosystems","type":"article-journal","volume":"315"},"uris":["http://www.mendeley.com/documents/?uuid=4dfd58b1-2aa5-4a11-bc23-dcc596c6d679"]}],"mendeley":{"formattedCitation":"(Pimm 1984; Hillebrand &lt;i&gt;et al.&lt;/i&gt; 2018)","plainTextFormattedCitation":"(Pimm 1984; Hillebrand et al. 2018)","previouslyFormattedCitation":"(Pimm 1984; Hillebrand &lt;i&gt;et al.&lt;/i&gt; 2018)"},"properties":{"noteIndex":0},"schema":"https://github.com/citation-style-language/schema/raw/master/csl-citation.json"}</w:instrText>
      </w:r>
      <w:r w:rsidR="00C65FF2" w:rsidRPr="002D74E7">
        <w:rPr>
          <w:color w:val="000000" w:themeColor="text1"/>
          <w:lang w:val="en-US"/>
        </w:rPr>
        <w:fldChar w:fldCharType="separate"/>
      </w:r>
      <w:r w:rsidR="00D730A9" w:rsidRPr="00D730A9">
        <w:rPr>
          <w:noProof/>
          <w:color w:val="000000" w:themeColor="text1"/>
          <w:lang w:val="en-US"/>
        </w:rPr>
        <w:t xml:space="preserve">(Pimm 1984; Hillebrand </w:t>
      </w:r>
      <w:r w:rsidR="00D730A9" w:rsidRPr="00D730A9">
        <w:rPr>
          <w:i/>
          <w:noProof/>
          <w:color w:val="000000" w:themeColor="text1"/>
          <w:lang w:val="en-US"/>
        </w:rPr>
        <w:t>et al.</w:t>
      </w:r>
      <w:r w:rsidR="00D730A9" w:rsidRPr="00D730A9">
        <w:rPr>
          <w:noProof/>
          <w:color w:val="000000" w:themeColor="text1"/>
          <w:lang w:val="en-US"/>
        </w:rPr>
        <w:t xml:space="preserve"> 2018)</w:t>
      </w:r>
      <w:r w:rsidR="00C65FF2" w:rsidRPr="002D74E7">
        <w:rPr>
          <w:color w:val="000000" w:themeColor="text1"/>
          <w:lang w:val="en-US"/>
        </w:rPr>
        <w:fldChar w:fldCharType="end"/>
      </w:r>
      <w:r w:rsidR="00911031">
        <w:rPr>
          <w:color w:val="000000" w:themeColor="text1"/>
          <w:lang w:val="en-US"/>
        </w:rPr>
        <w:t xml:space="preserve"> (see Box 1) which</w:t>
      </w:r>
      <w:r w:rsidR="00042FF4">
        <w:rPr>
          <w:color w:val="000000" w:themeColor="text1"/>
          <w:lang w:val="en-US"/>
        </w:rPr>
        <w:t xml:space="preserve"> </w:t>
      </w:r>
      <w:r w:rsidR="00C65FF2" w:rsidRPr="002D74E7">
        <w:rPr>
          <w:color w:val="000000" w:themeColor="text1"/>
          <w:lang w:val="en-US"/>
        </w:rPr>
        <w:t xml:space="preserve">can </w:t>
      </w:r>
      <w:r w:rsidR="00911031">
        <w:rPr>
          <w:color w:val="000000" w:themeColor="text1"/>
          <w:lang w:val="en-US"/>
        </w:rPr>
        <w:t xml:space="preserve">sometimes </w:t>
      </w:r>
      <w:r w:rsidR="00C65FF2" w:rsidRPr="002D74E7">
        <w:rPr>
          <w:color w:val="000000" w:themeColor="text1"/>
          <w:lang w:val="en-US"/>
        </w:rPr>
        <w:t xml:space="preserve">show contrasting trends </w:t>
      </w:r>
      <w:r w:rsidR="00C65FF2" w:rsidRPr="002D74E7">
        <w:rPr>
          <w:color w:val="000000" w:themeColor="text1"/>
          <w:lang w:val="en-US"/>
        </w:rPr>
        <w:fldChar w:fldCharType="begin" w:fldLock="1"/>
      </w:r>
      <w:r w:rsidR="002B1DBC">
        <w:rPr>
          <w:color w:val="000000" w:themeColor="text1"/>
          <w:lang w:val="en-US"/>
        </w:rPr>
        <w:instrText>ADDIN CSL_CITATION {"citationItems":[{"id":"ITEM-1","itemData":{"DOI":"10.1073/pnas.1904470116","author":[{"dropping-particle":"","family":"Domínguez-García","given":"Virginia","non-dropping-particle":"","parse-names":false,"suffix":""},{"dropping-particle":"","family":"Dakos","given":"Vasilis","non-dropping-particle":"","parse-names":false,"suffix":""},{"dropping-particle":"","family":"Kéfi","given":"Sonia","non-dropping-particle":"","parse-names":false,"suffix":""}],"container-title":"Proceedings of the National Academy of Sciences","id":"ITEM-1","issue":"1904470116","issued":{"date-parts":[["2019"]]},"page":"1-7","title":"Unveiling dimensions of stability in complex ecological networks","type":"article-journal"},"uris":["http://www.mendeley.com/documents/?uuid=3ec89f14-458a-4eda-ab64-736be195998f"]}],"mendeley":{"formattedCitation":"(Domínguez-García &lt;i&gt;et al.&lt;/i&gt; 2019)","plainTextFormattedCitation":"(Domínguez-García et al. 2019)","previouslyFormattedCitation":"(Domínguez-García &lt;i&gt;et al.&lt;/i&gt; 2019)"},"properties":{"noteIndex":0},"schema":"https://github.com/citation-style-language/schema/raw/master/csl-citation.json"}</w:instrText>
      </w:r>
      <w:r w:rsidR="00C65FF2" w:rsidRPr="002D74E7">
        <w:rPr>
          <w:color w:val="000000" w:themeColor="text1"/>
          <w:lang w:val="en-US"/>
        </w:rPr>
        <w:fldChar w:fldCharType="separate"/>
      </w:r>
      <w:r w:rsidR="00D730A9" w:rsidRPr="00D730A9">
        <w:rPr>
          <w:noProof/>
          <w:color w:val="000000" w:themeColor="text1"/>
          <w:lang w:val="en-US"/>
        </w:rPr>
        <w:t xml:space="preserve">(Domínguez-García </w:t>
      </w:r>
      <w:r w:rsidR="00D730A9" w:rsidRPr="00D730A9">
        <w:rPr>
          <w:i/>
          <w:noProof/>
          <w:color w:val="000000" w:themeColor="text1"/>
          <w:lang w:val="en-US"/>
        </w:rPr>
        <w:t>et al.</w:t>
      </w:r>
      <w:r w:rsidR="00D730A9" w:rsidRPr="00D730A9">
        <w:rPr>
          <w:noProof/>
          <w:color w:val="000000" w:themeColor="text1"/>
          <w:lang w:val="en-US"/>
        </w:rPr>
        <w:t xml:space="preserve"> 2019)</w:t>
      </w:r>
      <w:r w:rsidR="00C65FF2" w:rsidRPr="002D74E7">
        <w:rPr>
          <w:color w:val="000000" w:themeColor="text1"/>
          <w:lang w:val="en-US"/>
        </w:rPr>
        <w:fldChar w:fldCharType="end"/>
      </w:r>
      <w:r w:rsidR="00911031">
        <w:rPr>
          <w:color w:val="000000" w:themeColor="text1"/>
          <w:lang w:val="en-US"/>
        </w:rPr>
        <w:t>.</w:t>
      </w:r>
      <w:r w:rsidR="008F01E2">
        <w:rPr>
          <w:color w:val="000000" w:themeColor="text1"/>
          <w:lang w:val="en-US"/>
        </w:rPr>
        <w:t xml:space="preserve"> </w:t>
      </w:r>
      <w:r w:rsidR="00042FF4" w:rsidRPr="004B4B16">
        <w:rPr>
          <w:color w:val="000000" w:themeColor="text1"/>
          <w:lang w:val="en-US"/>
        </w:rPr>
        <w:t>For example</w:t>
      </w:r>
      <w:r w:rsidR="00184391" w:rsidRPr="004B4B16">
        <w:rPr>
          <w:color w:val="000000" w:themeColor="text1"/>
          <w:lang w:val="en-US"/>
        </w:rPr>
        <w:t xml:space="preserve">, the heathland shrub </w:t>
      </w:r>
      <w:proofErr w:type="spellStart"/>
      <w:r w:rsidR="00184391" w:rsidRPr="004B4B16">
        <w:rPr>
          <w:i/>
          <w:color w:val="000000" w:themeColor="text1"/>
          <w:lang w:val="en-US"/>
        </w:rPr>
        <w:t>Calluna</w:t>
      </w:r>
      <w:proofErr w:type="spellEnd"/>
      <w:r w:rsidR="00184391" w:rsidRPr="004B4B16">
        <w:rPr>
          <w:i/>
          <w:color w:val="000000" w:themeColor="text1"/>
          <w:lang w:val="en-US"/>
        </w:rPr>
        <w:t xml:space="preserve"> vulgaris</w:t>
      </w:r>
      <w:r w:rsidR="00184391" w:rsidRPr="004B4B16">
        <w:rPr>
          <w:color w:val="000000" w:themeColor="text1"/>
          <w:lang w:val="en-US"/>
        </w:rPr>
        <w:t xml:space="preserve"> </w:t>
      </w:r>
      <w:r w:rsidR="004B4B16" w:rsidRPr="004B4B16">
        <w:rPr>
          <w:color w:val="000000" w:themeColor="text1"/>
          <w:lang w:val="en-US"/>
        </w:rPr>
        <w:t>re-</w:t>
      </w:r>
      <w:r w:rsidR="004B4B16" w:rsidRPr="004B4B16">
        <w:rPr>
          <w:color w:val="000000" w:themeColor="text1"/>
          <w:lang w:val="en-US"/>
        </w:rPr>
        <w:lastRenderedPageBreak/>
        <w:t>sprouts vigorously after burning (i.e. high resilience)</w:t>
      </w:r>
      <w:r w:rsidR="004B4B16">
        <w:rPr>
          <w:color w:val="000000" w:themeColor="text1"/>
          <w:lang w:val="en-US"/>
        </w:rPr>
        <w:t xml:space="preserve">, but it </w:t>
      </w:r>
      <w:r w:rsidR="00184391" w:rsidRPr="004B4B16">
        <w:rPr>
          <w:color w:val="000000" w:themeColor="text1"/>
          <w:lang w:val="en-US"/>
        </w:rPr>
        <w:t>is highly flammable (i.e. low resistance).</w:t>
      </w:r>
    </w:p>
    <w:p w14:paraId="489C738F" w14:textId="453B995B" w:rsidR="007F6C20" w:rsidRDefault="007F6C20" w:rsidP="007F6C20">
      <w:pPr>
        <w:rPr>
          <w:color w:val="000000" w:themeColor="text1"/>
          <w:lang w:val="en-US"/>
        </w:rPr>
      </w:pPr>
    </w:p>
    <w:p w14:paraId="5970D4B5" w14:textId="417CDE2A" w:rsidR="00D95022" w:rsidRDefault="005D1D62" w:rsidP="00A1634D">
      <w:pPr>
        <w:rPr>
          <w:color w:val="000000" w:themeColor="text1"/>
          <w:lang w:val="en-US"/>
        </w:rPr>
      </w:pPr>
      <w:r>
        <w:rPr>
          <w:color w:val="000000" w:themeColor="text1"/>
          <w:lang w:val="en-US"/>
        </w:rPr>
        <w:t xml:space="preserve">Even though differences in stability among </w:t>
      </w:r>
      <w:ins w:id="35" w:author="Andrea Mentges" w:date="2020-09-08T09:56:00Z">
        <w:r w:rsidR="00ED5BD2">
          <w:rPr>
            <w:color w:val="000000" w:themeColor="text1"/>
            <w:lang w:val="en-US"/>
          </w:rPr>
          <w:t xml:space="preserve">populations, </w:t>
        </w:r>
      </w:ins>
      <w:r>
        <w:rPr>
          <w:color w:val="000000" w:themeColor="text1"/>
          <w:lang w:val="en-US"/>
        </w:rPr>
        <w:t>communities</w:t>
      </w:r>
      <w:ins w:id="36" w:author="Andrea Mentges" w:date="2020-09-08T09:56:00Z">
        <w:r w:rsidR="00ED5BD2">
          <w:rPr>
            <w:color w:val="000000" w:themeColor="text1"/>
            <w:lang w:val="en-US"/>
          </w:rPr>
          <w:t>,</w:t>
        </w:r>
      </w:ins>
      <w:r>
        <w:rPr>
          <w:color w:val="000000" w:themeColor="text1"/>
          <w:lang w:val="en-US"/>
        </w:rPr>
        <w:t xml:space="preserve"> and ecosystems is often implicated, o</w:t>
      </w:r>
      <w:r w:rsidR="007F6C20">
        <w:rPr>
          <w:color w:val="000000" w:themeColor="text1"/>
          <w:lang w:val="en-US"/>
        </w:rPr>
        <w:t>nly a f</w:t>
      </w:r>
      <w:r w:rsidR="007F6C20" w:rsidRPr="002D74E7">
        <w:rPr>
          <w:color w:val="000000" w:themeColor="text1"/>
          <w:lang w:val="en-US"/>
        </w:rPr>
        <w:t>ew studies have explicitly compare</w:t>
      </w:r>
      <w:r>
        <w:rPr>
          <w:color w:val="000000" w:themeColor="text1"/>
          <w:lang w:val="en-US"/>
        </w:rPr>
        <w:t>d</w:t>
      </w:r>
      <w:r w:rsidR="007F6C20" w:rsidRPr="002D74E7">
        <w:rPr>
          <w:color w:val="000000" w:themeColor="text1"/>
          <w:lang w:val="en-US"/>
        </w:rPr>
        <w:t xml:space="preserve"> stability across ecosystems </w:t>
      </w:r>
      <w:r w:rsidR="007F6C20" w:rsidRPr="002D74E7">
        <w:rPr>
          <w:color w:val="000000" w:themeColor="text1"/>
          <w:lang w:val="en-US"/>
        </w:rPr>
        <w:fldChar w:fldCharType="begin" w:fldLock="1"/>
      </w:r>
      <w:r w:rsidR="002B1DBC">
        <w:rPr>
          <w:color w:val="000000" w:themeColor="text1"/>
          <w:lang w:val="en-US"/>
        </w:rPr>
        <w:instrText>ADDIN CSL_CITATION {"citationItems":[{"id":"ITEM-1","itemData":{"DOI":"10.1371/journal.pone.0005653","ISSN":"19326203","abstract":"Background: Recent reports on the state of the global environment provide evidence that humankind is inflicting great damage to the very ecosystems that support human livelihoods. The reports further predict that ecosystems will take centuries to recover from damages if they recover at all. Accordingly, there is despair that we are passing on a legacy of irreparable damage to future generations which is entirely inconsistent with principles of sustainability. Methodology/Principal Findings: We tested the prediction of irreparable harm using a synthesis of recovery times compiled from 240 independent studies reported in the scientific literature. We provide startling evidence that most ecosystems globally can, given human will, recover from very major perturbations on timescales of decades to half-centuries. Significance/Conclusions: Accordingly, we find much hope that humankind can transition to more sustainable use of ecosystems. © 2009 Jones, Schmitz.","author":[{"dropping-particle":"","family":"Jones","given":"Holly P.","non-dropping-particle":"","parse-names":false,"suffix":""},{"dropping-particle":"","family":"Schmitz","given":"Oswald J.","non-dropping-particle":"","parse-names":false,"suffix":""}],"container-title":"PLoS ONE","id":"ITEM-1","issue":"5","issued":{"date-parts":[["2009"]]},"title":"Rapid recovery of damaged ecosystems","type":"article-journal","volume":"4"},"uris":["http://www.mendeley.com/documents/?uuid=254d5ae0-987c-4f44-ba73-5322dc30507d"]},{"id":"ITEM-2","itemData":{"DOI":"10.1111/ele.12867","ISSN":"14610248","abstract":"Ecological stability is the central framework to understand an ecosystem's ability to absorb or recover from environmental change. Recent modelling and conceptual work suggests that stability is a multidimensional construct comprising different response aspects. Using two freshwater mesocosm experiments as case studies, we show how the response to single perturbations can be decomposed in different stability aspects (resistance, resilience, recovery, temporal stability) for both ecosystem functions and community composition. We find that extended community recovery is tightly connected to a nearly complete recovery of the function (biomass production), whereas systems with incomplete recovery of the species composition ranged widely in their biomass compared to controls. Moreover, recovery was most complete when either resistance or resilience was high, the latter associated with low temporal stability around the recovery trend. In summary, no single aspect of stability was sufficient to reflect the overall stability of the system.","author":[{"dropping-particle":"","family":"Hillebrand","given":"Helmut","non-dropping-particle":"","parse-names":false,"suffix":""},{"dropping-particle":"","family":"Langenheder","given":"Silke","non-dropping-particle":"","parse-names":false,"suffix":""},{"dropping-particle":"","family":"Lebret","given":"Karen","non-dropping-particle":"","parse-names":false,"suffix":""},{"dropping-particle":"","family":"Lindström","given":"Eva","non-dropping-particle":"","parse-names":false,"suffix":""},{"dropping-particle":"","family":"Östman","given":"Örjan","non-dropping-particle":"","parse-names":false,"suffix":""},{"dropping-particle":"","family":"Striebel","given":"Maren","non-dropping-particle":"","parse-names":false,"suffix":""}],"container-title":"Ecology Letters","id":"ITEM-2","issue":"1","issued":{"date-parts":[["2018"]]},"note":"PREVIOUSLY: this was &amp;quot;hillebrand2018&amp;quot;, I renamed it to &amp;quot;hillebrand2018b&amp;quot; on 21st of january to avoid mixup","page":"21-30","title":"Decomposing multiple dimensions of stability in global change experiments","type":"article-journal","volume":"21"},"uris":["http://www.mendeley.com/documents/?uuid=64e55a5c-4b9e-4149-8c04-324c43e48466"]},{"id":"ITEM-3","itemData":{"DOI":"10.1111/ele.13457","ISSN":"14610248","abstract":"Most ecosystems are affected by anthropogenic or natural pulse disturbances, which alter the community composition and functioning for a limited period of time. Whether and how quickly communities recover from such pulses is central to our understanding of biodiversity dynamics and ecosystem organisation, but also to nature conservation and management. Here, we present a meta-analysis of 508 (semi-)natural field experiments globally distributed across marine, terrestrial and freshwater ecosystems. We found recovery to be significant yet incomplete. At the end of the experiments, disturbed treatments resembled controls again when considering abundance (94%), biomass (82%), and univariate diversity measures (88%). Most disturbed treatments did not further depart from control after the pulse, indicating that few studies showed novel trajectories induced by the pulse. Only multivariate community composition on average showed little recovery: disturbed species composition remained dissimilar to the control throughout most experiments. Still, when experiments revealed a higher compositional stability, they tended to also show higher functional stability. Recovery was more complete when systems had high resistance, whereas resilience and resistance were negatively correlated. The overall results were highly consistent across studies, but significant differences between ecosystems and organism groups appeared. Future research on disturbances should aim to understand these differences, but also fill obvious gaps in the empirical assessments for regions (especially the tropics), ecosystems and organisms. In summary, we provide general evidence that (semi-)natural communities can recover from pulse disturbances, but compositional aspects are more vulnerable to long-lasting effects of pulse disturbance than the emergent functions associated to them.","author":[{"dropping-particle":"","family":"Hillebrand","given":"Helmut","non-dropping-particle":"","parse-names":false,"suffix":""},{"dropping-particle":"","family":"Kunze","given":"Charlotte","non-dropping-particle":"","parse-names":false,"suffix":""}],"container-title":"Ecology Letters","id":"ITEM-3","issue":"3","issued":{"date-parts":[["2020"]]},"page":"575-585","title":"Meta-analysis on pulse disturbances reveals differences in functional and compositional recovery across ecosystems","type":"article-journal","volume":"23"},"uris":["http://www.mendeley.com/documents/?uuid=ba60d7fa-ca7d-4cfd-968b-2b12a1044b18"]},{"id":"ITEM-4","itemData":{"DOI":"10.1111/gcb.14748","ISSN":"13652486","abstract":"Global increase in drought occurrences threatens the stability of terrestrial ecosystem functioning. Evergreen broadleaf forests (EBFs) keep leaves throughout the year, and therefore could experience higher drought risks than other biomes. However, the recent temporal variability of global vegetation productivity or land carbon sink is mainly driven by non-evergreen ecosystems, such as semiarid grasslands, croplands, and boreal forests. Thus, we hypothesize that EBFs have higher stability than other biomes under the increasingly extreme droughts. Here we use long-term Standardized Precipitation and Evaporation Index (SPEI) data and satellite-derived Enhanced Vegetation Index (EVI) products to quantify the temporal stability (ratio of mean annual EVI to its SD), resistance (ability to maintain its original levels during droughts), and resilience (rate of EVI recovering to pre-drought levels) at biome and global scales. We identified significantly increasing trends of annual drought severity (SPEI range: −0.08 to −1.80), area (areal fraction range: 2%–19%), and duration (month range: 7.9–9.1) in the EBF biome over 2000–2014. However, EBFs showed the highest resistance of EVI to droughts, but no significant differences in resilience of EVI to droughts were found among biomes (forests, grasslands, savannas, and shrublands). Global resistance and resilience of EVI to droughts were largely affected by temperature and solar radiation. These findings suggest that EBFs have higher stability than other biomes despite the greater drought exposure. Thus, the conservation of EBFs is critical for stabilizing global vegetation productivity and land carbon sink under more-intense climate extremes in the future.","author":[{"dropping-particle":"","family":"Huang","given":"Kun","non-dropping-particle":"","parse-names":false,"suffix":""},{"dropping-particle":"","family":"Xia","given":"Jianyang","non-dropping-particle":"","parse-names":false,"suffix":""}],"container-title":"Global Change Biology","id":"ITEM-4","issue":"10","issued":{"date-parts":[["2019"]]},"page":"3494-3503","title":"High ecosystem stability of evergreen broadleaf forests under severe droughts","type":"article-journal","volume":"25"},"uris":["http://www.mendeley.com/documents/?uuid=706cafcb-c43b-493a-b381-caba8ded329c"]}],"mendeley":{"formattedCitation":"(Jones &amp; Schmitz 2009; Hillebrand &lt;i&gt;et al.&lt;/i&gt; 2018; Huang &amp; Xia 2019; Hillebrand &amp; Kunze 2020)","plainTextFormattedCitation":"(Jones &amp; Schmitz 2009; Hillebrand et al. 2018; Huang &amp; Xia 2019; Hillebrand &amp; Kunze 2020)","previouslyFormattedCitation":"(Jones &amp; Schmitz 2009; Hillebrand &lt;i&gt;et al.&lt;/i&gt; 2018; Huang &amp; Xia 2019; Hillebrand &amp; Kunze 2020)"},"properties":{"noteIndex":0},"schema":"https://github.com/citation-style-language/schema/raw/master/csl-citation.json"}</w:instrText>
      </w:r>
      <w:r w:rsidR="007F6C20" w:rsidRPr="002D74E7">
        <w:rPr>
          <w:color w:val="000000" w:themeColor="text1"/>
          <w:lang w:val="en-US"/>
        </w:rPr>
        <w:fldChar w:fldCharType="separate"/>
      </w:r>
      <w:r w:rsidR="00D730A9" w:rsidRPr="00D730A9">
        <w:rPr>
          <w:noProof/>
          <w:color w:val="000000" w:themeColor="text1"/>
          <w:lang w:val="en-US"/>
        </w:rPr>
        <w:t xml:space="preserve">(Jones &amp; Schmitz 2009; Hillebrand </w:t>
      </w:r>
      <w:r w:rsidR="00D730A9" w:rsidRPr="00D730A9">
        <w:rPr>
          <w:i/>
          <w:noProof/>
          <w:color w:val="000000" w:themeColor="text1"/>
          <w:lang w:val="en-US"/>
        </w:rPr>
        <w:t>et al.</w:t>
      </w:r>
      <w:r w:rsidR="00D730A9" w:rsidRPr="00D730A9">
        <w:rPr>
          <w:noProof/>
          <w:color w:val="000000" w:themeColor="text1"/>
          <w:lang w:val="en-US"/>
        </w:rPr>
        <w:t xml:space="preserve"> 2018; Huang &amp; Xia 2019; Hillebrand &amp; Kunze 2020)</w:t>
      </w:r>
      <w:r w:rsidR="007F6C20" w:rsidRPr="002D74E7">
        <w:rPr>
          <w:color w:val="000000" w:themeColor="text1"/>
          <w:lang w:val="en-US"/>
        </w:rPr>
        <w:fldChar w:fldCharType="end"/>
      </w:r>
      <w:r w:rsidR="007F6C20" w:rsidRPr="00042FF4">
        <w:rPr>
          <w:color w:val="000000" w:themeColor="text1"/>
          <w:lang w:val="en-US"/>
        </w:rPr>
        <w:t xml:space="preserve">. </w:t>
      </w:r>
      <w:r w:rsidR="007F6C20" w:rsidRPr="002D74E7">
        <w:rPr>
          <w:color w:val="000000" w:themeColor="text1"/>
          <w:lang w:val="en-US"/>
        </w:rPr>
        <w:t>For example, recovery</w:t>
      </w:r>
      <w:r>
        <w:rPr>
          <w:color w:val="000000" w:themeColor="text1"/>
          <w:lang w:val="en-US"/>
        </w:rPr>
        <w:t xml:space="preserve"> appears to be generally</w:t>
      </w:r>
      <w:r w:rsidR="007F6C20" w:rsidRPr="002D74E7">
        <w:rPr>
          <w:color w:val="000000" w:themeColor="text1"/>
          <w:lang w:val="en-US"/>
        </w:rPr>
        <w:t xml:space="preserve"> slower in terrestrial than in aquatic systems </w:t>
      </w:r>
      <w:r w:rsidR="007F6C20" w:rsidRPr="002D74E7">
        <w:rPr>
          <w:color w:val="000000" w:themeColor="text1"/>
          <w:lang w:val="en-US"/>
        </w:rPr>
        <w:fldChar w:fldCharType="begin" w:fldLock="1"/>
      </w:r>
      <w:r w:rsidR="000F7A36">
        <w:rPr>
          <w:color w:val="000000" w:themeColor="text1"/>
          <w:lang w:val="en-US"/>
        </w:rPr>
        <w:instrText>ADDIN CSL_CITATION {"citationItems":[{"id":"ITEM-1","itemData":{"DOI":"10.1371/journal.pone.0005653","ISSN":"19326203","abstract":"Background: Recent reports on the state of the global environment provide evidence that humankind is inflicting great damage to the very ecosystems that support human livelihoods. The reports further predict that ecosystems will take centuries to recover from damages if they recover at all. Accordingly, there is despair that we are passing on a legacy of irreparable damage to future generations which is entirely inconsistent with principles of sustainability. Methodology/Principal Findings: We tested the prediction of irreparable harm using a synthesis of recovery times compiled from 240 independent studies reported in the scientific literature. We provide startling evidence that most ecosystems globally can, given human will, recover from very major perturbations on timescales of decades to half-centuries. Significance/Conclusions: Accordingly, we find much hope that humankind can transition to more sustainable use of ecosystems. © 2009 Jones, Schmitz.","author":[{"dropping-particle":"","family":"Jones","given":"Holly P.","non-dropping-particle":"","parse-names":false,"suffix":""},{"dropping-particle":"","family":"Schmitz","given":"Oswald J.","non-dropping-particle":"","parse-names":false,"suffix":""}],"container-title":"PLoS ONE","id":"ITEM-1","issue":"5","issued":{"date-parts":[["2009"]]},"title":"Rapid recovery of damaged ecosystems","type":"article-journal","volume":"4"},"uris":["http://www.mendeley.com/documents/?uuid=254d5ae0-987c-4f44-ba73-5322dc30507d"]},{"id":"ITEM-2","itemData":{"DOI":"10.1111/ele.13457","ISSN":"14610248","abstract":"Most ecosystems are affected by anthropogenic or natural pulse disturbances, which alter the community composition and functioning for a limited period of time. Whether and how quickly communities recover from such pulses is central to our understanding of biodiversity dynamics and ecosystem organisation, but also to nature conservation and management. Here, we present a meta-analysis of 508 (semi-)natural field experiments globally distributed across marine, terrestrial and freshwater ecosystems. We found recovery to be significant yet incomplete. At the end of the experiments, disturbed treatments resembled controls again when considering abundance (94%), biomass (82%), and univariate diversity measures (88%). Most disturbed treatments did not further depart from control after the pulse, indicating that few studies showed novel trajectories induced by the pulse. Only multivariate community composition on average showed little recovery: disturbed species composition remained dissimilar to the control throughout most experiments. Still, when experiments revealed a higher compositional stability, they tended to also show higher functional stability. Recovery was more complete when systems had high resistance, whereas resilience and resistance were negatively correlated. The overall results were highly consistent across studies, but significant differences between ecosystems and organism groups appeared. Future research on disturbances should aim to understand these differences, but also fill obvious gaps in the empirical assessments for regions (especially the tropics), ecosystems and organisms. In summary, we provide general evidence that (semi-)natural communities can recover from pulse disturbances, but compositional aspects are more vulnerable to long-lasting effects of pulse disturbance than the emergent functions associated to them.","author":[{"dropping-particle":"","family":"Hillebrand","given":"Helmut","non-dropping-particle":"","parse-names":false,"suffix":""},{"dropping-particle":"","family":"Kunze","given":"Charlotte","non-dropping-particle":"","parse-names":false,"suffix":""}],"container-title":"Ecology Letters","id":"ITEM-2","issue":"3","issued":{"date-parts":[["2020"]]},"page":"575-585","title":"Meta-analysis on pulse disturbances reveals differences in functional and compositional recovery across ecosystems","type":"article-journal","volume":"23"},"uris":["http://www.mendeley.com/documents/?uuid=ba60d7fa-ca7d-4cfd-968b-2b12a1044b18"]}],"mendeley":{"formattedCitation":"(Jones &amp; Schmitz 2009; Hillebrand &amp; Kunze 2020)","plainTextFormattedCitation":"(Jones &amp; Schmitz 2009; Hillebrand &amp; Kunze 2020)","previouslyFormattedCitation":"(Jones &amp; Schmitz 2009; Hillebrand &amp; Kunze 2020)"},"properties":{"noteIndex":0},"schema":"https://github.com/citation-style-language/schema/raw/master/csl-citation.json"}</w:instrText>
      </w:r>
      <w:r w:rsidR="007F6C20" w:rsidRPr="002D74E7">
        <w:rPr>
          <w:color w:val="000000" w:themeColor="text1"/>
          <w:lang w:val="en-US"/>
        </w:rPr>
        <w:fldChar w:fldCharType="separate"/>
      </w:r>
      <w:r w:rsidR="000F7A36" w:rsidRPr="000F7A36">
        <w:rPr>
          <w:noProof/>
          <w:color w:val="000000" w:themeColor="text1"/>
          <w:lang w:val="en-US"/>
        </w:rPr>
        <w:t>(Jones &amp; Schmitz 2009; Hillebrand &amp; Kunze 2020)</w:t>
      </w:r>
      <w:r w:rsidR="007F6C20" w:rsidRPr="002D74E7">
        <w:rPr>
          <w:color w:val="000000" w:themeColor="text1"/>
          <w:lang w:val="en-US"/>
        </w:rPr>
        <w:fldChar w:fldCharType="end"/>
      </w:r>
      <w:r>
        <w:rPr>
          <w:color w:val="000000" w:themeColor="text1"/>
          <w:lang w:val="en-US"/>
        </w:rPr>
        <w:t xml:space="preserve"> and</w:t>
      </w:r>
      <w:r w:rsidR="007F6C20" w:rsidRPr="002D74E7">
        <w:rPr>
          <w:color w:val="000000" w:themeColor="text1"/>
          <w:lang w:val="en-US"/>
        </w:rPr>
        <w:t xml:space="preserve"> </w:t>
      </w:r>
      <w:r>
        <w:rPr>
          <w:color w:val="000000" w:themeColor="text1"/>
          <w:lang w:val="en-US"/>
        </w:rPr>
        <w:t>in forested systems than in steppe</w:t>
      </w:r>
      <w:r w:rsidR="007F6C20" w:rsidRPr="002D74E7">
        <w:rPr>
          <w:color w:val="000000" w:themeColor="text1"/>
          <w:lang w:val="en-US"/>
        </w:rPr>
        <w:t xml:space="preserve"> and shrub</w:t>
      </w:r>
      <w:r>
        <w:rPr>
          <w:color w:val="000000" w:themeColor="text1"/>
          <w:lang w:val="en-US"/>
        </w:rPr>
        <w:t>-land</w:t>
      </w:r>
      <w:r w:rsidR="007F6C20" w:rsidRPr="002D74E7">
        <w:rPr>
          <w:color w:val="000000" w:themeColor="text1"/>
          <w:lang w:val="en-US"/>
        </w:rPr>
        <w:t xml:space="preserve"> </w:t>
      </w:r>
      <w:r w:rsidR="007F6C20" w:rsidRPr="002D74E7">
        <w:rPr>
          <w:color w:val="000000" w:themeColor="text1"/>
          <w:lang w:val="en-US"/>
        </w:rPr>
        <w:fldChar w:fldCharType="begin" w:fldLock="1"/>
      </w:r>
      <w:r w:rsidR="002B1DBC">
        <w:rPr>
          <w:color w:val="000000" w:themeColor="text1"/>
          <w:lang w:val="en-US"/>
        </w:rPr>
        <w:instrText>ADDIN CSL_CITATION {"citationItems":[{"id":"ITEM-1","itemData":{"DOI":"10.1016/j.ecolind.2019.05.038","ISSN":"1470160X","abstract":"The unprecedented climate change over the past decades is likely to have ubiquitous and profound impacts on ecosystems. Assessing the vegetation response and ecosystem stability to climate variability is of great importance for developing more sustainable strategies in ecosystem management. Different types of vegetation respond to climate disturbances in various ways and the insurance hypothesis states that biodiversity is able to improve ecosystem stability, so there is a compelling need to further test whether diversity of vegetation composition could increase stability at large scales. In this study, we estimated the response of stability in a comprehensive and accurate metric of the ecosystem to short-term climate anomalies by combining resistance and resilience using an autoregressive modeling method in the Taihang Mountains, an important geographical demarcation line in north China. Our results showed that ecosystem stability differed dramatically with elevations and vegetation types. Mid-elevation zones at the altitude between 500 and 2000 m were particularly stable. However, high-elevation zones (above 2000 m) and low-elevation zones (below 500 m) were comparatively vulnerable. Trade-offs between resistance and resilience were widely observed and stability was largely determined by resilience, especially for ecosystems lied below the elevation of 2000 m. Among all vegetation types, steppes and shrubs were much more stable under climate fluctuations. In contrast, broad-leaf forests had the lowest stability, which was only higher than the cultivated crops. Stability was significantly correlated with the diversity of vegetation composition, a confirmation of insurance effects at large spatial scales. This implies that the vegetation diversity at large spatial scales can enhance the ability of ecosystems to maintain stabilization under climatic fluctuations or recover quickly from climate disturbances.","author":[{"dropping-particle":"","family":"Geng","given":"Shoubao","non-dropping-particle":"","parse-names":false,"suffix":""},{"dropping-particle":"","family":"Shi","given":"Peili","non-dropping-particle":"","parse-names":false,"suffix":""},{"dropping-particle":"","family":"Song","given":"Minghua","non-dropping-particle":"","parse-names":false,"suffix":""},{"dropping-particle":"","family":"Zong","given":"Ning","non-dropping-particle":"","parse-names":false,"suffix":""},{"dropping-particle":"","family":"Zu","given":"Jiaxing","non-dropping-particle":"","parse-names":false,"suffix":""},{"dropping-particle":"","family":"Zhu","given":"Wanrui","non-dropping-particle":"","parse-names":false,"suffix":""}],"container-title":"Ecological Indicators","id":"ITEM-1","issue":"December 2018","issued":{"date-parts":[["2019"]]},"page":"594-603","publisher":"Elsevier","title":"Diversity of vegetation composition enhances ecosystem stability along elevational gradients in the Taihang Mountains, China","type":"article-journal","volume":"104"},"uris":["http://www.mendeley.com/documents/?uuid=67e0766a-469a-4981-9be9-539b3be3057e"]}],"mendeley":{"formattedCitation":"(Geng &lt;i&gt;et al.&lt;/i&gt; 2019)","plainTextFormattedCitation":"(Geng et al. 2019)","previouslyFormattedCitation":"(Geng &lt;i&gt;et al.&lt;/i&gt; 2019)"},"properties":{"noteIndex":0},"schema":"https://github.com/citation-style-language/schema/raw/master/csl-citation.json"}</w:instrText>
      </w:r>
      <w:r w:rsidR="007F6C20" w:rsidRPr="002D74E7">
        <w:rPr>
          <w:color w:val="000000" w:themeColor="text1"/>
          <w:lang w:val="en-US"/>
        </w:rPr>
        <w:fldChar w:fldCharType="separate"/>
      </w:r>
      <w:r w:rsidR="00D730A9" w:rsidRPr="00D730A9">
        <w:rPr>
          <w:noProof/>
          <w:color w:val="000000" w:themeColor="text1"/>
          <w:lang w:val="en-US"/>
        </w:rPr>
        <w:t xml:space="preserve">(Geng </w:t>
      </w:r>
      <w:r w:rsidR="00D730A9" w:rsidRPr="00D730A9">
        <w:rPr>
          <w:i/>
          <w:noProof/>
          <w:color w:val="000000" w:themeColor="text1"/>
          <w:lang w:val="en-US"/>
        </w:rPr>
        <w:t>et al.</w:t>
      </w:r>
      <w:r w:rsidR="00D730A9" w:rsidRPr="00D730A9">
        <w:rPr>
          <w:noProof/>
          <w:color w:val="000000" w:themeColor="text1"/>
          <w:lang w:val="en-US"/>
        </w:rPr>
        <w:t xml:space="preserve"> 2019)</w:t>
      </w:r>
      <w:r w:rsidR="007F6C20" w:rsidRPr="002D74E7">
        <w:rPr>
          <w:color w:val="000000" w:themeColor="text1"/>
          <w:lang w:val="en-US"/>
        </w:rPr>
        <w:fldChar w:fldCharType="end"/>
      </w:r>
      <w:r w:rsidR="007F6C20" w:rsidRPr="002D74E7">
        <w:rPr>
          <w:color w:val="000000" w:themeColor="text1"/>
          <w:lang w:val="en-US"/>
        </w:rPr>
        <w:t xml:space="preserve">. </w:t>
      </w:r>
      <w:r w:rsidR="002F2CAA">
        <w:rPr>
          <w:color w:val="000000" w:themeColor="text1"/>
          <w:lang w:val="en-US"/>
        </w:rPr>
        <w:t xml:space="preserve">Several factors impede straightforward interpretations of differences in stability from empirical studies. First, </w:t>
      </w:r>
      <w:r w:rsidR="003D381B" w:rsidRPr="002D74E7">
        <w:rPr>
          <w:color w:val="000000" w:themeColor="text1"/>
          <w:lang w:val="en-US"/>
        </w:rPr>
        <w:t>observed stability depends on the properties of the disturbance regime</w:t>
      </w:r>
      <w:r w:rsidR="00683F62" w:rsidRPr="002D74E7">
        <w:rPr>
          <w:color w:val="000000" w:themeColor="text1"/>
          <w:lang w:val="en-US"/>
        </w:rPr>
        <w:t>.</w:t>
      </w:r>
      <w:r w:rsidR="000B6E12">
        <w:rPr>
          <w:color w:val="000000" w:themeColor="text1"/>
          <w:lang w:val="en-US"/>
        </w:rPr>
        <w:t xml:space="preserve"> </w:t>
      </w:r>
      <w:r w:rsidR="002F2CAA">
        <w:rPr>
          <w:color w:val="000000" w:themeColor="text1"/>
          <w:lang w:val="en-US"/>
        </w:rPr>
        <w:t xml:space="preserve">For example, </w:t>
      </w:r>
      <w:r w:rsidR="00721E2D">
        <w:rPr>
          <w:color w:val="000000" w:themeColor="text1"/>
          <w:lang w:val="en-US"/>
        </w:rPr>
        <w:t>stability depends on the type of disturbance</w:t>
      </w:r>
      <w:r w:rsidR="002F2CAA">
        <w:rPr>
          <w:color w:val="000000" w:themeColor="text1"/>
          <w:lang w:val="en-US"/>
        </w:rPr>
        <w:t xml:space="preserve"> (e.g., </w:t>
      </w:r>
      <w:r w:rsidR="00F34003">
        <w:rPr>
          <w:color w:val="000000" w:themeColor="text1"/>
          <w:lang w:val="en-US"/>
        </w:rPr>
        <w:t xml:space="preserve">abiotic </w:t>
      </w:r>
      <w:r w:rsidR="002F2CAA">
        <w:rPr>
          <w:color w:val="000000" w:themeColor="text1"/>
          <w:lang w:val="en-US"/>
        </w:rPr>
        <w:t xml:space="preserve">vs. </w:t>
      </w:r>
      <w:r w:rsidR="00F34003">
        <w:rPr>
          <w:color w:val="000000" w:themeColor="text1"/>
          <w:lang w:val="en-US"/>
        </w:rPr>
        <w:t>biotic</w:t>
      </w:r>
      <w:r w:rsidR="002F2CAA">
        <w:rPr>
          <w:color w:val="000000" w:themeColor="text1"/>
          <w:lang w:val="en-US"/>
        </w:rPr>
        <w:t xml:space="preserve">; </w:t>
      </w:r>
      <w:r w:rsidR="000B6E12">
        <w:rPr>
          <w:color w:val="000000" w:themeColor="text1"/>
          <w:lang w:val="en-US"/>
        </w:rPr>
        <w:fldChar w:fldCharType="begin" w:fldLock="1"/>
      </w:r>
      <w:r w:rsidR="000F7A36">
        <w:rPr>
          <w:color w:val="000000" w:themeColor="text1"/>
          <w:lang w:val="en-US"/>
        </w:rPr>
        <w:instrText>ADDIN CSL_CITATION {"citationItems":[{"id":"ITEM-1","itemData":{"DOI":"10.3389/fmicb.2013.00163","ISSN":"1664302X","abstract":"Climate warming is likely to increase the frequency and severity of forest disturbances, with uncertain consequences for soil microbial communities and their contribution to ecosystem C dynamics. To address this uncertainty, we conducted a meta-analysis of 139 published soil microbial responses to forest disturbances. These disturbances included abiotic (fire, harvesting, storm) and biotic (insect, pathogen) disturbances. We hypothesized that soil microbial biomass would decline following forest disturbances, but that abiotic disturbances would elicit greater reductions in microbial biomass than biotic disturbances. In support of this hypothesis, across all published studies, disturbances reduced soil microbial biomass by an average of 29.4%. However, microbial responses differed between abiotic and biotic disturbances. Microbial responses were significantly negative following fires, harvest, and storms (48.7, 19.1, and 41.7% reductions in microbial biomass, respectively). In contrast, changes in soil microbial biomass following insect infestation and pathogen-induced tree mortality were non-significant, although biotic disturbances were poorly represented in the literature. When measured separately, fungal and bacterial responses to disturbances mirrored the response of the microbial community as a whole. Changes in microbial abundance following disturbance were significantly positively correlated with changes in microbial respiration. We propose that the differential effect of abiotic and biotic disturbances on microbial biomass may be attributable to differences in soil disruption and organic C removal from forests among disturbance types. Altogether, these results suggest that abiotic forest disturbances may significantly decrease soil microbial abundance, with corresponding consequences for microbial respiration. Further studies are needed on the effect of biotic disturbances on forest soil microbial communities and soil C dynamics. © 2013 Holden and Treseder.","author":[{"dropping-particle":"","family":"Holden","given":"Sandra R.","non-dropping-particle":"","parse-names":false,"suffix":""},{"dropping-particle":"","family":"Treseder","given":"Kathleen K.","non-dropping-particle":"","parse-names":false,"suffix":""}],"container-title":"Frontiers in Microbiology","id":"ITEM-1","issue":"JUN","issued":{"date-parts":[["2013"]]},"note":"resistance","page":"1-17","title":"A meta-analysis of soil microbial biomass responses to forest disturbances","type":"article-journal","volume":"4"},"uris":["http://www.mendeley.com/documents/?uuid=444a5506-09e6-49da-8cc0-1f92b4146958"]}],"mendeley":{"formattedCitation":"(Holden &amp; Treseder 2013)","plainTextFormattedCitation":"(Holden &amp; Treseder 2013)","previouslyFormattedCitation":"(Holden &amp; Treseder 2013)"},"properties":{"noteIndex":0},"schema":"https://github.com/citation-style-language/schema/raw/master/csl-citation.json"}</w:instrText>
      </w:r>
      <w:r w:rsidR="000B6E12">
        <w:rPr>
          <w:color w:val="000000" w:themeColor="text1"/>
          <w:lang w:val="en-US"/>
        </w:rPr>
        <w:fldChar w:fldCharType="separate"/>
      </w:r>
      <w:r w:rsidR="000F7A36" w:rsidRPr="000F7A36">
        <w:rPr>
          <w:noProof/>
          <w:color w:val="000000" w:themeColor="text1"/>
          <w:lang w:val="en-US"/>
        </w:rPr>
        <w:t>(Holden &amp; Treseder 2013)</w:t>
      </w:r>
      <w:r w:rsidR="000B6E12">
        <w:rPr>
          <w:color w:val="000000" w:themeColor="text1"/>
          <w:lang w:val="en-US"/>
        </w:rPr>
        <w:fldChar w:fldCharType="end"/>
      </w:r>
      <w:r w:rsidR="002F2CAA">
        <w:rPr>
          <w:color w:val="000000" w:themeColor="text1"/>
          <w:lang w:val="en-US"/>
        </w:rPr>
        <w:t xml:space="preserve">, whether </w:t>
      </w:r>
      <w:r w:rsidR="00794C71">
        <w:rPr>
          <w:color w:val="000000" w:themeColor="text1"/>
          <w:lang w:val="en-US"/>
        </w:rPr>
        <w:t>disturbance</w:t>
      </w:r>
      <w:r w:rsidR="002F2CAA">
        <w:rPr>
          <w:color w:val="000000" w:themeColor="text1"/>
          <w:lang w:val="en-US"/>
        </w:rPr>
        <w:t>s are pulse</w:t>
      </w:r>
      <w:r w:rsidR="00794C71">
        <w:rPr>
          <w:color w:val="000000" w:themeColor="text1"/>
          <w:lang w:val="en-US"/>
        </w:rPr>
        <w:t xml:space="preserve"> (i.e. single disturbance events, such as a chemical spill or a flood)</w:t>
      </w:r>
      <w:r w:rsidR="000B6E12" w:rsidRPr="002D74E7">
        <w:rPr>
          <w:color w:val="000000" w:themeColor="text1"/>
          <w:lang w:val="en-US"/>
        </w:rPr>
        <w:t xml:space="preserve"> </w:t>
      </w:r>
      <w:r w:rsidR="002F2CAA">
        <w:rPr>
          <w:color w:val="000000" w:themeColor="text1"/>
          <w:lang w:val="en-US"/>
        </w:rPr>
        <w:t>or</w:t>
      </w:r>
      <w:r w:rsidR="000B6E12" w:rsidRPr="002D74E7">
        <w:rPr>
          <w:color w:val="000000" w:themeColor="text1"/>
          <w:lang w:val="en-US"/>
        </w:rPr>
        <w:t xml:space="preserve"> press</w:t>
      </w:r>
      <w:r w:rsidR="00794C71">
        <w:rPr>
          <w:color w:val="000000" w:themeColor="text1"/>
          <w:lang w:val="en-US"/>
        </w:rPr>
        <w:t xml:space="preserve"> disturbance</w:t>
      </w:r>
      <w:r w:rsidR="002F2CAA">
        <w:rPr>
          <w:color w:val="000000" w:themeColor="text1"/>
          <w:lang w:val="en-US"/>
        </w:rPr>
        <w:t>s</w:t>
      </w:r>
      <w:r w:rsidR="00794C71">
        <w:rPr>
          <w:color w:val="000000" w:themeColor="text1"/>
          <w:lang w:val="en-US"/>
        </w:rPr>
        <w:t xml:space="preserve"> (i.e. lasting changes to the ecosystem, </w:t>
      </w:r>
      <w:r w:rsidR="002F2CAA">
        <w:rPr>
          <w:color w:val="000000" w:themeColor="text1"/>
          <w:lang w:val="en-US"/>
        </w:rPr>
        <w:t>such as climate change</w:t>
      </w:r>
      <w:r w:rsidR="00794C71">
        <w:rPr>
          <w:color w:val="000000" w:themeColor="text1"/>
          <w:lang w:val="en-US"/>
        </w:rPr>
        <w:t xml:space="preserve"> or</w:t>
      </w:r>
      <w:r w:rsidR="000B6E12" w:rsidRPr="002D74E7">
        <w:rPr>
          <w:color w:val="000000" w:themeColor="text1"/>
          <w:lang w:val="en-US"/>
        </w:rPr>
        <w:t xml:space="preserve"> extinction</w:t>
      </w:r>
      <w:r w:rsidR="00794C71">
        <w:rPr>
          <w:color w:val="000000" w:themeColor="text1"/>
          <w:lang w:val="en-US"/>
        </w:rPr>
        <w:t xml:space="preserve">), as well as </w:t>
      </w:r>
      <w:r w:rsidR="00683F62" w:rsidRPr="002D74E7">
        <w:rPr>
          <w:color w:val="000000" w:themeColor="text1"/>
          <w:lang w:val="en-US"/>
        </w:rPr>
        <w:t>disturbance</w:t>
      </w:r>
      <w:r w:rsidR="00C65FF2" w:rsidRPr="002D74E7">
        <w:rPr>
          <w:color w:val="000000" w:themeColor="text1"/>
          <w:lang w:val="en-US"/>
        </w:rPr>
        <w:t xml:space="preserve"> </w:t>
      </w:r>
      <w:r w:rsidR="00C54A48">
        <w:rPr>
          <w:color w:val="000000" w:themeColor="text1"/>
          <w:lang w:val="en-US"/>
        </w:rPr>
        <w:t xml:space="preserve">magnitude, </w:t>
      </w:r>
      <w:r w:rsidR="00794C71">
        <w:rPr>
          <w:color w:val="000000" w:themeColor="text1"/>
          <w:lang w:val="en-US"/>
        </w:rPr>
        <w:t>frequency</w:t>
      </w:r>
      <w:r w:rsidR="00C54A48">
        <w:rPr>
          <w:color w:val="000000" w:themeColor="text1"/>
          <w:lang w:val="en-US"/>
        </w:rPr>
        <w:t xml:space="preserve">, and </w:t>
      </w:r>
      <w:r w:rsidR="00794C71">
        <w:rPr>
          <w:color w:val="000000" w:themeColor="text1"/>
          <w:lang w:val="en-US"/>
        </w:rPr>
        <w:t xml:space="preserve">duration </w:t>
      </w:r>
      <w:r w:rsidR="00794C71" w:rsidRPr="002D74E7">
        <w:rPr>
          <w:color w:val="000000" w:themeColor="text1"/>
          <w:lang w:val="en-US"/>
        </w:rPr>
        <w:fldChar w:fldCharType="begin" w:fldLock="1"/>
      </w:r>
      <w:r w:rsidR="002B1DBC">
        <w:rPr>
          <w:color w:val="000000" w:themeColor="text1"/>
          <w:lang w:val="en-US"/>
        </w:rPr>
        <w:instrText>ADDIN CSL_CITATION {"citationItems":[{"id":"ITEM-1","itemData":{"DOI":"10.1111/ele.13226","ISSN":"14610248","abstract":"Abstract Ecosystems respond in various ways to disturbances. Quantifying ecological stability therefore requires inspecting multiple stability properties, such as resistance, recovery, persistence and invariability. Correlations among these properties can reduce the dimensionality of stability, simplifying the study of environmental effects on ecosystems. A key question is how the kind of disturbance affects these correlations. We here investigated the effect of three disturbance types (random, species-specific, local) applied at four intensity levels, on the dimensionality of stability at the population and community level. We used previously parameterized models that represent five natural communities, varying in species richness and the number of trophic levels. We found that disturbance type but not intensity affected the dimensionality of stability and only at the population level. The dimensionality of stability also varied greatly among species and communities. Therefore, studying stability cannot be simplified to using a single metric and multi-dimensional assessments are still to be recommended.","author":[{"dropping-particle":"","family":"Radchuk","given":"Viktoriia","non-dropping-particle":"","parse-names":false,"suffix":""},{"dropping-particle":"De","family":"Laender","given":"Frederik","non-dropping-particle":"","parse-names":false,"suffix":""},{"dropping-particle":"","family":"Cabral","given":"Juliano Sarmento","non-dropping-particle":"","parse-names":false,"suffix":""},{"dropping-particle":"","family":"Boulangeat","given":"Isabelle","non-dropping-particle":"","parse-names":false,"suffix":""},{"dropping-particle":"","family":"Crawford","given":"Michael","non-dropping-particle":"","parse-names":false,"suffix":""},{"dropping-particle":"","family":"Bohn","given":"Friedrich","non-dropping-particle":"","parse-names":false,"suffix":""},{"dropping-particle":"De","family":"Raedt","given":"Jonathan","non-dropping-particle":"","parse-names":false,"suffix":""},{"dropping-particle":"","family":"Scherer","given":"Cédric","non-dropping-particle":"","parse-names":false,"suffix":""},{"dropping-particle":"","family":"Svenning","given":"Jens Christian","non-dropping-particle":"","parse-names":false,"suffix":""},{"dropping-particle":"","family":"Thonicke","given":"Kirsten","non-dropping-particle":"","parse-names":false,"suffix":""},{"dropping-particle":"","family":"Schurr","given":"Frank M.","non-dropping-particle":"","parse-names":false,"suffix":""},{"dropping-particle":"","family":"Grimm","given":"Volker","non-dropping-particle":"","parse-names":false,"suffix":""},{"dropping-particle":"","family":"Kramer-Schadt","given":"Stephanie","non-dropping-particle":"","parse-names":false,"suffix":""}],"container-title":"Ecology Letters","id":"ITEM-1","issue":"4","issued":{"date-parts":[["2019"]]},"page":"674-684","title":"The dimensionality of stability depends on disturbance type","type":"article-journal","volume":"22"},"uris":["http://www.mendeley.com/documents/?uuid=4a2cf362-4ab4-4c20-ab09-48dc029e4eaf"]},{"id":"ITEM-2","itemData":{"DOI":"10.1111/ele.12648","ISSN":"14610248","abstract":"Human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author":[{"dropping-particle":"","family":"Donohue","given":"Ian","non-dropping-particle":"","parse-names":false,"suffix":""},{"dropping-particle":"","family":"Hillebrand","given":"Helmut","non-dropping-particle":"","parse-names":false,"suffix":""},{"dropping-particle":"","family":"Montoya","given":"José M.","non-dropping-particle":"","parse-names":false,"suffix":""},{"dropping-particle":"","family":"Petchey","given":"Owen L.","non-dropping-particle":"","parse-names":false,"suffix":""},{"dropping-particle":"","family":"Pimm","given":"Stuart L.","non-dropping-particle":"","parse-names":false,"suffix":""},{"dropping-particle":"","family":"Fowler","given":"Mike S.","non-dropping-particle":"","parse-names":false,"suffix":""},{"dropping-particle":"","family":"Healy","given":"Kevin","non-dropping-particle":"","parse-names":false,"suffix":""},{"dropping-particle":"","family":"Jackson","given":"Andrew L.","non-dropping-particle":"","parse-names":false,"suffix":""},{"dropping-particle":"","family":"Lurgi","given":"Miguel","non-dropping-particle":"","parse-names":false,"suffix":""},{"dropping-particle":"","family":"McClean","given":"Deirdre","non-dropping-particle":"","parse-names":false,"suffix":""},{"dropping-particle":"","family":"O'Connor","given":"Nessa E.","non-dropping-particle":"","parse-names":false,"suffix":""},{"dropping-particle":"","family":"O'Gorman","given":"Eoin J.","non-dropping-particle":"","parse-names":false,"suffix":""},{"dropping-particle":"","family":"Yang","given":"Qiang","non-dropping-particle":"","parse-names":false,"suffix":""}],"container-title":"Ecology letters","id":"ITEM-2","issue":"9","issued":{"date-parts":[["2016"]]},"page":"1172-1185","title":"Navigating the complexity of ecological stability","type":"article-journal","volume":"19"},"uris":["http://www.mendeley.com/documents/?uuid=c807563f-2bb9-437b-8c75-2ee6c787419d"]}],"mendeley":{"formattedCitation":"(Donohue &lt;i&gt;et al.&lt;/i&gt; 2016; Radchuk &lt;i&gt;et al.&lt;/i&gt; 2019)","plainTextFormattedCitation":"(Donohue et al. 2016; Radchuk et al. 2019)","previouslyFormattedCitation":"(Donohue &lt;i&gt;et al.&lt;/i&gt; 2016; Radchuk &lt;i&gt;et al.&lt;/i&gt; 2019)"},"properties":{"noteIndex":0},"schema":"https://github.com/citation-style-language/schema/raw/master/csl-citation.json"}</w:instrText>
      </w:r>
      <w:r w:rsidR="00794C71" w:rsidRPr="002D74E7">
        <w:rPr>
          <w:color w:val="000000" w:themeColor="text1"/>
          <w:lang w:val="en-US"/>
        </w:rPr>
        <w:fldChar w:fldCharType="separate"/>
      </w:r>
      <w:r w:rsidR="00D730A9" w:rsidRPr="00D730A9">
        <w:rPr>
          <w:noProof/>
          <w:color w:val="000000" w:themeColor="text1"/>
          <w:lang w:val="en-US"/>
        </w:rPr>
        <w:t xml:space="preserve">(Donohue </w:t>
      </w:r>
      <w:r w:rsidR="00D730A9" w:rsidRPr="00D730A9">
        <w:rPr>
          <w:i/>
          <w:noProof/>
          <w:color w:val="000000" w:themeColor="text1"/>
          <w:lang w:val="en-US"/>
        </w:rPr>
        <w:t>et al.</w:t>
      </w:r>
      <w:r w:rsidR="00D730A9" w:rsidRPr="00D730A9">
        <w:rPr>
          <w:noProof/>
          <w:color w:val="000000" w:themeColor="text1"/>
          <w:lang w:val="en-US"/>
        </w:rPr>
        <w:t xml:space="preserve"> 2016; Radchuk </w:t>
      </w:r>
      <w:r w:rsidR="00D730A9" w:rsidRPr="00D730A9">
        <w:rPr>
          <w:i/>
          <w:noProof/>
          <w:color w:val="000000" w:themeColor="text1"/>
          <w:lang w:val="en-US"/>
        </w:rPr>
        <w:t>et al.</w:t>
      </w:r>
      <w:r w:rsidR="00D730A9" w:rsidRPr="00D730A9">
        <w:rPr>
          <w:noProof/>
          <w:color w:val="000000" w:themeColor="text1"/>
          <w:lang w:val="en-US"/>
        </w:rPr>
        <w:t xml:space="preserve"> 2019)</w:t>
      </w:r>
      <w:r w:rsidR="00794C71" w:rsidRPr="002D74E7">
        <w:rPr>
          <w:color w:val="000000" w:themeColor="text1"/>
          <w:lang w:val="en-US"/>
        </w:rPr>
        <w:fldChar w:fldCharType="end"/>
      </w:r>
      <w:r w:rsidR="00794C71">
        <w:rPr>
          <w:color w:val="000000" w:themeColor="text1"/>
          <w:lang w:val="en-US"/>
        </w:rPr>
        <w:t>.</w:t>
      </w:r>
      <w:r w:rsidR="00D95022">
        <w:rPr>
          <w:color w:val="000000" w:themeColor="text1"/>
          <w:lang w:val="en-US"/>
        </w:rPr>
        <w:t xml:space="preserve"> Second, t</w:t>
      </w:r>
      <w:r w:rsidR="00D95022" w:rsidRPr="002D74E7">
        <w:rPr>
          <w:color w:val="000000" w:themeColor="text1"/>
          <w:lang w:val="en-US"/>
        </w:rPr>
        <w:t xml:space="preserve">he </w:t>
      </w:r>
      <w:r w:rsidR="00984E4A" w:rsidRPr="002D74E7">
        <w:rPr>
          <w:color w:val="000000" w:themeColor="text1"/>
          <w:lang w:val="en-US"/>
        </w:rPr>
        <w:t>scale</w:t>
      </w:r>
      <w:r w:rsidR="003D381B" w:rsidRPr="002D74E7">
        <w:rPr>
          <w:color w:val="000000" w:themeColor="text1"/>
          <w:lang w:val="en-US"/>
        </w:rPr>
        <w:t xml:space="preserve"> </w:t>
      </w:r>
      <w:r w:rsidR="00683F62" w:rsidRPr="002D74E7">
        <w:rPr>
          <w:color w:val="000000" w:themeColor="text1"/>
          <w:lang w:val="en-US"/>
        </w:rPr>
        <w:t xml:space="preserve">of sampling influences </w:t>
      </w:r>
      <w:r w:rsidR="00794C71">
        <w:rPr>
          <w:color w:val="000000" w:themeColor="text1"/>
          <w:lang w:val="en-US"/>
        </w:rPr>
        <w:t xml:space="preserve">observed </w:t>
      </w:r>
      <w:r w:rsidR="00683F62" w:rsidRPr="002D74E7">
        <w:rPr>
          <w:color w:val="000000" w:themeColor="text1"/>
          <w:lang w:val="en-US"/>
        </w:rPr>
        <w:t>stability for example</w:t>
      </w:r>
      <w:r w:rsidR="003D381B" w:rsidRPr="002D74E7">
        <w:rPr>
          <w:color w:val="000000" w:themeColor="text1"/>
          <w:lang w:val="en-US"/>
        </w:rPr>
        <w:t xml:space="preserve"> </w:t>
      </w:r>
      <w:r w:rsidR="00683F62" w:rsidRPr="002D74E7">
        <w:rPr>
          <w:color w:val="000000" w:themeColor="text1"/>
          <w:lang w:val="en-US"/>
        </w:rPr>
        <w:t xml:space="preserve">via </w:t>
      </w:r>
      <w:r w:rsidR="00794C71">
        <w:rPr>
          <w:color w:val="000000" w:themeColor="text1"/>
          <w:lang w:val="en-US"/>
        </w:rPr>
        <w:t xml:space="preserve">the chosen </w:t>
      </w:r>
      <w:r w:rsidR="003D381B" w:rsidRPr="002D74E7">
        <w:rPr>
          <w:color w:val="000000" w:themeColor="text1"/>
          <w:lang w:val="en-US"/>
        </w:rPr>
        <w:t>spatial grain</w:t>
      </w:r>
      <w:r w:rsidR="00683F62" w:rsidRPr="002D74E7">
        <w:rPr>
          <w:color w:val="000000" w:themeColor="text1"/>
          <w:lang w:val="en-US"/>
        </w:rPr>
        <w:t xml:space="preserve"> </w:t>
      </w:r>
      <w:r w:rsidR="00683F62" w:rsidRPr="002D74E7">
        <w:rPr>
          <w:color w:val="000000" w:themeColor="text1"/>
          <w:lang w:val="en-US"/>
        </w:rPr>
        <w:fldChar w:fldCharType="begin" w:fldLock="1"/>
      </w:r>
      <w:r w:rsidR="002B1DBC">
        <w:rPr>
          <w:color w:val="000000" w:themeColor="text1"/>
          <w:lang w:val="en-US"/>
        </w:rPr>
        <w:instrText>ADDIN CSL_CITATION {"citationItems":[{"id":"ITEM-1","itemData":{"DOI":"10.1038/ncomms15211","ISSN":"20411723","abstract":"The spatial scaling of stability is key to understanding ecological sustainability across scales and the sensitivity of ecosystems to habitat destruction. Here we propose the invariability-area relationship (IAR) as a novel approach to investigate the spatial scaling of stability. The shape and slope of IAR are largely determined by patterns of spatial synchrony across scales. When synchrony decays exponentially with distance, IARs exhibit three phases, characterized by steeper increases in invariability at both small and large scales. Such triphasic IARs are observed for primary productivity from plot to continental scales. When synchrony decays as a power law with distance, IARs are quasilinear on a log-log scale. Such quasilinear IARs are observed for North American bird biomass at both species and community levels. The IAR provides a quantitative tool to predict the effects of habitat loss on population and ecosystem stability and to detect regime shifts in spatial ecological systems, which are goals of relevance to conservation and policy.","author":[{"dropping-particle":"","family":"Wang","given":"Shaopeng","non-dropping-particle":"","parse-names":false,"suffix":""},{"dropping-particle":"","family":"Loreau","given":"Michel","non-dropping-particle":"","parse-names":false,"suffix":""},{"dropping-particle":"","family":"Arnoldi","given":"Jean Francois","non-dropping-particle":"","parse-names":false,"suffix":""},{"dropping-particle":"","family":"Fang","given":"Jingyun","non-dropping-particle":"","parse-names":false,"suffix":""},{"dropping-particle":"","family":"Rahman","given":"K. Abd","non-dropping-particle":"","parse-names":false,"suffix":""},{"dropping-particle":"","family":"Tao","given":"Shengli","non-dropping-particle":"","parse-names":false,"suffix":""},{"dropping-particle":"","family":"Mazancourt","given":"Claire","non-dropping-particle":"De","parse-names":false,"suffix":""}],"container-title":"Nature Communications","id":"ITEM-1","issue":"May","issued":{"date-parts":[["2017"]]},"page":"1-8","publisher":"Nature Publishing Group","title":"An invariability-area relationship sheds new light on the spatial scaling of ecological stability","type":"article-journal","volume":"8"},"uris":["http://www.mendeley.com/documents/?uuid=a5ee3f95-acd8-47fc-97c2-a2584a14fdcc"]}],"mendeley":{"formattedCitation":"(Wang &lt;i&gt;et al.&lt;/i&gt; 2017)","plainTextFormattedCitation":"(Wang et al. 2017)","previouslyFormattedCitation":"(Wang &lt;i&gt;et al.&lt;/i&gt; 2017)"},"properties":{"noteIndex":0},"schema":"https://github.com/citation-style-language/schema/raw/master/csl-citation.json"}</w:instrText>
      </w:r>
      <w:r w:rsidR="00683F62" w:rsidRPr="002D74E7">
        <w:rPr>
          <w:color w:val="000000" w:themeColor="text1"/>
          <w:lang w:val="en-US"/>
        </w:rPr>
        <w:fldChar w:fldCharType="separate"/>
      </w:r>
      <w:r w:rsidR="00D730A9" w:rsidRPr="00D730A9">
        <w:rPr>
          <w:noProof/>
          <w:color w:val="000000" w:themeColor="text1"/>
          <w:lang w:val="en-US"/>
        </w:rPr>
        <w:t xml:space="preserve">(Wang </w:t>
      </w:r>
      <w:r w:rsidR="00D730A9" w:rsidRPr="00D730A9">
        <w:rPr>
          <w:i/>
          <w:noProof/>
          <w:color w:val="000000" w:themeColor="text1"/>
          <w:lang w:val="en-US"/>
        </w:rPr>
        <w:t>et al.</w:t>
      </w:r>
      <w:r w:rsidR="00D730A9" w:rsidRPr="00D730A9">
        <w:rPr>
          <w:noProof/>
          <w:color w:val="000000" w:themeColor="text1"/>
          <w:lang w:val="en-US"/>
        </w:rPr>
        <w:t xml:space="preserve"> 2017)</w:t>
      </w:r>
      <w:r w:rsidR="00683F62" w:rsidRPr="002D74E7">
        <w:rPr>
          <w:color w:val="000000" w:themeColor="text1"/>
          <w:lang w:val="en-US"/>
        </w:rPr>
        <w:fldChar w:fldCharType="end"/>
      </w:r>
      <w:r w:rsidR="00AD3CC4" w:rsidRPr="002D74E7">
        <w:rPr>
          <w:color w:val="000000" w:themeColor="text1"/>
          <w:lang w:val="en-US"/>
        </w:rPr>
        <w:t xml:space="preserve">, sampling duration </w:t>
      </w:r>
      <w:r w:rsidR="00AD3CC4" w:rsidRPr="002D74E7">
        <w:rPr>
          <w:color w:val="000000" w:themeColor="text1"/>
          <w:lang w:val="en-US"/>
        </w:rPr>
        <w:fldChar w:fldCharType="begin" w:fldLock="1"/>
      </w:r>
      <w:r w:rsidR="002B1DBC">
        <w:rPr>
          <w:color w:val="000000" w:themeColor="text1"/>
          <w:lang w:val="en-US"/>
        </w:rPr>
        <w:instrText>ADDIN CSL_CITATION {"citationItems":[{"id":"ITEM-1","itemData":{"DOI":"10.2307/3546291","ISSN":"00301299","abstract":"We examine the variability of British woodland bird communities in terms of relative abundances, using data obtained in the Common Bird Census from 1971 to 1992. Eighteen woodland plots with long-term data were analysed. The analyses were made for the whole time period of 22 yr and for shorter subsets to examine the effects of temporal scale on community variability (measured as Kendall's coefficient of concordance. W). Community variability increased the longer the communities were observed, indicating that comparisons of variability between different communities or taxa have to take temporal scale into account. We suggest that the increased community variability with time is likely to be related to increased environmental and population variability with time, long-term trends in a number of species, and habitat succession. Community variability was not significantly related to geographical location, plot area, species richness in the community, the proportion of long-distance migrants in the community, two measures of body mass of the community, generation time, or the proportion of species with long-term national trends. The local bird communities in scrub forest plots changed more over time than those in deciduous forest, indicating that the degree of bird community variability is related to habitat stability.","author":[{"dropping-particle":"","family":"Bengtsson","given":"Jan","non-dropping-particle":"","parse-names":false,"suffix":""},{"dropping-particle":"","family":"Baillie","given":"Stephen R.","non-dropping-particle":"","parse-names":false,"suffix":""},{"dropping-particle":"","family":"Lawton","given":"John","non-dropping-particle":"","parse-names":false,"suffix":""}],"container-title":"Oikos","id":"ITEM-1","issue":"2","issued":{"date-parts":[["1997"]]},"page":"249","title":"Community Variability Increases with Time","type":"article-journal","volume":"78"},"uris":["http://www.mendeley.com/documents/?uuid=d86e7beb-718f-496c-9ab2-6bf042c26fd0"]}],"mendeley":{"formattedCitation":"(Bengtsson &lt;i&gt;et al.&lt;/i&gt; 1997)","plainTextFormattedCitation":"(Bengtsson et al. 1997)","previouslyFormattedCitation":"(Bengtsson &lt;i&gt;et al.&lt;/i&gt; 1997)"},"properties":{"noteIndex":0},"schema":"https://github.com/citation-style-language/schema/raw/master/csl-citation.json"}</w:instrText>
      </w:r>
      <w:r w:rsidR="00AD3CC4" w:rsidRPr="002D74E7">
        <w:rPr>
          <w:color w:val="000000" w:themeColor="text1"/>
          <w:lang w:val="en-US"/>
        </w:rPr>
        <w:fldChar w:fldCharType="separate"/>
      </w:r>
      <w:r w:rsidR="00D730A9" w:rsidRPr="00D730A9">
        <w:rPr>
          <w:noProof/>
          <w:color w:val="000000" w:themeColor="text1"/>
          <w:lang w:val="en-US"/>
        </w:rPr>
        <w:t xml:space="preserve">(Bengtsson </w:t>
      </w:r>
      <w:r w:rsidR="00D730A9" w:rsidRPr="00D730A9">
        <w:rPr>
          <w:i/>
          <w:noProof/>
          <w:color w:val="000000" w:themeColor="text1"/>
          <w:lang w:val="en-US"/>
        </w:rPr>
        <w:t>et al.</w:t>
      </w:r>
      <w:r w:rsidR="00D730A9" w:rsidRPr="00D730A9">
        <w:rPr>
          <w:noProof/>
          <w:color w:val="000000" w:themeColor="text1"/>
          <w:lang w:val="en-US"/>
        </w:rPr>
        <w:t xml:space="preserve"> 1997)</w:t>
      </w:r>
      <w:r w:rsidR="00AD3CC4" w:rsidRPr="002D74E7">
        <w:rPr>
          <w:color w:val="000000" w:themeColor="text1"/>
          <w:lang w:val="en-US"/>
        </w:rPr>
        <w:fldChar w:fldCharType="end"/>
      </w:r>
      <w:r w:rsidR="00AD3CC4" w:rsidRPr="002D74E7">
        <w:rPr>
          <w:color w:val="000000" w:themeColor="text1"/>
          <w:lang w:val="en-US"/>
        </w:rPr>
        <w:t>,</w:t>
      </w:r>
      <w:r w:rsidR="00DB65C0" w:rsidRPr="002D74E7">
        <w:rPr>
          <w:color w:val="000000" w:themeColor="text1"/>
          <w:lang w:val="en-US"/>
        </w:rPr>
        <w:t xml:space="preserve"> and</w:t>
      </w:r>
      <w:r w:rsidR="003D381B" w:rsidRPr="002D74E7">
        <w:rPr>
          <w:color w:val="000000" w:themeColor="text1"/>
          <w:lang w:val="en-US"/>
        </w:rPr>
        <w:t xml:space="preserve"> taxonomic resolution</w:t>
      </w:r>
      <w:r w:rsidR="00683F62" w:rsidRPr="002D74E7">
        <w:rPr>
          <w:color w:val="000000" w:themeColor="text1"/>
          <w:lang w:val="en-US"/>
        </w:rPr>
        <w:t xml:space="preserve"> </w:t>
      </w:r>
      <w:r w:rsidR="00683F62" w:rsidRPr="002D74E7">
        <w:rPr>
          <w:color w:val="000000" w:themeColor="text1"/>
          <w:lang w:val="en-US"/>
        </w:rPr>
        <w:fldChar w:fldCharType="begin" w:fldLock="1"/>
      </w:r>
      <w:r w:rsidR="002B1DBC">
        <w:rPr>
          <w:color w:val="000000" w:themeColor="text1"/>
          <w:lang w:val="en-US"/>
        </w:rPr>
        <w:instrText>ADDIN CSL_CITATION {"citationItems":[{"id":"ITEM-1","itemData":{"author":[{"dropping-particle":"","family":"Clark","given":"Adam Thomas","non-dropping-particle":"","parse-names":false,"suffix":""},{"dropping-particle":"","family":"Zelnik","given":"Yuval R","non-dropping-particle":"","parse-names":false,"suffix":""},{"dropping-particle":"","family":"Arnoldi","given":"Jean-francois","non-dropping-particle":"","parse-names":false,"suffix":""},{"dropping-particle":"","family":"Hodapp","given":"Dorothee","non-dropping-particle":"","parse-names":false,"suffix":""},{"dropping-particle":"","family":"Karakoç","given":"Canan","non-dropping-particle":"","parse-names":false,"suffix":""},{"dropping-particle":"","family":"König","given":"Sara","non-dropping-particle":"","parse-names":false,"suffix":""},{"dropping-particle":"","family":"Loreau","given":"Michel","non-dropping-particle":"","parse-names":false,"suffix":""},{"dropping-particle":"","family":"Barabas","given":"György","non-dropping-particle":"","parse-names":false,"suffix":""},{"dropping-particle":"","family":"Chase","given":"Jon","non-dropping-particle":"","parse-names":false,"suffix":""},{"dropping-particle":"","family":"Huth","given":"Andreas","non-dropping-particle":"","parse-names":false,"suffix":""},{"dropping-particle":"","family":"Jacquet","given":"Claire","non-dropping-particle":"","parse-names":false,"suffix":""},{"dropping-particle":"","family":"Taubert","given":"Franziska","non-dropping-particle":"","parse-names":false,"suffix":""},{"dropping-particle":"De","family":"Mazancourt","given":"Claire","non-dropping-particle":"","parse-names":false,"suffix":""},{"dropping-particle":"","family":"Meyer","given":"Katherine","non-dropping-particle":"","parse-names":false,"suffix":""},{"dropping-particle":"","family":"Shoemaker","given":"Lauren","non-dropping-particle":"","parse-names":false,"suffix":""},{"dropping-particle":"","family":"Wang","given":"Shaopeng","non-dropping-particle":"","parse-names":false,"suffix":""}],"id":"ITEM-1","issued":{"date-parts":[["2020"]]},"title":"How perceived stability varies across temporal, spatial, and ecological scales","type":"article-journal"},"uris":["http://www.mendeley.com/documents/?uuid=cd9285e4-32e1-4a25-b5be-4e3fecb68ec7"]}],"mendeley":{"formattedCitation":"(Clark &lt;i&gt;et al.&lt;/i&gt; 2020)","plainTextFormattedCitation":"(Clark et al. 2020)","previouslyFormattedCitation":"(Clark &lt;i&gt;et al.&lt;/i&gt; 2020)"},"properties":{"noteIndex":0},"schema":"https://github.com/citation-style-language/schema/raw/master/csl-citation.json"}</w:instrText>
      </w:r>
      <w:r w:rsidR="00683F62" w:rsidRPr="002D74E7">
        <w:rPr>
          <w:color w:val="000000" w:themeColor="text1"/>
          <w:lang w:val="en-US"/>
        </w:rPr>
        <w:fldChar w:fldCharType="separate"/>
      </w:r>
      <w:r w:rsidR="00D730A9" w:rsidRPr="00D730A9">
        <w:rPr>
          <w:noProof/>
          <w:color w:val="000000" w:themeColor="text1"/>
          <w:lang w:val="en-US"/>
        </w:rPr>
        <w:t xml:space="preserve">(Clark </w:t>
      </w:r>
      <w:r w:rsidR="00D730A9" w:rsidRPr="00D730A9">
        <w:rPr>
          <w:i/>
          <w:noProof/>
          <w:color w:val="000000" w:themeColor="text1"/>
          <w:lang w:val="en-US"/>
        </w:rPr>
        <w:t>et al.</w:t>
      </w:r>
      <w:r w:rsidR="00D730A9" w:rsidRPr="00D730A9">
        <w:rPr>
          <w:noProof/>
          <w:color w:val="000000" w:themeColor="text1"/>
          <w:lang w:val="en-US"/>
        </w:rPr>
        <w:t xml:space="preserve"> 2020)</w:t>
      </w:r>
      <w:r w:rsidR="00683F62" w:rsidRPr="002D74E7">
        <w:rPr>
          <w:color w:val="000000" w:themeColor="text1"/>
          <w:lang w:val="en-US"/>
        </w:rPr>
        <w:fldChar w:fldCharType="end"/>
      </w:r>
      <w:r w:rsidR="00683F62" w:rsidRPr="002D74E7">
        <w:rPr>
          <w:color w:val="000000" w:themeColor="text1"/>
          <w:lang w:val="en-US"/>
        </w:rPr>
        <w:t>.</w:t>
      </w:r>
      <w:r w:rsidR="00D95022">
        <w:rPr>
          <w:color w:val="000000" w:themeColor="text1"/>
          <w:lang w:val="en-US"/>
        </w:rPr>
        <w:t xml:space="preserve"> Third, </w:t>
      </w:r>
      <w:r w:rsidR="00936201" w:rsidRPr="002D74E7">
        <w:rPr>
          <w:color w:val="000000" w:themeColor="text1"/>
          <w:lang w:val="en-US"/>
        </w:rPr>
        <w:t>an ecosystems</w:t>
      </w:r>
      <w:r w:rsidR="00683F62" w:rsidRPr="002D74E7">
        <w:rPr>
          <w:color w:val="000000" w:themeColor="text1"/>
          <w:lang w:val="en-US"/>
        </w:rPr>
        <w:t>’</w:t>
      </w:r>
      <w:r w:rsidR="00936201" w:rsidRPr="002D74E7">
        <w:rPr>
          <w:color w:val="000000" w:themeColor="text1"/>
          <w:lang w:val="en-US"/>
        </w:rPr>
        <w:t xml:space="preserve"> stability </w:t>
      </w:r>
      <w:r w:rsidR="00683F62" w:rsidRPr="002D74E7">
        <w:rPr>
          <w:color w:val="000000" w:themeColor="text1"/>
          <w:lang w:val="en-US"/>
        </w:rPr>
        <w:t>crucially depends on the</w:t>
      </w:r>
      <w:r w:rsidR="004F300D" w:rsidRPr="002D74E7">
        <w:rPr>
          <w:color w:val="000000" w:themeColor="text1"/>
          <w:lang w:val="en-US"/>
        </w:rPr>
        <w:t xml:space="preserve"> </w:t>
      </w:r>
      <w:r w:rsidR="00936201" w:rsidRPr="002D74E7">
        <w:rPr>
          <w:color w:val="000000" w:themeColor="text1"/>
          <w:lang w:val="en-US"/>
        </w:rPr>
        <w:t xml:space="preserve">community </w:t>
      </w:r>
      <w:r w:rsidR="004F300D" w:rsidRPr="002D74E7">
        <w:rPr>
          <w:color w:val="000000" w:themeColor="text1"/>
          <w:lang w:val="en-US"/>
        </w:rPr>
        <w:t>growth rate</w:t>
      </w:r>
      <w:r w:rsidR="00AD3CC4" w:rsidRPr="002D74E7">
        <w:rPr>
          <w:color w:val="000000" w:themeColor="text1"/>
          <w:lang w:val="en-US"/>
        </w:rPr>
        <w:t xml:space="preserve"> </w:t>
      </w:r>
      <w:r w:rsidR="00AD3CC4" w:rsidRPr="002D74E7">
        <w:rPr>
          <w:color w:val="000000" w:themeColor="text1"/>
          <w:lang w:val="en-US"/>
        </w:rPr>
        <w:fldChar w:fldCharType="begin" w:fldLock="1"/>
      </w:r>
      <w:r w:rsidR="002B1DBC">
        <w:rPr>
          <w:color w:val="000000" w:themeColor="text1"/>
          <w:lang w:val="en-US"/>
        </w:rPr>
        <w:instrText>ADDIN CSL_CITATION {"citationItems":[{"id":"ITEM-1","itemData":{"DOI":"10.1046/j.1523-1739.1997.96022.x","ISSN":"08888892","abstract":"Species inhabiting tropical forests are thought to be on the verge of mass extinction. Much work has focused on extinction rates caused by deforestation; however, many of the recorded extinctions that have occurred since 1600 were a result of overhunting. We collected data on the relative abundance of large-bodied mammals in the northeastern Peruvian Amazon in areas with persistent hunting pressure and in areas with infrequent hunting pressure. We quantified the effects of hunting by calculating the change in abundance of species between the infrequently and persistently hunted sites. We report that in Amazonian mammals weighing more than 1 kg the degree of population declines caused by hunting is correlated with the species' intrinsic rate of natural increase (r(max)), longevity, and generation time. Our results show that species with long-lived individuals, low rates of increase, and long generation times are more vulnerable to extinction than species with short-lived individuals, high rates of increase, and shorter generations.","author":[{"dropping-particle":"","family":"Bodmer","given":"Richard E.","non-dropping-particle":"","parse-names":false,"suffix":""},{"dropping-particle":"","family":"Eisenberg","given":"John F.","non-dropping-particle":"","parse-names":false,"suffix":""},{"dropping-particle":"","family":"Redford","given":"Kent H.","non-dropping-particle":"","parse-names":false,"suffix":""}],"container-title":"Conservation Biology","id":"ITEM-1","issue":"2","issued":{"date-parts":[["1997"]]},"page":"460-466","title":"Hunting and the likelihood of extinction of Amazonian mammals","type":"article-journal","volume":"11"},"uris":["http://www.mendeley.com/documents/?uuid=c362df33-007f-4aaa-9df9-4a83625d3cc2"]}],"mendeley":{"formattedCitation":"(Bodmer &lt;i&gt;et al.&lt;/i&gt; 1997)","plainTextFormattedCitation":"(Bodmer et al. 1997)","previouslyFormattedCitation":"(Bodmer &lt;i&gt;et al.&lt;/i&gt; 1997)"},"properties":{"noteIndex":0},"schema":"https://github.com/citation-style-language/schema/raw/master/csl-citation.json"}</w:instrText>
      </w:r>
      <w:r w:rsidR="00AD3CC4" w:rsidRPr="002D74E7">
        <w:rPr>
          <w:color w:val="000000" w:themeColor="text1"/>
          <w:lang w:val="en-US"/>
        </w:rPr>
        <w:fldChar w:fldCharType="separate"/>
      </w:r>
      <w:r w:rsidR="00D730A9" w:rsidRPr="00D730A9">
        <w:rPr>
          <w:noProof/>
          <w:color w:val="000000" w:themeColor="text1"/>
          <w:lang w:val="en-US"/>
        </w:rPr>
        <w:t xml:space="preserve">(Bodmer </w:t>
      </w:r>
      <w:r w:rsidR="00D730A9" w:rsidRPr="00D730A9">
        <w:rPr>
          <w:i/>
          <w:noProof/>
          <w:color w:val="000000" w:themeColor="text1"/>
          <w:lang w:val="en-US"/>
        </w:rPr>
        <w:t>et al.</w:t>
      </w:r>
      <w:r w:rsidR="00D730A9" w:rsidRPr="00D730A9">
        <w:rPr>
          <w:noProof/>
          <w:color w:val="000000" w:themeColor="text1"/>
          <w:lang w:val="en-US"/>
        </w:rPr>
        <w:t xml:space="preserve"> 1997)</w:t>
      </w:r>
      <w:r w:rsidR="00AD3CC4" w:rsidRPr="002D74E7">
        <w:rPr>
          <w:color w:val="000000" w:themeColor="text1"/>
          <w:lang w:val="en-US"/>
        </w:rPr>
        <w:fldChar w:fldCharType="end"/>
      </w:r>
      <w:r w:rsidR="004F300D" w:rsidRPr="002D74E7">
        <w:rPr>
          <w:color w:val="000000" w:themeColor="text1"/>
          <w:lang w:val="en-US"/>
        </w:rPr>
        <w:t>.</w:t>
      </w:r>
      <w:r w:rsidR="00D95022">
        <w:rPr>
          <w:color w:val="000000" w:themeColor="text1"/>
          <w:lang w:val="en-US"/>
        </w:rPr>
        <w:t xml:space="preserve"> Here, we focus primarily on this latter issue, as it is critical for understanding how to compare/contrast estimates of stability within and across ecosystem types in the context of synthesis.</w:t>
      </w:r>
      <w:r w:rsidR="004F300D" w:rsidRPr="002D74E7">
        <w:rPr>
          <w:color w:val="000000" w:themeColor="text1"/>
          <w:lang w:val="en-US"/>
        </w:rPr>
        <w:t xml:space="preserve"> </w:t>
      </w:r>
    </w:p>
    <w:p w14:paraId="446B0429" w14:textId="77777777" w:rsidR="00D95022" w:rsidRDefault="00D95022" w:rsidP="00A1634D">
      <w:pPr>
        <w:rPr>
          <w:color w:val="000000" w:themeColor="text1"/>
          <w:lang w:val="en-US"/>
        </w:rPr>
      </w:pPr>
    </w:p>
    <w:p w14:paraId="4CF6E4D1" w14:textId="66CF0A5F" w:rsidR="007E5EF3" w:rsidRDefault="00CC690A" w:rsidP="00A1634D">
      <w:pPr>
        <w:rPr>
          <w:color w:val="000000" w:themeColor="text1"/>
          <w:lang w:val="en-US"/>
        </w:rPr>
      </w:pPr>
      <w:r w:rsidRPr="002D74E7">
        <w:rPr>
          <w:color w:val="000000" w:themeColor="text1"/>
          <w:lang w:val="en-US"/>
        </w:rPr>
        <w:t>Species can differ in growth rates by several orders of magnitude</w:t>
      </w:r>
      <w:r w:rsidR="00721E2D">
        <w:rPr>
          <w:color w:val="000000" w:themeColor="text1"/>
          <w:lang w:val="en-US"/>
        </w:rPr>
        <w:t>,</w:t>
      </w:r>
      <w:r w:rsidR="00C322DB">
        <w:rPr>
          <w:color w:val="000000" w:themeColor="text1"/>
          <w:lang w:val="en-US"/>
        </w:rPr>
        <w:t xml:space="preserve"> and this will strongly influence the rates at which they can recover from disturbances. For example,</w:t>
      </w:r>
      <w:r w:rsidR="00721E2D">
        <w:rPr>
          <w:color w:val="000000" w:themeColor="text1"/>
          <w:lang w:val="en-US"/>
        </w:rPr>
        <w:t xml:space="preserve"> the </w:t>
      </w:r>
      <w:r w:rsidR="00752D39" w:rsidRPr="00752D39">
        <w:rPr>
          <w:color w:val="000000" w:themeColor="text1"/>
          <w:lang w:val="en-US"/>
        </w:rPr>
        <w:t xml:space="preserve">relative growth rate </w:t>
      </w:r>
      <w:r w:rsidR="00A035E4">
        <w:rPr>
          <w:color w:val="000000" w:themeColor="text1"/>
          <w:lang w:val="en-US"/>
        </w:rPr>
        <w:t xml:space="preserve">of </w:t>
      </w:r>
      <w:r w:rsidR="00721E2D">
        <w:rPr>
          <w:color w:val="000000" w:themeColor="text1"/>
          <w:lang w:val="en-US"/>
        </w:rPr>
        <w:t xml:space="preserve">tropical forest trees is about </w:t>
      </w:r>
      <w:r w:rsidR="007E5EF3" w:rsidRPr="00752D39">
        <w:rPr>
          <w:color w:val="000000" w:themeColor="text1"/>
          <w:lang w:val="en-US"/>
        </w:rPr>
        <w:t>0.0</w:t>
      </w:r>
      <w:r w:rsidR="00721E2D">
        <w:rPr>
          <w:color w:val="000000" w:themeColor="text1"/>
          <w:lang w:val="en-US"/>
        </w:rPr>
        <w:t>03</w:t>
      </w:r>
      <w:r w:rsidR="007E5EF3" w:rsidRPr="00752D39">
        <w:rPr>
          <w:color w:val="000000" w:themeColor="text1"/>
          <w:lang w:val="en-US"/>
        </w:rPr>
        <w:t xml:space="preserve"> d</w:t>
      </w:r>
      <w:r w:rsidR="007E5EF3" w:rsidRPr="00752D39">
        <w:rPr>
          <w:color w:val="000000" w:themeColor="text1"/>
          <w:vertAlign w:val="superscript"/>
          <w:lang w:val="en-US"/>
        </w:rPr>
        <w:t>-1</w:t>
      </w:r>
      <w:r w:rsidR="007E5EF3">
        <w:rPr>
          <w:color w:val="000000" w:themeColor="text1"/>
          <w:lang w:val="en-US"/>
        </w:rPr>
        <w:t xml:space="preserve"> </w:t>
      </w:r>
      <w:r w:rsidR="00721E2D">
        <w:rPr>
          <w:color w:val="000000" w:themeColor="text1"/>
          <w:lang w:val="en-US"/>
        </w:rPr>
        <w:fldChar w:fldCharType="begin" w:fldLock="1"/>
      </w:r>
      <w:r w:rsidR="002B1DBC">
        <w:rPr>
          <w:color w:val="000000" w:themeColor="text1"/>
          <w:lang w:val="en-US"/>
        </w:rPr>
        <w:instrText>ADDIN CSL_CITATION {"citationItems":[{"id":"ITEM-1","itemData":{"DOI":"10.1002/ece3.1196","ISSN":"20457758","abstract":"For niche differences to maintain coexistence of sympatric species, each species must grow and/or survive better than each of the others in at least one set of conditions (i.e., performance trade-offs). However, the extent of niche differentiation in tropical forests remains highly debated. We present the first test of performance trade-offs for wild seedlings in a tropical forest. We measured seedling relative growth rate (RGR) and survival of four common native woody species across 18 light, substrate, and topography microhabitats over 2.5 years within Hawaiian montane wet forest, an ideal location due to its low species diversity and strong species habitat associations. All six species pairs exhibited significant performance trade-offs across microhabitats and for RGR versus survival within microhabitats. We also found some evidence of performance equivalence, with species pairs having similar performance in 26% of comparisons across microhabitats. Across species, survival under low light was generally positively associated with RGR under high light. When averaged over all species, topography (slope, aspect, and elevation) explained most of the variation in RGR attributable to microhabitat variables (51-53%) followed by substrate type (35-37%) and light (11-12%). However, the relative effects of microhabitat differed among species and RGR metric (i.e., RGR for height, biomass, or leaf area). These findings indicate that performance trade-offs among species during regeneration are common in low-diversity tropical forest, although other mechanisms may better explain the coexistence of species with small performance differences. Seedling performance trade-offs in Hawaiian wet forest.","author":[{"dropping-particle":"","family":"Inman-Narahari","given":"Faith","non-dropping-particle":"","parse-names":false,"suffix":""},{"dropping-particle":"","family":"Ostertag","given":"Rebecca","non-dropping-particle":"","parse-names":false,"suffix":""},{"dropping-particle":"","family":"Asner","given":"Gregory P.","non-dropping-particle":"","parse-names":false,"suffix":""},{"dropping-particle":"","family":"Cordell","given":"Susan","non-dropping-particle":"","parse-names":false,"suffix":""},{"dropping-particle":"","family":"Hubbell","given":"Stephen P.","non-dropping-particle":"","parse-names":false,"suffix":""},{"dropping-particle":"","family":"Sack","given":"Lawren","non-dropping-particle":"","parse-names":false,"suffix":""}],"container-title":"Ecology and Evolution","id":"ITEM-1","issue":"19","issued":{"date-parts":[["2014"]]},"page":"3755-3767","title":"Trade-offs in seedling growth and survival within and across tropical forest microhabitats","type":"article-journal","volume":"4"},"uris":["http://www.mendeley.com/documents/?uuid=223422fd-76d3-4478-885d-6a5f2ea76f13"]}],"mendeley":{"formattedCitation":"(Inman-Narahari &lt;i&gt;et al.&lt;/i&gt; 2014)","plainTextFormattedCitation":"(Inman-Narahari et al. 2014)","previouslyFormattedCitation":"(Inman-Narahari &lt;i&gt;et al.&lt;/i&gt; 2014)"},"properties":{"noteIndex":0},"schema":"https://github.com/citation-style-language/schema/raw/master/csl-citation.json"}</w:instrText>
      </w:r>
      <w:r w:rsidR="00721E2D">
        <w:rPr>
          <w:color w:val="000000" w:themeColor="text1"/>
          <w:lang w:val="en-US"/>
        </w:rPr>
        <w:fldChar w:fldCharType="separate"/>
      </w:r>
      <w:r w:rsidR="00D730A9" w:rsidRPr="00D730A9">
        <w:rPr>
          <w:noProof/>
          <w:color w:val="000000" w:themeColor="text1"/>
          <w:lang w:val="en-US"/>
        </w:rPr>
        <w:t xml:space="preserve">(Inman-Narahari </w:t>
      </w:r>
      <w:r w:rsidR="00D730A9" w:rsidRPr="00D730A9">
        <w:rPr>
          <w:i/>
          <w:noProof/>
          <w:color w:val="000000" w:themeColor="text1"/>
          <w:lang w:val="en-US"/>
        </w:rPr>
        <w:t>et al.</w:t>
      </w:r>
      <w:r w:rsidR="00D730A9" w:rsidRPr="00D730A9">
        <w:rPr>
          <w:noProof/>
          <w:color w:val="000000" w:themeColor="text1"/>
          <w:lang w:val="en-US"/>
        </w:rPr>
        <w:t xml:space="preserve"> 2014)</w:t>
      </w:r>
      <w:r w:rsidR="00721E2D">
        <w:rPr>
          <w:color w:val="000000" w:themeColor="text1"/>
          <w:lang w:val="en-US"/>
        </w:rPr>
        <w:fldChar w:fldCharType="end"/>
      </w:r>
      <w:r w:rsidR="00721E2D">
        <w:rPr>
          <w:color w:val="000000" w:themeColor="text1"/>
          <w:lang w:val="en-US"/>
        </w:rPr>
        <w:t xml:space="preserve">, whereas </w:t>
      </w:r>
      <w:r w:rsidR="00752D39" w:rsidRPr="00752D39">
        <w:rPr>
          <w:color w:val="000000" w:themeColor="text1"/>
          <w:lang w:val="en-US"/>
        </w:rPr>
        <w:t>microbe communit</w:t>
      </w:r>
      <w:r w:rsidR="00721E2D">
        <w:rPr>
          <w:color w:val="000000" w:themeColor="text1"/>
          <w:lang w:val="en-US"/>
        </w:rPr>
        <w:t>ies can reach growth rates of more than 5</w:t>
      </w:r>
      <w:r w:rsidR="00752D39" w:rsidRPr="00752D39">
        <w:rPr>
          <w:color w:val="000000" w:themeColor="text1"/>
          <w:lang w:val="en-US"/>
        </w:rPr>
        <w:t xml:space="preserve"> d</w:t>
      </w:r>
      <w:r w:rsidR="00752D39" w:rsidRPr="00752D39">
        <w:rPr>
          <w:color w:val="000000" w:themeColor="text1"/>
          <w:vertAlign w:val="superscript"/>
          <w:lang w:val="en-US"/>
        </w:rPr>
        <w:t>-1</w:t>
      </w:r>
      <w:r w:rsidR="00721E2D">
        <w:rPr>
          <w:color w:val="000000" w:themeColor="text1"/>
          <w:lang w:val="en-US"/>
        </w:rPr>
        <w:t xml:space="preserve"> </w:t>
      </w:r>
      <w:r w:rsidR="00721E2D">
        <w:rPr>
          <w:color w:val="000000" w:themeColor="text1"/>
          <w:lang w:val="en-US"/>
        </w:rPr>
        <w:fldChar w:fldCharType="begin" w:fldLock="1"/>
      </w:r>
      <w:r w:rsidR="002B1DBC">
        <w:rPr>
          <w:color w:val="000000" w:themeColor="text1"/>
          <w:lang w:val="en-US"/>
        </w:rPr>
        <w:instrText>ADDIN CSL_CITATION {"citationItems":[{"id":"ITEM-1","itemData":{"DOI":"10.1038/ismej.2015.156","ISSN":"17517370","abstract":"Interpretation of 16S ribosomal RNA (rRNA) to 16S rRNA gene ratios (rRNA:rDNA) is based on a limited number of studies with rapidly growing copiotrophic bacteria. The most abundant bacteria in the ocean are oligotrophs, which probably grow more slowly than those bacteria whose rRNA:rDNA versus growth rate relationships are known. To examine whether rRNA:rDNA varies differently in oligotrophic marine bacteria than in copiotrophic bacteria, we used quantitative PCR and reverse transcriptase quantitative PCR to measure rRNA:rDNA in two marine copiotrophs and in two marine oligotrophs, including Candidatus Pelagibacter ubique HTCC1062, a coastal isolate of SAR11, the most abundant bacterial clade in the ocean. The rRNA:rDNA ratios for the two copiotrophs were similar to those expected on the basis of an analysis of previously studied copiotrophic bacteria, while the ratios for the two oligotrophs were substantially lower than predicted even given their slow growth rates. The rRNA:rDNA ratios determined along a transect in the Delaware estuary suggested that SAR11 bacteria grow at rates close to the growth rate in culture, while rates of the two copiotrophs were far below those observed in laboratory cultures. Our results have implications for interpreting rRNA:rDNA from natural communities, understanding growth strategies and comparing regulatory mechanisms in copiotrophs and oligotrophs.","author":[{"dropping-particle":"","family":"Lankiewicz","given":"Thomas S.","non-dropping-particle":"","parse-names":false,"suffix":""},{"dropping-particle":"","family":"Cottrell","given":"Matthew T.","non-dropping-particle":"","parse-names":false,"suffix":""},{"dropping-particle":"","family":"Kirchman","given":"David L.","non-dropping-particle":"","parse-names":false,"suffix":""}],"container-title":"ISME Journal","id":"ITEM-1","issue":"4","issued":{"date-parts":[["2016"]]},"page":"823-832","publisher":"Nature Publishing Group","title":"Growth rates and rRNA content of four marine bacteria in pure cultures and in the Delaware estuary","type":"article-journal","volume":"10"},"uris":["http://www.mendeley.com/documents/?uuid=8a0910d5-9567-4880-b75b-4077bd056793"]}],"mendeley":{"formattedCitation":"(Lankiewicz &lt;i&gt;et al.&lt;/i&gt; 2016)","plainTextFormattedCitation":"(Lankiewicz et al. 2016)","previouslyFormattedCitation":"(Lankiewicz &lt;i&gt;et al.&lt;/i&gt; 2016)"},"properties":{"noteIndex":0},"schema":"https://github.com/citation-style-language/schema/raw/master/csl-citation.json"}</w:instrText>
      </w:r>
      <w:r w:rsidR="00721E2D">
        <w:rPr>
          <w:color w:val="000000" w:themeColor="text1"/>
          <w:lang w:val="en-US"/>
        </w:rPr>
        <w:fldChar w:fldCharType="separate"/>
      </w:r>
      <w:r w:rsidR="00D730A9" w:rsidRPr="00D730A9">
        <w:rPr>
          <w:noProof/>
          <w:color w:val="000000" w:themeColor="text1"/>
          <w:lang w:val="en-US"/>
        </w:rPr>
        <w:t xml:space="preserve">(Lankiewicz </w:t>
      </w:r>
      <w:r w:rsidR="00D730A9" w:rsidRPr="00D730A9">
        <w:rPr>
          <w:i/>
          <w:noProof/>
          <w:color w:val="000000" w:themeColor="text1"/>
          <w:lang w:val="en-US"/>
        </w:rPr>
        <w:t>et al.</w:t>
      </w:r>
      <w:r w:rsidR="00D730A9" w:rsidRPr="00D730A9">
        <w:rPr>
          <w:noProof/>
          <w:color w:val="000000" w:themeColor="text1"/>
          <w:lang w:val="en-US"/>
        </w:rPr>
        <w:t xml:space="preserve"> 2016)</w:t>
      </w:r>
      <w:r w:rsidR="00721E2D">
        <w:rPr>
          <w:color w:val="000000" w:themeColor="text1"/>
          <w:lang w:val="en-US"/>
        </w:rPr>
        <w:fldChar w:fldCharType="end"/>
      </w:r>
      <w:r w:rsidR="00721E2D">
        <w:rPr>
          <w:color w:val="000000" w:themeColor="text1"/>
          <w:lang w:val="en-US"/>
        </w:rPr>
        <w:t>.</w:t>
      </w:r>
      <w:r w:rsidR="00683F62" w:rsidRPr="002D74E7">
        <w:rPr>
          <w:color w:val="000000" w:themeColor="text1"/>
          <w:lang w:val="en-US"/>
        </w:rPr>
        <w:t xml:space="preserve"> Even within a species, the realized growth rate of individuals </w:t>
      </w:r>
      <w:r w:rsidRPr="002D74E7">
        <w:rPr>
          <w:color w:val="000000" w:themeColor="text1"/>
          <w:lang w:val="en-US"/>
        </w:rPr>
        <w:t>can differ considerably due to</w:t>
      </w:r>
      <w:r w:rsidR="00683F62" w:rsidRPr="002D74E7">
        <w:rPr>
          <w:color w:val="000000" w:themeColor="text1"/>
          <w:lang w:val="en-US"/>
        </w:rPr>
        <w:t xml:space="preserve"> </w:t>
      </w:r>
      <w:r w:rsidR="002D74E7" w:rsidRPr="002D74E7">
        <w:rPr>
          <w:color w:val="000000" w:themeColor="text1"/>
          <w:lang w:val="en-US"/>
        </w:rPr>
        <w:t xml:space="preserve">demographic plasticity </w:t>
      </w:r>
      <w:r w:rsidR="00517408">
        <w:rPr>
          <w:color w:val="000000" w:themeColor="text1"/>
          <w:lang w:val="en-US"/>
        </w:rPr>
        <w:fldChar w:fldCharType="begin" w:fldLock="1"/>
      </w:r>
      <w:r w:rsidR="002B1DBC">
        <w:rPr>
          <w:color w:val="000000" w:themeColor="text1"/>
          <w:lang w:val="en-US"/>
        </w:rPr>
        <w:instrText>ADDIN CSL_CITATION {"citationItems":[{"id":"ITEM-1","itemData":{"DOI":"10.1111/1365-2656.13095","ISSN":"0021-8790","abstract":"Variation in life</w:instrText>
      </w:r>
      <w:r w:rsidR="002B1DBC">
        <w:rPr>
          <w:rFonts w:ascii="Cambria Math" w:hAnsi="Cambria Math" w:cs="Cambria Math"/>
          <w:color w:val="000000" w:themeColor="text1"/>
          <w:lang w:val="en-US"/>
        </w:rPr>
        <w:instrText>‐</w:instrText>
      </w:r>
      <w:r w:rsidR="002B1DBC">
        <w:rPr>
          <w:color w:val="000000" w:themeColor="text1"/>
          <w:lang w:val="en-US"/>
        </w:rPr>
        <w:instrText>history characteristics is evident within and across animal pop- ulations. Such variation is mediated by environmental gradients and reflects metabolic constraints or trade</w:instrText>
      </w:r>
      <w:r w:rsidR="002B1DBC">
        <w:rPr>
          <w:rFonts w:ascii="Cambria Math" w:hAnsi="Cambria Math" w:cs="Cambria Math"/>
          <w:color w:val="000000" w:themeColor="text1"/>
          <w:lang w:val="en-US"/>
        </w:rPr>
        <w:instrText>‐</w:instrText>
      </w:r>
      <w:r w:rsidR="002B1DBC">
        <w:rPr>
          <w:color w:val="000000" w:themeColor="text1"/>
          <w:lang w:val="en-US"/>
        </w:rPr>
        <w:instrText>offs that enhance reproductive outputs. While generalizations of life</w:instrText>
      </w:r>
      <w:r w:rsidR="002B1DBC">
        <w:rPr>
          <w:rFonts w:ascii="Cambria Math" w:hAnsi="Cambria Math" w:cs="Cambria Math"/>
          <w:color w:val="000000" w:themeColor="text1"/>
          <w:lang w:val="en-US"/>
        </w:rPr>
        <w:instrText>‐</w:instrText>
      </w:r>
      <w:r w:rsidR="002B1DBC">
        <w:rPr>
          <w:color w:val="000000" w:themeColor="text1"/>
          <w:lang w:val="en-US"/>
        </w:rPr>
        <w:instrText>history relationships across species provide a framework for predicting vulnerability to overexploitation, deciphering patterns of intraspe- cific variation may also enable recognition of peculiar features of populations that facilitate ecological resilience. 2. This study combines age</w:instrText>
      </w:r>
      <w:r w:rsidR="002B1DBC">
        <w:rPr>
          <w:rFonts w:ascii="Cambria Math" w:hAnsi="Cambria Math" w:cs="Cambria Math"/>
          <w:color w:val="000000" w:themeColor="text1"/>
          <w:lang w:val="en-US"/>
        </w:rPr>
        <w:instrText>‐</w:instrText>
      </w:r>
      <w:r w:rsidR="002B1DBC">
        <w:rPr>
          <w:color w:val="000000" w:themeColor="text1"/>
          <w:lang w:val="en-US"/>
        </w:rPr>
        <w:instrText>based biological data from geographically disparate pop- ulations of bluespine unicornfish (Naso unicornis)—the most commercially valuable reef</w:instrText>
      </w:r>
      <w:r w:rsidR="002B1DBC">
        <w:rPr>
          <w:rFonts w:ascii="Cambria Math" w:hAnsi="Cambria Math" w:cs="Cambria Math"/>
          <w:color w:val="000000" w:themeColor="text1"/>
          <w:lang w:val="en-US"/>
        </w:rPr>
        <w:instrText>‐</w:instrText>
      </w:r>
      <w:r w:rsidR="002B1DBC">
        <w:rPr>
          <w:color w:val="000000" w:themeColor="text1"/>
          <w:lang w:val="en-US"/>
        </w:rPr>
        <w:instrText>associated species in the insular Indo</w:instrText>
      </w:r>
      <w:r w:rsidR="002B1DBC">
        <w:rPr>
          <w:rFonts w:ascii="Cambria Math" w:hAnsi="Cambria Math" w:cs="Cambria Math"/>
          <w:color w:val="000000" w:themeColor="text1"/>
          <w:lang w:val="en-US"/>
        </w:rPr>
        <w:instrText>‐</w:instrText>
      </w:r>
      <w:r w:rsidR="002B1DBC">
        <w:rPr>
          <w:color w:val="000000" w:themeColor="text1"/>
          <w:lang w:val="en-US"/>
        </w:rPr>
        <w:instrText>Pacific—to explore the magnitude and drivers of variation in life span and examine the mechanisms enabling peculiar mortality schedules. 3. Longevity and mortality schedules were investigated across eleven locations en- compassing a range of latitudes and exploitation levels. The presence of different growth types was examined using back</w:instrText>
      </w:r>
      <w:r w:rsidR="002B1DBC">
        <w:rPr>
          <w:rFonts w:ascii="Cambria Math" w:hAnsi="Cambria Math" w:cs="Cambria Math"/>
          <w:color w:val="000000" w:themeColor="text1"/>
          <w:lang w:val="en-US"/>
        </w:rPr>
        <w:instrText>‐</w:instrText>
      </w:r>
      <w:r w:rsidR="002B1DBC">
        <w:rPr>
          <w:color w:val="000000" w:themeColor="text1"/>
          <w:lang w:val="en-US"/>
        </w:rPr>
        <w:instrText>calculated growth histories from otoliths. Growth</w:instrText>
      </w:r>
      <w:r w:rsidR="002B1DBC">
        <w:rPr>
          <w:rFonts w:ascii="Cambria Math" w:hAnsi="Cambria Math" w:cs="Cambria Math"/>
          <w:color w:val="000000" w:themeColor="text1"/>
          <w:lang w:val="en-US"/>
        </w:rPr>
        <w:instrText>‐</w:instrText>
      </w:r>
      <w:r w:rsidR="002B1DBC">
        <w:rPr>
          <w:color w:val="000000" w:themeColor="text1"/>
          <w:lang w:val="en-US"/>
        </w:rPr>
        <w:instrText>type</w:instrText>
      </w:r>
      <w:r w:rsidR="002B1DBC">
        <w:rPr>
          <w:rFonts w:ascii="Cambria Math" w:hAnsi="Cambria Math" w:cs="Cambria Math"/>
          <w:color w:val="000000" w:themeColor="text1"/>
          <w:lang w:val="en-US"/>
        </w:rPr>
        <w:instrText>‐</w:instrText>
      </w:r>
      <w:r w:rsidR="002B1DBC">
        <w:rPr>
          <w:color w:val="000000" w:themeColor="text1"/>
          <w:lang w:val="en-US"/>
        </w:rPr>
        <w:instrText>dependent mortality (mortality rates associated with particular growth trajectories) was corroborated using population models that incorporated size</w:instrText>
      </w:r>
      <w:r w:rsidR="002B1DBC">
        <w:rPr>
          <w:rFonts w:ascii="Cambria Math" w:hAnsi="Cambria Math" w:cs="Cambria Math"/>
          <w:color w:val="000000" w:themeColor="text1"/>
          <w:lang w:val="en-US"/>
        </w:rPr>
        <w:instrText>‐</w:instrText>
      </w:r>
      <w:r w:rsidR="002B1DBC">
        <w:rPr>
          <w:color w:val="000000" w:themeColor="text1"/>
          <w:lang w:val="en-US"/>
        </w:rPr>
        <w:instrText>dependent competition. 4. We found a threefold geographic variation in life span that was strongly linked to temperature, but not to anthropogenic pressure or ocean productivity. All populations consistently displayed a two</w:instrText>
      </w:r>
      <w:r w:rsidR="002B1DBC">
        <w:rPr>
          <w:rFonts w:ascii="Cambria Math" w:hAnsi="Cambria Math" w:cs="Cambria Math"/>
          <w:color w:val="000000" w:themeColor="text1"/>
          <w:lang w:val="en-US"/>
        </w:rPr>
        <w:instrText>‐</w:instrText>
      </w:r>
      <w:r w:rsidR="002B1DBC">
        <w:rPr>
          <w:color w:val="000000" w:themeColor="text1"/>
          <w:lang w:val="en-US"/>
        </w:rPr>
        <w:instrText>phase mortality schedule, with higher than expected natural mortality rates in earlier stages of post</w:instrText>
      </w:r>
      <w:r w:rsidR="002B1DBC">
        <w:rPr>
          <w:rFonts w:ascii="Cambria Math" w:hAnsi="Cambria Math" w:cs="Cambria Math"/>
          <w:color w:val="000000" w:themeColor="text1"/>
          <w:lang w:val="en-US"/>
        </w:rPr>
        <w:instrText>‐</w:instrText>
      </w:r>
      <w:r w:rsidR="002B1DBC">
        <w:rPr>
          <w:color w:val="000000" w:themeColor="text1"/>
          <w:lang w:val="en-US"/>
        </w:rPr>
        <w:instrText>settlement life. Reconstructed growth histories and population models demonstrated that vari- able growth types within populations can yield this peculiar biphasic mortality schedule, where fast growers enjoy early reproductive outputs at the expense of greater mortality, and benefits for slow growers derive from extended reproduc- tive outputs over a greater number of annual cycles. This promotes populationresilience because individuals can take advantage of cycles of environmental change operating at both short</w:instrText>
      </w:r>
      <w:r w:rsidR="002B1DBC">
        <w:rPr>
          <w:rFonts w:ascii="Cambria Math" w:hAnsi="Cambria Math" w:cs="Cambria Math"/>
          <w:color w:val="000000" w:themeColor="text1"/>
          <w:lang w:val="en-US"/>
        </w:rPr>
        <w:instrText>‐</w:instrText>
      </w:r>
      <w:r w:rsidR="002B1DBC">
        <w:rPr>
          <w:color w:val="000000" w:themeColor="text1"/>
          <w:lang w:val="en-US"/>
        </w:rPr>
        <w:instrText xml:space="preserve"> and long</w:instrText>
      </w:r>
      <w:r w:rsidR="002B1DBC">
        <w:rPr>
          <w:rFonts w:ascii="Cambria Math" w:hAnsi="Cambria Math" w:cs="Cambria Math"/>
          <w:color w:val="000000" w:themeColor="text1"/>
          <w:lang w:val="en-US"/>
        </w:rPr>
        <w:instrText>‐</w:instrText>
      </w:r>
      <w:r w:rsidR="002B1DBC">
        <w:rPr>
          <w:color w:val="000000" w:themeColor="text1"/>
          <w:lang w:val="en-US"/>
        </w:rPr>
        <w:instrText>term scales. 5. Our results highlight a prevailing, fundamental misperception when comparing the life histories of long</w:instrText>
      </w:r>
      <w:r w:rsidR="002B1DBC">
        <w:rPr>
          <w:rFonts w:ascii="Cambria Math" w:hAnsi="Cambria Math" w:cs="Cambria Math"/>
          <w:color w:val="000000" w:themeColor="text1"/>
          <w:lang w:val="en-US"/>
        </w:rPr>
        <w:instrText>‐</w:instrText>
      </w:r>
      <w:r w:rsidR="002B1DBC">
        <w:rPr>
          <w:color w:val="000000" w:themeColor="text1"/>
          <w:lang w:val="en-US"/>
        </w:rPr>
        <w:instrText>lived tropical ectotherms: the seemingly incongruent combi- nation of extended life spans with high mortality rates was enabled by coexistence of variable growth types in a population. Thus, a demographic profile incorporat- ing contrasting growth…","author":[{"dropping-particle":"","family":"Taylor","given":"Brett M.","non-dropping-particle":"","parse-names":false,"suffix":""},{"dropping-particle":"","family":"Choat","given":"John Howard","non-dropping-particle":"","parse-names":false,"suffix":""},{"dropping-particle":"","family":"DeMartini","given":"Edward E.","non-dropping-particle":"","parse-names":false,"suffix":""},{"dropping-particle":"","family":"Hoey","given":"Andrew S.","non-dropping-particle":"","parse-names":false,"suffix":""},{"dropping-particle":"","family":"Marshell","given":"Alyssa","non-dropping-particle":"","parse-names":false,"suffix":""},{"dropping-particle":"","family":"Priest","given":"Mark A.","non-dropping-particle":"","parse-names":false,"suffix":""},{"dropping-particle":"","family":"Rhodes","given":"Kevin L.","non-dropping-particle":"","parse-names":false,"suffix":""},{"dropping-particle":"","family":"Meekan","given":"Mark G.","non-dropping-particle":"","parse-names":false,"suffix":""}],"container-title":"Journal of Animal Ecology","id":"ITEM-1","issue":"June","issued":{"date-parts":[["2019"]]},"page":"1-13","title":"Demographic plasticity facilitates ecological and economic resilience in a commercially important reef fish","type":"article-journal"},"uris":["http://www.mendeley.com/documents/?uuid=7fadabbc-2e17-4b94-85f4-6b4600c835dc"]}],"mendeley":{"formattedCitation":"(Taylor &lt;i&gt;et al.&lt;/i&gt; 2019)","plainTextFormattedCitation":"(Taylor et al. 2019)","previouslyFormattedCitation":"(Taylor &lt;i&gt;et al.&lt;/i&gt; 2019)"},"properties":{"noteIndex":0},"schema":"https://github.com/citation-style-language/schema/raw/master/csl-citation.json"}</w:instrText>
      </w:r>
      <w:r w:rsidR="00517408">
        <w:rPr>
          <w:color w:val="000000" w:themeColor="text1"/>
          <w:lang w:val="en-US"/>
        </w:rPr>
        <w:fldChar w:fldCharType="separate"/>
      </w:r>
      <w:r w:rsidR="00D730A9" w:rsidRPr="00D730A9">
        <w:rPr>
          <w:noProof/>
          <w:color w:val="000000" w:themeColor="text1"/>
          <w:lang w:val="en-US"/>
        </w:rPr>
        <w:t xml:space="preserve">(Taylor </w:t>
      </w:r>
      <w:r w:rsidR="00D730A9" w:rsidRPr="00D730A9">
        <w:rPr>
          <w:i/>
          <w:noProof/>
          <w:color w:val="000000" w:themeColor="text1"/>
          <w:lang w:val="en-US"/>
        </w:rPr>
        <w:t>et al.</w:t>
      </w:r>
      <w:r w:rsidR="00D730A9" w:rsidRPr="00D730A9">
        <w:rPr>
          <w:noProof/>
          <w:color w:val="000000" w:themeColor="text1"/>
          <w:lang w:val="en-US"/>
        </w:rPr>
        <w:t xml:space="preserve"> 2019)</w:t>
      </w:r>
      <w:r w:rsidR="00517408">
        <w:rPr>
          <w:color w:val="000000" w:themeColor="text1"/>
          <w:lang w:val="en-US"/>
        </w:rPr>
        <w:fldChar w:fldCharType="end"/>
      </w:r>
      <w:r w:rsidR="002D74E7">
        <w:rPr>
          <w:color w:val="000000" w:themeColor="text1"/>
          <w:lang w:val="en-US"/>
        </w:rPr>
        <w:t xml:space="preserve"> and </w:t>
      </w:r>
      <w:r w:rsidR="00683F62" w:rsidRPr="002D74E7">
        <w:rPr>
          <w:color w:val="000000" w:themeColor="text1"/>
          <w:lang w:val="en-US"/>
        </w:rPr>
        <w:t>environmental context</w:t>
      </w:r>
      <w:r w:rsidRPr="002D74E7">
        <w:rPr>
          <w:color w:val="000000" w:themeColor="text1"/>
          <w:lang w:val="en-US"/>
        </w:rPr>
        <w:t xml:space="preserve"> (</w:t>
      </w:r>
      <w:r w:rsidR="00A1634D" w:rsidRPr="002D74E7">
        <w:rPr>
          <w:color w:val="000000" w:themeColor="text1"/>
          <w:lang w:val="en-US"/>
        </w:rPr>
        <w:t xml:space="preserve">e.g. community growth rate of </w:t>
      </w:r>
      <w:r w:rsidR="00A1634D" w:rsidRPr="002D74E7">
        <w:rPr>
          <w:rFonts w:ascii="Courier New" w:hAnsi="Courier New" w:cs="Courier New"/>
          <w:color w:val="000000" w:themeColor="text1"/>
        </w:rPr>
        <w:t>﻿</w:t>
      </w:r>
      <w:r w:rsidR="00A1634D" w:rsidRPr="002D74E7">
        <w:rPr>
          <w:color w:val="000000" w:themeColor="text1"/>
          <w:lang w:val="en-US"/>
        </w:rPr>
        <w:t>microbes can increase up to 700% due to nutrient addition, in comparison to controls</w:t>
      </w:r>
      <w:r w:rsidR="00517408">
        <w:rPr>
          <w:color w:val="000000" w:themeColor="text1"/>
          <w:lang w:val="en-US"/>
        </w:rPr>
        <w:t xml:space="preserve">; </w:t>
      </w:r>
      <w:r w:rsidR="00517408">
        <w:rPr>
          <w:color w:val="000000" w:themeColor="text1"/>
          <w:lang w:val="en-US"/>
        </w:rPr>
        <w:fldChar w:fldCharType="begin" w:fldLock="1"/>
      </w:r>
      <w:r w:rsidR="002B1DBC">
        <w:rPr>
          <w:color w:val="000000" w:themeColor="text1"/>
          <w:lang w:val="en-US"/>
        </w:rPr>
        <w:instrText>ADDIN CSL_CITATION {"citationItems":[{"id":"ITEM-1","itemData":{"DOI":"10.3354/ame01609","ISSN":"09483055","abstract":"Climate change is predicted to cause higher temperatures and increased precipitation, resulting in increased inflow of nutrients to coastal waters in northern Europe. This has been assumed to increase the overall heterotrophy, including enhanced bacterial growth. However, the relative importance of temperature, resource availability and bacterial community composition for the bacterial growth response is poorly understood. In the present study, we investigated effects of increased temperature on bacterial growth in waters supplemented with different nutrient concentrations and inoculated with microbial communities from distinct seasonal periods. Seven experiments were performed in the northern Baltic Sea spanning an entire annual cycle. In each experiment, bacterioplankton were exposed to 2 temperature regimes (in situ and in situ + 4°C) and 5 nutrient concentrations. Generally, elevated temperature and higher nutrient levels caused an increase in the bacterial growth rate and a shortening of the response time (lag phase). However, at the lowest nutrient concentration, bacterial growth was low at all tested temperatures, implying a stronger dependence on resource availability than on temperature for bacterial growth. Furthermore, data indicated that different bacterial assemblages had varying temperature responses and that community composition was strongly affected by the combination of high nutrient addition and high temperature. These results support the concern that climate change will promote heterotrophy in aquatic systems, where nutrient levels will increase considerably. In such environments, the bacterial community composition will change, their growth rates will increase, and their response time will be shortened compared to the present situation. © 2013 Inter-Research.","author":[{"dropping-particle":"","family":"Degerman","given":"Rickard","non-dropping-particle":"","parse-names":false,"suffix":""},{"dropping-particle":"","family":"Dinasquet","given":"Julie","non-dropping-particle":"","parse-names":false,"suffix":""},{"dropping-particle":"","family":"Riemann","given":"Lasse","non-dropping-particle":"","parse-names":false,"suffix":""},{"dropping-particle":"","family":"Luna","given":"Sara Sjöstedt","non-dropping-particle":"De","parse-names":false,"suffix":""},{"dropping-particle":"","family":"Andersson","given":"Agneta","non-dropping-particle":"","parse-names":false,"suffix":""}],"container-title":"Aquatic Microbial Ecology","id":"ITEM-1","issue":"2","issued":{"date-parts":[["2012"]]},"page":"131-142","title":"Effect of resource availability on bacterial community responses to increased temperature","type":"article-journal","volume":"68"},"uris":["http://www.mendeley.com/documents/?uuid=21aef020-1319-4886-950c-55ebce6dcb65"]}],"mendeley":{"formattedCitation":"(Degerman &lt;i&gt;et al.&lt;/i&gt; 2012)","plainTextFormattedCitation":"(Degerman et al. 2012)","previouslyFormattedCitation":"(Degerman &lt;i&gt;et al.&lt;/i&gt; 2012)"},"properties":{"noteIndex":0},"schema":"https://github.com/citation-style-language/schema/raw/master/csl-citation.json"}</w:instrText>
      </w:r>
      <w:r w:rsidR="00517408">
        <w:rPr>
          <w:color w:val="000000" w:themeColor="text1"/>
          <w:lang w:val="en-US"/>
        </w:rPr>
        <w:fldChar w:fldCharType="separate"/>
      </w:r>
      <w:r w:rsidR="00D730A9" w:rsidRPr="00D730A9">
        <w:rPr>
          <w:noProof/>
          <w:color w:val="000000" w:themeColor="text1"/>
          <w:lang w:val="en-US"/>
        </w:rPr>
        <w:t xml:space="preserve">(Degerman </w:t>
      </w:r>
      <w:r w:rsidR="00D730A9" w:rsidRPr="00D730A9">
        <w:rPr>
          <w:i/>
          <w:noProof/>
          <w:color w:val="000000" w:themeColor="text1"/>
          <w:lang w:val="en-US"/>
        </w:rPr>
        <w:t>et al.</w:t>
      </w:r>
      <w:r w:rsidR="00D730A9" w:rsidRPr="00D730A9">
        <w:rPr>
          <w:noProof/>
          <w:color w:val="000000" w:themeColor="text1"/>
          <w:lang w:val="en-US"/>
        </w:rPr>
        <w:t xml:space="preserve"> 2012)</w:t>
      </w:r>
      <w:r w:rsidR="00517408">
        <w:rPr>
          <w:color w:val="000000" w:themeColor="text1"/>
          <w:lang w:val="en-US"/>
        </w:rPr>
        <w:fldChar w:fldCharType="end"/>
      </w:r>
      <w:r w:rsidRPr="002D74E7">
        <w:rPr>
          <w:color w:val="000000" w:themeColor="text1"/>
          <w:lang w:val="en-US"/>
        </w:rPr>
        <w:t>)</w:t>
      </w:r>
      <w:r w:rsidR="00683F62" w:rsidRPr="002D74E7">
        <w:rPr>
          <w:color w:val="000000" w:themeColor="text1"/>
          <w:lang w:val="en-US"/>
        </w:rPr>
        <w:t xml:space="preserve">. </w:t>
      </w:r>
      <w:ins w:id="37" w:author="Andrea Mentges" w:date="2020-09-04T14:32:00Z">
        <w:r w:rsidR="007C5AF3">
          <w:rPr>
            <w:color w:val="000000" w:themeColor="text1"/>
            <w:lang w:val="en-US"/>
          </w:rPr>
          <w:t xml:space="preserve">It is undisputed that this variation in </w:t>
        </w:r>
      </w:ins>
      <w:ins w:id="38" w:author="Andrea Mentges" w:date="2020-09-08T09:57:00Z">
        <w:r w:rsidR="00ED5BD2">
          <w:rPr>
            <w:color w:val="000000" w:themeColor="text1"/>
            <w:lang w:val="en-US"/>
          </w:rPr>
          <w:t xml:space="preserve">population </w:t>
        </w:r>
      </w:ins>
      <w:ins w:id="39" w:author="Andrea Mentges" w:date="2020-09-04T14:32:00Z">
        <w:r w:rsidR="007C5AF3">
          <w:rPr>
            <w:color w:val="000000" w:themeColor="text1"/>
            <w:lang w:val="en-US"/>
          </w:rPr>
          <w:t xml:space="preserve">growth rates affects the derived stability measures. </w:t>
        </w:r>
      </w:ins>
      <w:r w:rsidRPr="002D74E7">
        <w:rPr>
          <w:color w:val="000000" w:themeColor="text1"/>
          <w:lang w:val="en-US"/>
        </w:rPr>
        <w:t>Fast</w:t>
      </w:r>
      <w:r w:rsidR="004F300D" w:rsidRPr="002D74E7">
        <w:rPr>
          <w:color w:val="000000" w:themeColor="text1"/>
          <w:lang w:val="en-US"/>
        </w:rPr>
        <w:t xml:space="preserve">-growing, short-lived species </w:t>
      </w:r>
      <w:r w:rsidR="00D9131B">
        <w:rPr>
          <w:color w:val="000000" w:themeColor="text1"/>
          <w:lang w:val="en-US"/>
        </w:rPr>
        <w:t xml:space="preserve">typically show higher </w:t>
      </w:r>
      <w:r w:rsidR="004F300D" w:rsidRPr="002D74E7">
        <w:rPr>
          <w:color w:val="000000" w:themeColor="text1"/>
          <w:lang w:val="en-US"/>
        </w:rPr>
        <w:t xml:space="preserve">recovery </w:t>
      </w:r>
      <w:r w:rsidR="00517408">
        <w:rPr>
          <w:color w:val="000000" w:themeColor="text1"/>
          <w:lang w:val="en-US"/>
        </w:rPr>
        <w:fldChar w:fldCharType="begin" w:fldLock="1"/>
      </w:r>
      <w:r w:rsidR="002B1DBC">
        <w:rPr>
          <w:color w:val="000000" w:themeColor="text1"/>
          <w:lang w:val="en-US"/>
        </w:rPr>
        <w:instrText>ADDIN CSL_CITATION {"citationItems":[{"id":"ITEM-1","itemData":{"DOI":"10.1111/1365-2664.12277","ISSN":"13652664","abstract":"The Ecosystem Approach to Fisheries requires that managers take account of the environmental impacts of fishing. Towed bottom-fishing gears disturb seabed habitats and cause mortality of benthic invertebrates. Measurements of recovery rates of marine habitats after fishing disturbance can provide insight into spatial variations in resilience and may be used to assess the sustainability of these fishing impacts and inform the development of appropriate management strategies. To measure recovery on real fishing grounds at fishery- and management-relevant scales, we estimated the post-disturbance recovery rates of epifaunal marine benthic communities on coarse and hard substrata across &gt;4000 km 2 of seabed where the patchy distribution of bottom fishing in space and time creates a mosaic of habitat patches at different stages of recovery. The history of fishing events at each location was described using satellite vessel monitoring system (VMS) data. Recovery rates were extrapolated from the relationship between time since the last fishing event and abundance of epifaunal benthic invertebrates with life-history traits that are expected to make them sensitive to fishing. Recovery of abundance of all species and functional groups (medium to medium-large size, medium to long life span, suspension feeding, high body flexibility and low mobility species) was estimated to take &lt;1 to &gt;10 years, depending on the group, with faster recovery in areas with faster tidal currents. The recovery of large species was faster when conspecifics were abundant within a radius of 6 km, suggesting an important role for maintaining local sources of recruits to repopulate impacted areas. Synthesis and applications. We used a new method to estimate the recovery rate of benthic communities and to describe spatial differences in sensitivity to fishing. Bottom fishing in areas that recover quickly will minimize overall impacts, while leaving unfished patches of seabed will enhance recovery rates in fished areas. We conclude that management plans which limit bottom trawls and dredge fisheries to more resilient areas and maintain unfished patches within these areas will minimize the collective impacts of a given amount of fishing effort on seabed habitats. We used a new method to estimate the recovery rate of benthic communities and to describe spatial differences in sensitivity to fishing. Bottom fishing in areas that recover quickly will minimize overall impacts, while leaving unfishe…","author":[{"dropping-particle":"","family":"Lambert","given":"Gwladys I.","non-dropping-particle":"","parse-names":false,"suffix":""},{"dropping-particle":"","family":"Jennings","given":"Simon","non-dropping-particle":"","parse-names":false,"suffix":""},{"dropping-particle":"","family":"Kaiser","given":"Michel J.","non-dropping-particle":"","parse-names":false,"suffix":""},{"dropping-particle":"","family":"Davies","given":"Thomas W.","non-dropping-particle":"","parse-names":false,"suffix":""},{"dropping-particle":"","family":"Hiddink","given":"Jan G.","non-dropping-particle":"","parse-names":false,"suffix":""}],"container-title":"Journal of Applied Ecology","id":"ITEM-1","issue":"5","issued":{"date-parts":[["2014"]]},"page":"1326-1336","title":"Quantifying recovery rates and resilience of seabed habitats impacted by bottom fishing","type":"article-journal","volume":"51"},"uris":["http://www.mendeley.com/documents/?uuid=f477cf5f-6301-4c90-baad-705bbf630159"]},{"id":"ITEM-2","itemData":{"DOI":"10.1111/ele.12867","ISSN":"14610248","abstract":"Ecological stability is the central framework to understand an ecosystem's ability to absorb or recover from environmental change. Recent modelling and conceptual work suggests that stability is a multidimensional construct comprising different response aspects. Using two freshwater mesocosm experiments as case studies, we show how the response to single perturbations can be decomposed in different stability aspects (resistance, resilience, recovery, temporal stability) for both ecosystem functions and community composition. We find that extended community recovery is tightly connected to a nearly complete recovery of the function (biomass production), whereas systems with incomplete recovery of the species composition ranged widely in their biomass compared to controls. Moreover, recovery was most complete when either resistance or resilience was high, the latter associated with low temporal stability around the recovery trend. In summary, no single aspect of stability was sufficient to reflect the overall stability of the system.","author":[{"dropping-particle":"","family":"Hillebrand","given":"Helmut","non-dropping-particle":"","parse-names":false,"suffix":""},{"dropping-particle":"","family":"Langenheder","given":"Silke","non-dropping-particle":"","parse-names":false,"suffix":""},{"dropping-particle":"","family":"Lebret","given":"Karen","non-dropping-particle":"","parse-names":false,"suffix":""},{"dropping-particle":"","family":"Lindström","given":"Eva","non-dropping-particle":"","parse-names":false,"suffix":""},{"dropping-particle":"","family":"Östman","given":"Örjan","non-dropping-particle":"","parse-names":false,"suffix":""},{"dropping-particle":"","family":"Striebel","given":"Maren","non-dropping-particle":"","parse-names":false,"suffix":""}],"container-title":"Ecology Letters","id":"ITEM-2","issue":"1","issued":{"date-parts":[["2018"]]},"note":"PREVIOUSLY: this was &amp;quot;hillebrand2018&amp;quot;, I renamed it to &amp;quot;hillebrand2018b&amp;quot; on 21st of january to avoid mixup","page":"21-30","title":"Decomposing multiple dimensions of stability in global change experiments","type":"article-journal","volume":"21"},"uris":["http://www.mendeley.com/documents/?uuid=64e55a5c-4b9e-4149-8c04-324c43e48466"]}],"mendeley":{"formattedCitation":"(Lambert &lt;i&gt;et al.&lt;/i&gt; 2014; Hillebrand &lt;i&gt;et al.&lt;/i&gt; 2018)","plainTextFormattedCitation":"(Lambert et al. 2014; Hillebrand et al. 2018)","previouslyFormattedCitation":"(Lambert &lt;i&gt;et al.&lt;/i&gt; 2014; Hillebrand &lt;i&gt;et al.&lt;/i&gt; 2018)"},"properties":{"noteIndex":0},"schema":"https://github.com/citation-style-language/schema/raw/master/csl-citation.json"}</w:instrText>
      </w:r>
      <w:r w:rsidR="00517408">
        <w:rPr>
          <w:color w:val="000000" w:themeColor="text1"/>
          <w:lang w:val="en-US"/>
        </w:rPr>
        <w:fldChar w:fldCharType="separate"/>
      </w:r>
      <w:r w:rsidR="00D730A9" w:rsidRPr="00D730A9">
        <w:rPr>
          <w:noProof/>
          <w:color w:val="000000" w:themeColor="text1"/>
          <w:lang w:val="en-US"/>
        </w:rPr>
        <w:t xml:space="preserve">(Lambert </w:t>
      </w:r>
      <w:r w:rsidR="00D730A9" w:rsidRPr="00D730A9">
        <w:rPr>
          <w:i/>
          <w:noProof/>
          <w:color w:val="000000" w:themeColor="text1"/>
          <w:lang w:val="en-US"/>
        </w:rPr>
        <w:t>et al.</w:t>
      </w:r>
      <w:r w:rsidR="00D730A9" w:rsidRPr="00D730A9">
        <w:rPr>
          <w:noProof/>
          <w:color w:val="000000" w:themeColor="text1"/>
          <w:lang w:val="en-US"/>
        </w:rPr>
        <w:t xml:space="preserve"> 2014; Hillebrand </w:t>
      </w:r>
      <w:r w:rsidR="00D730A9" w:rsidRPr="00D730A9">
        <w:rPr>
          <w:i/>
          <w:noProof/>
          <w:color w:val="000000" w:themeColor="text1"/>
          <w:lang w:val="en-US"/>
        </w:rPr>
        <w:t>et al.</w:t>
      </w:r>
      <w:r w:rsidR="00D730A9" w:rsidRPr="00D730A9">
        <w:rPr>
          <w:noProof/>
          <w:color w:val="000000" w:themeColor="text1"/>
          <w:lang w:val="en-US"/>
        </w:rPr>
        <w:t xml:space="preserve"> 2018)</w:t>
      </w:r>
      <w:r w:rsidR="00517408">
        <w:rPr>
          <w:color w:val="000000" w:themeColor="text1"/>
          <w:lang w:val="en-US"/>
        </w:rPr>
        <w:fldChar w:fldCharType="end"/>
      </w:r>
      <w:r w:rsidR="004F300D" w:rsidRPr="002D74E7">
        <w:rPr>
          <w:color w:val="000000" w:themeColor="text1"/>
          <w:lang w:val="en-US"/>
        </w:rPr>
        <w:t xml:space="preserve"> and resilience </w:t>
      </w:r>
      <w:r w:rsidR="00517408">
        <w:rPr>
          <w:color w:val="000000" w:themeColor="text1"/>
          <w:lang w:val="en-US"/>
        </w:rPr>
        <w:fldChar w:fldCharType="begin" w:fldLock="1"/>
      </w:r>
      <w:r w:rsidR="002B1DBC">
        <w:rPr>
          <w:color w:val="000000" w:themeColor="text1"/>
          <w:lang w:val="en-US"/>
        </w:rPr>
        <w:instrText>ADDIN CSL_CITATION {"citationItems":[{"id":"ITEM-1","itemData":{"DOI":"10.1111/j.1365-2427.2008.02159.x","ISSN":"00465070","abstract":"1. Around the year 2000, historically abundant populations of brown trout (Salmo trutta) and Atlantic salmon (S. salar) co-occurring in rivers flowing along the Cantabrian corridor of north-western Spain showed a dramatic decline to alarming levels. For one reason or another, fishing was not banned and fishing pressure continued to reduce the few survivors. Unexpectedly, the populations recovered 'naturally' in a very short time period to the extent that in 2004-06 numbers had attained population sizes comparable to those of the mid 1980s. 2. The population of brown trout in Rio Chaballos showed a boom-and-bust pattern concurrent with those observed across broader geographical scales. This study revisits a 22-year data set to explore the nature of the severe decline and rapid recovery of this population. 3. Recruitment was related to stream discharge in March that covers the emergence period and the earliest search stages for food. Coefficients of variation for discharge and recruitment increased over the years and were highly correlated with each other, demonstrating that increased temporal variability in recruitment is strongly linked to increased variability in stream discharge. In turn, recruitment appears to be the major determinant of year-class strength and hence, of population size. 4. A number of factors appeared to operate as resilience mechanisms, permitting the population to increase rapidly when environmental conditions are optimal. These include strong recruitment-discharge relationships, short life-span, small stocks of eggs or offspring required to fill the amount of space suitable for the youngest juveniles and a few females surviving to spawn for a second time. 5. Implications for fishery management and conservation are discussed in the context of the expectation that these populations will vary over the coming years within ranges similar to those in this study. © 2008 Blackwell Publishing Ltd.","author":[{"dropping-particle":"","family":"Lobón-Cerviá","given":"Javier","non-dropping-particle":"","parse-names":false,"suffix":""}],"container-title":"Freshwater Biology","id":"ITEM-1","issue":"6","issued":{"date-parts":[["2009"]]},"page":"1149-1162","title":"Why, when and how do fish populations decline, collapse and recover? The example of brown trout (Salmo trutta) in Rio Chaballos (northwestern Spain)","type":"article-journal","volume":"54"},"uris":["http://www.mendeley.com/documents/?uuid=180f0db9-2b14-46bc-a856-57008a811539"]},{"id":"ITEM-2","itemData":{"DOI":"10.1111/1365-2664.13278","ISSN":"13652664","abstract":"Bottom trawling is the most widespread human activity directly affecting seabed habitats. Assessment and effective management of the effects of bottom trawling at the scale of fisheries requires an understanding of differences in sensitivity of biota to trawling. Responses to disturbance are expected to depend on the intrinsic rate of increase in populations (r), which is expected to be linearly related to the reciprocal of longevity. We examine the relationship between the longevity of benthic invertebrates and their response to bottom trawling; both in terms of the immediate mortality following a trawl pass and their subsequent rates of recovery. We collate all available data from experimental and comparative trawling studies, and test how longevity influences these aspects of sensitivity. The shortest lived organisms (&lt;1 year) increased in abundance shortly after experimental trawling but showed no response to trawling in long-term comparative studies. Conversely, the abundance of biota with a life span &gt;1 year decreased by ~9% immediately following a trawl pass. The effect of bottom trawling in comparative studies increased with longevity, with a 2–3× larger effect on biota living &gt;10 years than on biota living 1–3 years. We attribute this difference to the slower recovery rates of the long-lived biota. The observed relationship between the intrinsic rate of population increase (r, our metric of recovery rate) and the reciprocal of longevity matches theoretical expectation and predicts that the sensitivity of habitats to bottom trawling is higher in habitats with higher proportions of long-lived organisms. Synthesis and applications. Where the longevity of a species or the longevity distribution of a community is known or can be inferred, our estimates of depletion and intrinsic rate of increase can be combined with high-resolution maps of trawling intensity to assess trawling impacts at the scale of the fishery or other defined unit of assessment. Our estimates of r may also be used to estimate recovery times following other forms of seabed disturbance.","author":[{"dropping-particle":"","family":"Hiddink","given":"Jan Geert","non-dropping-particle":"","parse-names":false,"suffix":""},{"dropping-particle":"","family":"Jennings","given":"Simon","non-dropping-particle":"","parse-names":false,"suffix":""},{"dropping-particle":"","family":"Sciberras","given":"Marija","non-dropping-particle":"","parse-names":false,"suffix":""},{"dropping-particle":"","family":"Bolam","given":"Stefan G.","non-dropping-particle":"","parse-names":false,"suffix":""},{"dropping-particle":"","family":"Cambiè","given":"Giulia","non-dropping-particle":"","parse-names":false,"suffix":""},{"dropping-particle":"","family":"McConnaughey","given":"Robert A.","non-dropping-particle":"","parse-names":false,"suffix":""},{"dropping-particle":"","family":"Mazor","given":"Tessa","non-dropping-particle":"","parse-names":false,"suffix":""},{"dropping-particle":"","family":"Hilborn","given":"Ray","non-dropping-particle":"","parse-names":false,"suffix":""},{"dropping-particle":"","family":"Collie","given":"Jeremy S.","non-dropping-particle":"","parse-names":false,"suffix":""},{"dropping-particle":"","family":"Pitcher","given":"C. Roland","non-dropping-particle":"","parse-names":false,"suffix":""},{"dropping-particle":"","family":"Parma","given":"Ana M.","non-dropping-particle":"","parse-names":false,"suffix":""},{"dropping-particle":"","family":"Suuronen","given":"Petri","non-dropping-particle":"","parse-names":false,"suffix":""},{"dropping-particle":"","family":"Kaiser","given":"Michel J.","non-dropping-particle":"","parse-names":false,"suffix":""},{"dropping-particle":"","family":"Rijnsdorp","given":"Adriaan D.","non-dropping-particle":"","parse-names":false,"suffix":""}],"container-title":"Journal of Applied Ecology","id":"ITEM-2","issue":"5","issued":{"date-parts":[["2019"]]},"page":"1075-1084","title":"Assessing bottom trawling impacts based on the longevity of benthic invertebrates","type":"article-journal","volume":"56"},"uris":["http://www.mendeley.com/documents/?uuid=a08e1924-c421-4904-83a4-ae12f42076a9"]},{"id":"ITEM-3","itemData":{"DOI":"10.1016/j.pedobi.2019.150575","ISSN":"00314056","abstract":"Inorganic fertilizers have been reported to have effects on both microbial activities and soil microbial community structure. However, the published results are often contradictory. To overcome short-term fluctuations in microbial parameters it is necessary to study their changes over the long term. We investigated the impact of a 40-y inorganic fertilization of a grassland field on selected soil microbial enzymatic activities and on the composition of bacterial and fungal communities, assessed by terminal restriction fragment length polymorphism (T-RFLP). The following fertilizer treatments were compared: C (control, no fertilization), PK (phosphorus and potassium) fertilizer, 80N (lower nitrogen plus PK fertilizer) and 160 N (higher nitrogen plus PK fertilizer). The field trial also included a NF treatment where fertilization with high nitrogen doses was terminated after 20 y, and the subsequent 20 y were under a non-fertilization regime. Except for arylsulfatase, addition of PK was not sufficient intervention to influence enzyme activities. On the contrary, we observed a significant increase in cellobiosidase, phosphomonoesterase, and β-glucosidase activity in soils fertilized with N, although there was no difference in the enzyme activities between the 80N and 160N treatments. The activities of these enzymes in soils under NF treatment returned to the values of the control soils. Decreased activity of arylsulfatase was detected in treatments with fertilization compared to the control treatment. The shifts in the enzyme activities were accompanied by changes in the composition of whole bacterial and fungal communities, which was also affected by the long-term fertilization. Community composition in fertilized soils clearly differed from the control soils. Contrary to bacteria, 20 y following the cessation of fertilization in the NF treatment was not enough time for complete recovery of the fungal community to that observed in the control treatment. Our findings suggested that soil bacteria are more resilient to chemical fertilization disturbances than fungi.","author":[{"dropping-particle":"","family":"Čuhel","given":"Jiří","non-dropping-particle":"","parse-names":false,"suffix":""},{"dropping-particle":"","family":"Malý","given":"Stanislav","non-dropping-particle":"","parse-names":false,"suffix":""},{"dropping-particle":"","family":"Královec","given":"Josef","non-dropping-particle":"","parse-names":false,"suffix":""}],"container-title":"Pedobiologia","id":"ITEM-3","issue":"August","issued":{"date-parts":[["2019"]]},"page":"150575","publisher":"Elsevier","title":"Shifts and recovery of soil microbial communities in a 40-year field trial under mineral fertilization","type":"article-journal","volume":"77"},"uris":["http://www.mendeley.com/documents/?uuid=5db62315-01d3-4901-89e5-1ab802600325"]},{"id":"ITEM-4","itemData":{"DOI":"10.1111/ele.12867","ISSN":"14610248","abstract":"Ecological stability is the central framework to understand an ecosystem's ability to absorb or recover from environmental change. Recent modelling and conceptual work suggests that stability is a multidimensional construct comprising different response aspects. Using two freshwater mesocosm experiments as case studies, we show how the response to single perturbations can be decomposed in different stability aspects (resistance, resilience, recovery, temporal stability) for both ecosystem functions and community composition. We find that extended community recovery is tightly connected to a nearly complete recovery of the function (biomass production), whereas systems with incomplete recovery of the species composition ranged widely in their biomass compared to controls. Moreover, recovery was most complete when either resistance or resilience was high, the latter associated with low temporal stability around the recovery trend. In summary, no single aspect of stability was sufficient to reflect the overall stability of the system.","author":[{"dropping-particle":"","family":"Hillebrand","given":"Helmut","non-dropping-particle":"","parse-names":false,"suffix":""},{"dropping-particle":"","family":"Langenheder","given":"Silke","non-dropping-particle":"","parse-names":false,"suffix":""},{"dropping-particle":"","family":"Lebret","given":"Karen","non-dropping-particle":"","parse-names":false,"suffix":""},{"dropping-particle":"","family":"Lindström","given":"Eva","non-dropping-particle":"","parse-names":false,"suffix":""},{"dropping-particle":"","family":"Östman","given":"Örjan","non-dropping-particle":"","parse-names":false,"suffix":""},{"dropping-particle":"","family":"Striebel","given":"Maren","non-dropping-particle":"","parse-names":false,"suffix":""}],"container-title":"Ecology Letters","id":"ITEM-4","issue":"1","issued":{"date-parts":[["2018"]]},"note":"PREVIOUSLY: this was &amp;quot;hillebrand2018&amp;quot;, I renamed it to &amp;quot;hillebrand2018b&amp;quot; on 21st of january to avoid mixup","page":"21-30","title":"Decomposing multiple dimensions of stability in global change experiments","type":"article-journal","volume":"21"},"uris":["http://www.mendeley.com/documents/?uuid=64e55a5c-4b9e-4149-8c04-324c43e48466"]},{"id":"ITEM-5","itemData":{"DOI":"10.1016/j.ecolind.2019.105811","ISSN":"1470160X","abstract":"Bottom trawling alters the abundance, diversity, size-composition, and function of benthic communities. However, the ability to detect these impacts over large spatial scales can be obscured by various complicating factors, such as community adaptation to disturbance and co-varying environmental conditions. An ecosystem-based approach to fisheries management therefore requires ecological indicators which can ‘disentangle’ trawling effects from other natural and human drivers, and respond effectively to shifts in ecological quality. We collected benthic macrofaunal samples at 21 sites across a Norway lobster Nephrops norvegicus fishing ground in the Kattegat, and separated the benthic community into small (1–4 mm) and large (&gt;4 mm) size fractions. Four taxonomic indicators (total density, species density, Shannon diversity, and biomass) and four functional indicators (functional diversity, functional richness, functional evenness, and functional dispersion) were calculated based on each size fraction, and the two fractions combined (pooled community). Here, we compare the ability of these indicators to detect trawling impacts across size categories. We show that indicators derived from large macrofauna were highly effective in this regard, and were less influenced by other environmental drivers, such as depth, sediment grain size, bottom current velocity, salinity, and temperature. This suggests that the taxonomic and functional characteristics of benthic communities display a size-dependent sensitivity to trawling disturbance, and therefore community metrics based on large benthic macrofauna may provide useful indicators. By contrast, indicators derived from the small fraction performed poorly, and those based on the pooled community demonstrated a varied ability to detect trawling. Small macrofauna are typically characterised by high density, diversity, and population growth rates, and their relative resilience to trawling may mask the response of the more sensitive macrofauna. This highlights an underlying issue with calculating indicators based on the whole benthic community. The approach outline here is easily applied, improves indicator performance, and has the potential to reduce laboratory workloads due to the fewer taxa and individuals required for analyses.","author":[{"dropping-particle":"","family":"McLaverty","given":"Ciarán","non-dropping-particle":"","parse-names":false,"suffix":""},{"dropping-particle":"","family":"Eigaard","given":"Ole R.","non-dropping-particle":"","parse-names":false,"suffix":""},{"dropping-particle":"","family":"Gislason","given":"Henrik","non-dropping-particle":"","parse-names":false,"suffix":""},{"dropping-particle":"","family":"Bastardie","given":"Francois","non-dropping-particle":"","parse-names":false,"suffix":""},{"dropping-particle":"","family":"Brooks","given":"Mollie E.","non-dropping-particle":"","parse-names":false,"suffix":""},{"dropping-particle":"","family":"Jonsson","given":"Patrik","non-dropping-particle":"","parse-names":false,"suffix":""},{"dropping-particle":"","family":"Lehmann","given":"Andreas","non-dropping-particle":"","parse-names":false,"suffix":""},{"dropping-particle":"","family":"Dinesen","given":"Grete E.","non-dropping-particle":"","parse-names":false,"suffix":""}],"container-title":"Ecological Indicators","id":"ITEM-5","issued":{"date-parts":[["2020"]]},"title":"Using large benthic macrofauna to refine and improve ecological indicators of bottom trawling disturbance","type":"article-journal","volume":"110"},"uris":["http://www.mendeley.com/documents/?uuid=6233aef4-654b-463d-ac12-d225cdb4ccab"]}],"mendeley":{"formattedCitation":"(Lobón-Cerviá 2009; Hillebrand &lt;i&gt;et al.&lt;/i&gt; 2018; Čuhel &lt;i&gt;et al.&lt;/i&gt; 2019; Hiddink &lt;i&gt;et al.&lt;/i&gt; 2019; McLaverty &lt;i&gt;et al.&lt;/i&gt; 2020)","plainTextFormattedCitation":"(Lobón-Cerviá 2009; Hillebrand et al. 2018; Čuhel et al. 2019; Hiddink et al. 2019; McLaverty et al. 2020)","previouslyFormattedCitation":"(Lobón-Cerviá 2009; Hillebrand &lt;i&gt;et al.&lt;/i&gt; 2018; Čuhel &lt;i&gt;et al.&lt;/i&gt; 2019; Hiddink &lt;i&gt;et al.&lt;/i&gt; 2019; McLaverty &lt;i&gt;et al.&lt;/i&gt; 2020)"},"properties":{"noteIndex":0},"schema":"https://github.com/citation-style-language/schema/raw/master/csl-citation.json"}</w:instrText>
      </w:r>
      <w:r w:rsidR="00517408">
        <w:rPr>
          <w:color w:val="000000" w:themeColor="text1"/>
          <w:lang w:val="en-US"/>
        </w:rPr>
        <w:fldChar w:fldCharType="separate"/>
      </w:r>
      <w:r w:rsidR="00D730A9" w:rsidRPr="00D730A9">
        <w:rPr>
          <w:noProof/>
          <w:color w:val="000000" w:themeColor="text1"/>
          <w:lang w:val="en-US"/>
        </w:rPr>
        <w:t xml:space="preserve">(Lobón-Cerviá 2009; Hillebrand </w:t>
      </w:r>
      <w:r w:rsidR="00D730A9" w:rsidRPr="00D730A9">
        <w:rPr>
          <w:i/>
          <w:noProof/>
          <w:color w:val="000000" w:themeColor="text1"/>
          <w:lang w:val="en-US"/>
        </w:rPr>
        <w:t>et al.</w:t>
      </w:r>
      <w:r w:rsidR="00D730A9" w:rsidRPr="00D730A9">
        <w:rPr>
          <w:noProof/>
          <w:color w:val="000000" w:themeColor="text1"/>
          <w:lang w:val="en-US"/>
        </w:rPr>
        <w:t xml:space="preserve"> 2018; Čuhel </w:t>
      </w:r>
      <w:r w:rsidR="00D730A9" w:rsidRPr="00D730A9">
        <w:rPr>
          <w:i/>
          <w:noProof/>
          <w:color w:val="000000" w:themeColor="text1"/>
          <w:lang w:val="en-US"/>
        </w:rPr>
        <w:t>et al.</w:t>
      </w:r>
      <w:r w:rsidR="00D730A9" w:rsidRPr="00D730A9">
        <w:rPr>
          <w:noProof/>
          <w:color w:val="000000" w:themeColor="text1"/>
          <w:lang w:val="en-US"/>
        </w:rPr>
        <w:t xml:space="preserve"> 2019; Hiddink </w:t>
      </w:r>
      <w:r w:rsidR="00D730A9" w:rsidRPr="00D730A9">
        <w:rPr>
          <w:i/>
          <w:noProof/>
          <w:color w:val="000000" w:themeColor="text1"/>
          <w:lang w:val="en-US"/>
        </w:rPr>
        <w:t>et al.</w:t>
      </w:r>
      <w:r w:rsidR="00D730A9" w:rsidRPr="00D730A9">
        <w:rPr>
          <w:noProof/>
          <w:color w:val="000000" w:themeColor="text1"/>
          <w:lang w:val="en-US"/>
        </w:rPr>
        <w:t xml:space="preserve"> 2019; McLaverty </w:t>
      </w:r>
      <w:r w:rsidR="00D730A9" w:rsidRPr="00D730A9">
        <w:rPr>
          <w:i/>
          <w:noProof/>
          <w:color w:val="000000" w:themeColor="text1"/>
          <w:lang w:val="en-US"/>
        </w:rPr>
        <w:t>et al.</w:t>
      </w:r>
      <w:r w:rsidR="00D730A9" w:rsidRPr="00D730A9">
        <w:rPr>
          <w:noProof/>
          <w:color w:val="000000" w:themeColor="text1"/>
          <w:lang w:val="en-US"/>
        </w:rPr>
        <w:t xml:space="preserve"> 2020)</w:t>
      </w:r>
      <w:r w:rsidR="00517408">
        <w:rPr>
          <w:color w:val="000000" w:themeColor="text1"/>
          <w:lang w:val="en-US"/>
        </w:rPr>
        <w:fldChar w:fldCharType="end"/>
      </w:r>
      <w:r w:rsidR="00C322DB">
        <w:rPr>
          <w:color w:val="000000" w:themeColor="text1"/>
          <w:lang w:val="en-US"/>
        </w:rPr>
        <w:t xml:space="preserve"> than longer-living, slower growing species.</w:t>
      </w:r>
      <w:r w:rsidR="004F300D" w:rsidRPr="002D74E7">
        <w:rPr>
          <w:color w:val="000000" w:themeColor="text1"/>
          <w:lang w:val="en-US"/>
        </w:rPr>
        <w:t xml:space="preserve"> </w:t>
      </w:r>
      <w:r w:rsidR="00197CF7">
        <w:rPr>
          <w:color w:val="000000" w:themeColor="text1"/>
          <w:lang w:val="en-US"/>
        </w:rPr>
        <w:t>Although such differences lead to differences in stability measures such as resilience, where a forest may take centuries to recover from a disturbance that microbes can recover from in days. But, does this mean that microb</w:t>
      </w:r>
      <w:ins w:id="40" w:author="Andrea Mentges" w:date="2020-09-08T09:58:00Z">
        <w:r w:rsidR="00ED5BD2">
          <w:rPr>
            <w:color w:val="000000" w:themeColor="text1"/>
            <w:lang w:val="en-US"/>
          </w:rPr>
          <w:t xml:space="preserve">e populations </w:t>
        </w:r>
      </w:ins>
      <w:del w:id="41" w:author="Andrea Mentges" w:date="2020-09-08T09:58:00Z">
        <w:r w:rsidR="00197CF7" w:rsidDel="00ED5BD2">
          <w:rPr>
            <w:color w:val="000000" w:themeColor="text1"/>
            <w:lang w:val="en-US"/>
          </w:rPr>
          <w:delText xml:space="preserve">ial communities </w:delText>
        </w:r>
      </w:del>
      <w:r w:rsidR="00197CF7">
        <w:rPr>
          <w:color w:val="000000" w:themeColor="text1"/>
          <w:lang w:val="en-US"/>
        </w:rPr>
        <w:t xml:space="preserve">are inherently more stable than tree </w:t>
      </w:r>
      <w:del w:id="42" w:author="Andrea Mentges" w:date="2020-09-08T09:58:00Z">
        <w:r w:rsidR="00197CF7" w:rsidDel="00ED5BD2">
          <w:rPr>
            <w:color w:val="000000" w:themeColor="text1"/>
            <w:lang w:val="en-US"/>
          </w:rPr>
          <w:delText>communities</w:delText>
        </w:r>
      </w:del>
      <w:ins w:id="43" w:author="Andrea Mentges" w:date="2020-09-08T09:58:00Z">
        <w:r w:rsidR="00ED5BD2">
          <w:rPr>
            <w:color w:val="000000" w:themeColor="text1"/>
            <w:lang w:val="en-US"/>
          </w:rPr>
          <w:t>populations</w:t>
        </w:r>
      </w:ins>
      <w:r w:rsidR="00197CF7">
        <w:rPr>
          <w:color w:val="000000" w:themeColor="text1"/>
          <w:lang w:val="en-US"/>
        </w:rPr>
        <w:t xml:space="preserve">? Or can the difference be explained simply by differences in growth rates, </w:t>
      </w:r>
      <w:r w:rsidR="00A035E4">
        <w:rPr>
          <w:color w:val="000000" w:themeColor="text1"/>
          <w:lang w:val="en-US"/>
        </w:rPr>
        <w:t>such that if this difference were</w:t>
      </w:r>
      <w:r w:rsidR="00197CF7">
        <w:rPr>
          <w:color w:val="000000" w:themeColor="text1"/>
          <w:lang w:val="en-US"/>
        </w:rPr>
        <w:t xml:space="preserve"> controlled for, they will be more similar in their stability measures.</w:t>
      </w:r>
    </w:p>
    <w:p w14:paraId="585A78A9" w14:textId="5ED5B278" w:rsidR="007E5EF3" w:rsidRDefault="007E5EF3" w:rsidP="00A1634D">
      <w:pPr>
        <w:rPr>
          <w:color w:val="000000" w:themeColor="text1"/>
          <w:lang w:val="en-US"/>
        </w:rPr>
      </w:pPr>
    </w:p>
    <w:p w14:paraId="472C9310" w14:textId="1AE27697" w:rsidR="00CC5082" w:rsidRDefault="00CC5082" w:rsidP="0034666C">
      <w:pPr>
        <w:pStyle w:val="berschrift2"/>
        <w:rPr>
          <w:lang w:val="en-US"/>
        </w:rPr>
      </w:pPr>
      <w:r>
        <w:rPr>
          <w:lang w:val="en-US"/>
        </w:rPr>
        <w:t>Knowledge gap</w:t>
      </w:r>
    </w:p>
    <w:p w14:paraId="0A70F859" w14:textId="296A2C91" w:rsidR="007116C9" w:rsidRDefault="00034091" w:rsidP="00A1634D">
      <w:pPr>
        <w:rPr>
          <w:color w:val="000000" w:themeColor="text1"/>
          <w:lang w:val="en-US"/>
        </w:rPr>
      </w:pPr>
      <w:del w:id="44" w:author="Andrea Mentges" w:date="2020-09-04T14:33:00Z">
        <w:r w:rsidDel="007C5AF3">
          <w:rPr>
            <w:color w:val="000000" w:themeColor="text1"/>
            <w:lang w:val="en-US"/>
          </w:rPr>
          <w:delText>Although it</w:delText>
        </w:r>
      </w:del>
      <w:ins w:id="45" w:author="Andrea Mentges" w:date="2020-09-04T14:33:00Z">
        <w:r w:rsidR="007C5AF3">
          <w:rPr>
            <w:color w:val="000000" w:themeColor="text1"/>
            <w:lang w:val="en-US"/>
          </w:rPr>
          <w:t>It</w:t>
        </w:r>
      </w:ins>
      <w:r>
        <w:rPr>
          <w:color w:val="000000" w:themeColor="text1"/>
          <w:lang w:val="en-US"/>
        </w:rPr>
        <w:t xml:space="preserve"> has</w:t>
      </w:r>
      <w:r w:rsidR="00197CF7">
        <w:rPr>
          <w:color w:val="000000" w:themeColor="text1"/>
          <w:lang w:val="en-US"/>
        </w:rPr>
        <w:t xml:space="preserve"> long been recognized </w:t>
      </w:r>
      <w:r>
        <w:rPr>
          <w:color w:val="000000" w:themeColor="text1"/>
          <w:lang w:val="en-US"/>
        </w:rPr>
        <w:t>that growth rate or life-span affect</w:t>
      </w:r>
      <w:r w:rsidR="00197CF7">
        <w:rPr>
          <w:color w:val="000000" w:themeColor="text1"/>
          <w:lang w:val="en-US"/>
        </w:rPr>
        <w:t xml:space="preserve"> aspects of</w:t>
      </w:r>
      <w:r>
        <w:rPr>
          <w:color w:val="000000" w:themeColor="text1"/>
          <w:lang w:val="en-US"/>
        </w:rPr>
        <w:t xml:space="preserve"> stability </w:t>
      </w:r>
      <w:r>
        <w:rPr>
          <w:color w:val="000000" w:themeColor="text1"/>
          <w:lang w:val="en-US"/>
        </w:rPr>
        <w:fldChar w:fldCharType="begin" w:fldLock="1"/>
      </w:r>
      <w:r w:rsidR="002B1DBC">
        <w:rPr>
          <w:color w:val="000000" w:themeColor="text1"/>
          <w:lang w:val="en-US"/>
        </w:rPr>
        <w:instrText>ADDIN CSL_CITATION {"citationItems":[{"id":"ITEM-1","itemData":{"PMID":"1018","abstract":"Early studies suggested that simple ecosystems were less stable than complex ones, but later studies came to the opposite conclusion. Confusion arose because of the many different meanings of ‘complexity’ and ‘stability’. Most of the possible questions about the relationship between stability–complexity have not been asked. Those that have yield a variety of answers.","author":[{"dropping-particle":"","family":"Pimm","given":"Stuart L.","non-dropping-particle":"","parse-names":false,"suffix":""}],"container-title":"Nature","id":"ITEM-1","issue":"6021","issued":{"date-parts":[["1984"]]},"page":"635-636","title":"The complexity and stability of ecosystems","type":"article-journal","volume":"315"},"uris":["http://www.mendeley.com/documents/?uuid=4dfd58b1-2aa5-4a11-bc23-dcc596c6d679"]},{"id":"ITEM-2","itemData":{"author":[{"dropping-particle":"","family":"Connell","given":"Joseph H","non-dropping-particle":"","parse-names":false,"suffix":""},{"dropping-particle":"","family":"Sousa","given":"Wayne P","non-dropping-particle":"","parse-names":false,"suffix":""}],"id":"ITEM-2","issue":"6","issued":{"date-parts":[["1983"]]},"page":"789-824","title":"On the evidence needed to judge ecological stability or persistence","type":"article-journal","volume":"121"},"uris":["http://www.mendeley.com/documents/?uuid=dbc882de-64c9-4c1c-bf69-3739eda803ec"]},{"id":"ITEM-3","itemData":{"DOI":"10.3389/fevo.2019.00275","ISSN":"2296-701X","abstract":"Rapid climate change and altered disturbance regimes represent increasing stressors to the stability of existing ecosystems. Resilience is a widely used framework for post-disturbance response, but resilient responses are emergent properties resulting from component processes of persistence, recovery, and reorganization, with different mechanisms at work in each mode. We present a model of scaled resilience, which allows resilience to be decomposed across scales of space, time, and levels of biological organization. Using case examples of post-fire resilience in dry conifer forests of interior western North America, we illustrate the increased clarity gained by separating scale-dependent mechanisms of persistence, recovery, and reorganization. We conclude by describing how the scaled resilience framework can be applied in land and fire management by distinguishing relevant management actions before, during, and after wildfire.","author":[{"dropping-particle":"","family":"Falk","given":"Donald A.","non-dropping-particle":"","parse-names":false,"suffix":""},{"dropping-particle":"","family":"Watts","given":"Adam C.","non-dropping-particle":"","parse-names":false,"suffix":""},{"dropping-particle":"","family":"Thode","given":"Andrea E.","non-dropping-particle":"","parse-names":false,"suffix":""}],"container-title":"Frontiers in Ecology and Evolution","id":"ITEM-3","issue":"July","issued":{"date-parts":[["2019"]]},"page":"1-16","title":"Scaling Ecological Resilience","type":"article-journal","volume":"7"},"uris":["http://www.mendeley.com/documents/?uuid=226e92e0-abfe-4cfd-b69f-7b444e15426f"]},{"id":"ITEM-4","itemData":{"author":[{"dropping-particle":"","family":"Frank","given":"Peter W","non-dropping-particle":"","parse-names":false,"suffix":""}],"container-title":"Ecology","id":"ITEM-4","issue":"2","issued":{"date-parts":[["1968"]]},"page":"355-357","title":"Life Histories and Community Stability","type":"article-journal","volume":"49"},"uris":["http://www.mendeley.com/documents/?uuid=a97d5037-36ba-45ff-87f8-f2a36afadd87"]}],"mendeley":{"formattedCitation":"(Frank 1968; Connell &amp; Sousa 1983; Pimm 1984; Falk &lt;i&gt;et al.&lt;/i&gt; 2019)","plainTextFormattedCitation":"(Frank 1968; Connell &amp; Sousa 1983; Pimm 1984; Falk et al. 2019)","previouslyFormattedCitation":"(Frank 1968; Connell &amp; Sousa 1983; Pimm 1984; Falk &lt;i&gt;et al.&lt;/i&gt; 2019)"},"properties":{"noteIndex":0},"schema":"https://github.com/citation-style-language/schema/raw/master/csl-citation.json"}</w:instrText>
      </w:r>
      <w:r>
        <w:rPr>
          <w:color w:val="000000" w:themeColor="text1"/>
          <w:lang w:val="en-US"/>
        </w:rPr>
        <w:fldChar w:fldCharType="separate"/>
      </w:r>
      <w:r w:rsidR="00D730A9" w:rsidRPr="00D730A9">
        <w:rPr>
          <w:noProof/>
          <w:color w:val="000000" w:themeColor="text1"/>
          <w:lang w:val="en-US"/>
        </w:rPr>
        <w:t xml:space="preserve">(Frank 1968; Connell &amp; Sousa 1983; Pimm 1984; Falk </w:t>
      </w:r>
      <w:r w:rsidR="00D730A9" w:rsidRPr="00D730A9">
        <w:rPr>
          <w:i/>
          <w:noProof/>
          <w:color w:val="000000" w:themeColor="text1"/>
          <w:lang w:val="en-US"/>
        </w:rPr>
        <w:t>et al.</w:t>
      </w:r>
      <w:r w:rsidR="00D730A9" w:rsidRPr="00D730A9">
        <w:rPr>
          <w:noProof/>
          <w:color w:val="000000" w:themeColor="text1"/>
          <w:lang w:val="en-US"/>
        </w:rPr>
        <w:t xml:space="preserve"> 2019)</w:t>
      </w:r>
      <w:r>
        <w:rPr>
          <w:color w:val="000000" w:themeColor="text1"/>
          <w:lang w:val="en-US"/>
        </w:rPr>
        <w:fldChar w:fldCharType="end"/>
      </w:r>
      <w:ins w:id="46" w:author="Andrea Mentges" w:date="2020-09-04T14:34:00Z">
        <w:r w:rsidR="007C5AF3">
          <w:rPr>
            <w:color w:val="000000" w:themeColor="text1"/>
            <w:lang w:val="en-US"/>
          </w:rPr>
          <w:t>.</w:t>
        </w:r>
      </w:ins>
      <w:del w:id="47" w:author="Andrea Mentges" w:date="2020-09-04T14:34:00Z">
        <w:r w:rsidDel="007C5AF3">
          <w:rPr>
            <w:color w:val="000000" w:themeColor="text1"/>
            <w:lang w:val="en-US"/>
          </w:rPr>
          <w:delText>,</w:delText>
        </w:r>
      </w:del>
      <w:r>
        <w:rPr>
          <w:color w:val="000000" w:themeColor="text1"/>
          <w:lang w:val="en-US"/>
        </w:rPr>
        <w:t xml:space="preserve"> </w:t>
      </w:r>
      <w:moveFromRangeStart w:id="48" w:author="Andrea Mentges" w:date="2020-09-04T14:34:00Z" w:name="move50122499"/>
      <w:moveFrom w:id="49" w:author="Andrea Mentges" w:date="2020-09-04T14:34:00Z">
        <w:r w:rsidR="00856A01" w:rsidDel="007C5AF3">
          <w:rPr>
            <w:color w:val="000000" w:themeColor="text1"/>
            <w:lang w:val="en-US"/>
          </w:rPr>
          <w:t>many</w:t>
        </w:r>
        <w:r w:rsidR="00197CF7" w:rsidDel="007C5AF3">
          <w:rPr>
            <w:color w:val="000000" w:themeColor="text1"/>
            <w:lang w:val="en-US"/>
          </w:rPr>
          <w:t xml:space="preserve"> synthetic or comparative studies</w:t>
        </w:r>
        <w:r w:rsidR="00FD12FC" w:rsidDel="007C5AF3">
          <w:rPr>
            <w:color w:val="000000" w:themeColor="text1"/>
            <w:lang w:val="en-US"/>
          </w:rPr>
          <w:t xml:space="preserve"> </w:t>
        </w:r>
        <w:r w:rsidR="004A2BA3" w:rsidDel="007C5AF3">
          <w:rPr>
            <w:color w:val="000000" w:themeColor="text1"/>
            <w:lang w:val="en-US"/>
          </w:rPr>
          <w:t xml:space="preserve">do not explicitly </w:t>
        </w:r>
        <w:r w:rsidR="00197CF7" w:rsidDel="007C5AF3">
          <w:rPr>
            <w:color w:val="000000" w:themeColor="text1"/>
            <w:lang w:val="en-US"/>
          </w:rPr>
          <w:t xml:space="preserve">account for </w:t>
        </w:r>
        <w:r w:rsidR="00BF2564" w:rsidDel="007C5AF3">
          <w:rPr>
            <w:color w:val="000000" w:themeColor="text1"/>
            <w:lang w:val="en-US"/>
          </w:rPr>
          <w:t>its influence</w:t>
        </w:r>
        <w:r w:rsidR="004A2BA3" w:rsidDel="007C5AF3">
          <w:rPr>
            <w:color w:val="000000" w:themeColor="text1"/>
            <w:lang w:val="en-US"/>
          </w:rPr>
          <w:t xml:space="preserve"> </w:t>
        </w:r>
        <w:r w:rsidR="00FD12FC" w:rsidDel="007C5AF3">
          <w:rPr>
            <w:color w:val="000000" w:themeColor="text1"/>
            <w:lang w:val="en-US"/>
          </w:rPr>
          <w:fldChar w:fldCharType="begin" w:fldLock="1"/>
        </w:r>
        <w:r w:rsidR="002B1DBC" w:rsidRPr="007C5AF3" w:rsidDel="007C5AF3">
          <w:rPr>
            <w:color w:val="000000" w:themeColor="text1"/>
            <w:lang w:val="en-US"/>
          </w:rPr>
          <w:instrText xml:space="preserve">ADDIN CSL_CITATION {"citationItems":[{"id":"ITEM-1","itemData":{"DOI":"10.1111/gcb.14748","ISSN":"13652486","abstract":"Global increase in drought occurrences threatens the stability of terrestrial ecosystem functioning. Evergreen broadleaf forests (EBFs) keep leaves throughout the year, and therefore could experience higher drought risks than other biomes. However, the recent temporal variability of global vegetation productivity or land carbon sink is mainly driven by non-evergreen ecosystems, such as semiarid grasslands, croplands, and boreal forests. Thus, we hypothesize that EBFs have higher stability than other biomes under the increasingly extreme droughts. Here we use long-term Standardized Precipitation and Evaporation Index (SPEI) data and satellite-derived Enhanced Vegetation Index (EVI) products to quantify the temporal stability (ratio of mean annual EVI to its SD), resistance (ability to maintain its original levels during droughts), and resilience (rate of EVI recovering to pre-drought levels) at biome and global scales. We identified significantly increasing trends of annual drought severity (SPEI range: −0.08 to −1.80), area (areal fraction range: 2%–19%), and duration (month range: 7.9–9.1) in the EBF biome over 2000–2014. However, EBFs showed the highest resistance of EVI to droughts, but no significant differences in resilience of EVI to droughts were found among biomes (forests, grasslands, savannas, and shrublands). Global resistance and resilience of EVI to droughts were largely affected by temperature and solar radiation. These findings suggest that EBFs have higher stability than other biomes despite the greater drought exposure. Thus, the conservation of EBFs is critical for stabilizing global vegetation productivity and land carbon sink under more-intense climate extremes in the future.","author":[{"dropping-particle":"","family":"Huang","given":"Kun","non-dropping-particle":"","parse-names":false,"suffix":""},{"dropping-particle":"","family":"Xia","given":"Jianyang","non-dropping-particle":"","parse-names":false,"suffix":""}],"container-title":"Global Change Biology","id":"ITEM-1","issue":"10","issued":{"date-parts":[["2019"]]},"page":"3494-3503","title":"High ecosystem stability of evergreen broadleaf forests under severe droughts","type":"article-journal","volume":"25"},"uris":["http://www.mendeley.com/documents/?uuid=706cafcb-c43b-493a-b381-caba8ded329c"]},{"id":"ITEM-2","itemData":{"DOI":"10.1038/s41467-018-05956-1","ISBN":"4146701805","ISSN":"20411723","abstract":"One of the primary challenges of our time is to enhance global food production and security. Most assessments in agricultural systems focus on plant yield. Yet, these analyses neglect temporal yield stability, or the variability and reliability of production across years. Here we perform a meta-analysis to assess temporal yield stability of three major cropping systems: organic agriculture and conservation agriculture (no-tillage) vs. conventional agriculture, comparing 193 studies based on 2896 comparisons. Organic agriculture has, per unit yield, a significantly lower temporal stability (−15%) compared to conventional agriculture. Thus, although organic farming promotes biodiversity and is generally more environmentally friendly, future efforts should focus on reducing its yield variability. Our analysis further indicates that the use of green manure and enhanced fertilisation can reduce the yield stability gap between organic and conventional agriculture. The temporal stability (−3%) of no-tillage does not differ significantly from those of conventional tillage indicating that a transition to no-tillage does not affect yield stability.","author":[{"dropping-particle":"","family":"Knapp","given":"Samuel","non-dropping-particle":"","parse-names":false,"suffix":""},{"dropping-particle":"","family":"Heijden","given":"Marcel G.A.","non-dropping-particle":"van der","parse-names":false,"suffix":""}],"container-title":"Nature Communications","id":"ITEM-2","issue":"1","issued":{"date-parts":[["2018"]]},"page":"1-9","publisher":"Springer US","title":"A global meta-analysis of yield stability in organic and conservation agriculture","type":"article-journal","volume":"9"},"uris":["http://www.mendeley.com/documents/?uuid=6d17727d-aa2e-4c45-a5aa-47f0faa82e21"]},{"id":"ITEM-3","itemData":{"DOI":"10.1111/geb.13039","ISSN":"14668238","abstract":"Aim: Rainfall manipulation experiments are essential tools for deciphering the mechanisms leading to variation in ecosystem stability across sites. Here, we gathered articles reporting results of experimental droughts on the above-ground biomass of grasslands to identify which indices have been used to assess stability, to evaluate the overall grassland responses to drought and to quantify the relative importance of drought characteristics and climatic conditions for explaining variation in stability. Location: Global. Time period: 1989–2018. Major taxa studied: Grasslands. Methods: We used meta-analytical approaches to evaluate overall grassland stability in terms of resistance, recovery and resilience, and multi-model inference to assess the relative importance of different moderators on explaining the variability of those three stability properties. Results: Numerous indices of stability have been used, but they are inadequate for comparisons across sites. After applying standardized indices, we found that grasslands were resilient (biomass remained unchanged 1 year after drought) and exhibited a trade-off between low resistance (biomass was lost during drought) and high recovery (new biomass was produced after drought). Overall, climatic conditions and drought characteristics (intensity, duration and frequency) were not important to explain the differences in stability observed across grasslands. Main conclusions: Grasslands are resilient, but if drought events last &gt; 1 year, there might be long-term declines of biomass production owing to incomplete recovery. Despite the hundreds of experiments conducted in grasslands across the globe, the results are still inconclusive because of four important shortcomings: 50% of the studies have failed to create drought; 81% have not included recovery and resilience, assessing only resistance; 87% have not applied quantitative indices to assess stability; and &lt; 1% of the studies were conducted on tropical grasslands. We discuss how to overcome those limitations to improve our ability to ensure stable grassland productivity under climate change.","author":[{"dropping-particle":"","family":"Matos","given":"Ilaíne Silveira","non-dropping-particle":"","parse-names":false,"suffix":""},{"dropping-particle":"","family":"Menor","given":"Imma Oliveras","non-dropping-particle":"","parse-names":false,"suffix":""},{"dropping-particle":"","family":"Rifai","given":"Sami Walid","non-dropping-particle":"","parse-names":false,"suffix":""},{"dropping-particle":"","family":"Rosado","given":"Bruno Henrique Pimentel","non-dropping-particle":"","parse-names":false,"suffix":""}],"container-title":"Global Ecology and Biogeography","id":"ITEM-3","issue":"3","issued":{"date-parts":[["2020"]]},"page":"558-572","title":"Deciphering the stability of grassland productivity in response to rainfall manipulation experiments","type":"article-journal","volume":"29"},"uris":["http://www.mendeley.com/documents/?uuid=41cdf65a-bc62-4999-9d85-f0fee26a2b24"]},{"id":"ITEM-4","itemData":{"DOI":"10.1371/journal.pone.0035555","ISSN":"19326203","abstract":"In the Neotropics the predominant pathway to intensify productivity is generally thought to be to convert grasslands to sown pastures, mostly in monoculture. This article examines how above-ground net primary productivity (ANPP) in semi-natural grasslands and sown pastures in Central America respond to rainfall by: (i) assessing the relationships between ANPP and accumulated rainfall and indices of rainfall distribution, (ii) evaluating the variability of ANPP between and within seasons, and (iii) estimating the temporal stability of ANPP. We conducted sequential biomass harvests during 12 periods of 22 days and related those to rainfall. There were significant relationships between ANPP and cumulative rainfall in 22-day periods for both vegetation types and a model including a linear and quadratic term explained 74% of the variation in the data. There was also a significant correlation between ANPP and the number of rainfall events for both vegetation types. Sown pastures had higher ANPP increments per unit rainfall and higher ANPP at the peak of the rainy season than semi-natural grasslands. In contrast, semi-natural grasslands showed higher ANPP early in the dry season. The temporal stability of ANPP was higher in semi-natural grasslands than in the sown pastures in the dry season and over a whole annual cycle. Our results reveal that, contrary to conventional thinking amongst pasture scientists, there appears to be no increase in ANPP arising from replacing semi-natural grasslands with sown pastures under prevailing pasture management practices in seasonally dry climates, while the temporal distribution of ANPP is more even in semi-natural grasslands. Neither sown pastures nor semi-natural grasslands are productive towards the end of the dry season, indicating the potential importance of the widespread practice of retaining tree cover in </w:instrText>
        </w:r>
        <w:r w:rsidR="002B1DBC" w:rsidRPr="007C5AF3" w:rsidDel="007C5AF3">
          <w:rPr>
            <w:color w:val="000000" w:themeColor="text1"/>
          </w:rPr>
          <w:instrText>pastures. © 2012 Ospina et al.","author":[{"dropping-particle":"","family":"Ospina","given":"Sonia","non-dro</w:instrText>
        </w:r>
        <w:r w:rsidR="002B1DBC" w:rsidRPr="007C5AF3" w:rsidDel="007C5AF3">
          <w:rPr>
            <w:color w:val="000000" w:themeColor="text1"/>
            <w:lang w:val="en-US"/>
            <w:rPrChange w:id="50" w:author="Andrea Mentges" w:date="2020-09-04T14:34:00Z">
              <w:rPr>
                <w:color w:val="000000" w:themeColor="text1"/>
              </w:rPr>
            </w:rPrChange>
          </w:rPr>
          <w:instrText>pping-particle":"","parse-names":false,"suffix":""},{"dropping-particle":"","family":"Rusch","given":"Graciela M.","non-dropping-particle":"","parse-names":false,"suffix":""},{"dropping-particle":"","family":"Pezo","given":"Danilo","non-dropping-particle":"","parse-names":false,"suffix":""},{"dropping-particle":"","family":"Casanoves","given":"Fernando","non-dropping-particle":"","parse-names":false,"suffix":""},{"dropping-particle":"","family":"Sinclair","given":"Fergus L.","non-dropping-particle":"","parse-names":false,"suffix":""}],"container-title":"PLoS ONE","id":"ITEM-4","issue":"5","issued":{"date-parts":[["2012"]]},"page":"1-9","title":"More stable productivity of semi natural grasslands than sown pastures in a seasonally dry climate","type":"article-journal","volume":"7"},"uris":["http://www.mendeley.com/documents/?uuid=60d77fb8-b271-4bcc-9ad8-5c1e11d18f88"]}],"mendeley":{"formattedCitation":"(Ospina &lt;i&gt;et al.&lt;/i&gt; 2012; Knapp &amp; van der Heijden 2018; Huang &amp; Xia 2019; Matos &lt;i&gt;et al.&lt;/i&gt; 2020)","plainTextFormattedCitation":"(Ospina et al. 2012; Knapp &amp; van der Heijden 2018; Huang &amp; Xia 2019; Matos et al. 2020)","previouslyFormattedCitation":"(Ospina &lt;i&gt;et al.&lt;/i&gt; 2012; Knapp &amp; van der Heijden 2018; Huang &amp; Xia 2019; Matos &lt;i&gt;et al.&lt;/i&gt; 2020)"},"properties":{"noteIndex":0},"schema":"https://github.com/citation-style-language/schema/raw/master/csl-citation.json"}</w:instrText>
        </w:r>
        <w:r w:rsidR="00FD12FC" w:rsidDel="007C5AF3">
          <w:rPr>
            <w:color w:val="000000" w:themeColor="text1"/>
            <w:lang w:val="en-US"/>
          </w:rPr>
          <w:fldChar w:fldCharType="separate"/>
        </w:r>
        <w:r w:rsidR="00D730A9" w:rsidRPr="007C5AF3" w:rsidDel="007C5AF3">
          <w:rPr>
            <w:noProof/>
            <w:color w:val="000000" w:themeColor="text1"/>
            <w:lang w:val="en-US"/>
            <w:rPrChange w:id="51" w:author="Andrea Mentges" w:date="2020-09-04T14:34:00Z">
              <w:rPr>
                <w:noProof/>
                <w:color w:val="000000" w:themeColor="text1"/>
              </w:rPr>
            </w:rPrChange>
          </w:rPr>
          <w:t xml:space="preserve">(Ospina </w:t>
        </w:r>
        <w:r w:rsidR="00D730A9" w:rsidRPr="007C5AF3" w:rsidDel="007C5AF3">
          <w:rPr>
            <w:i/>
            <w:noProof/>
            <w:color w:val="000000" w:themeColor="text1"/>
            <w:lang w:val="en-US"/>
            <w:rPrChange w:id="52" w:author="Andrea Mentges" w:date="2020-09-04T14:34:00Z">
              <w:rPr>
                <w:i/>
                <w:noProof/>
                <w:color w:val="000000" w:themeColor="text1"/>
              </w:rPr>
            </w:rPrChange>
          </w:rPr>
          <w:t>et al.</w:t>
        </w:r>
        <w:r w:rsidR="00D730A9" w:rsidRPr="007C5AF3" w:rsidDel="007C5AF3">
          <w:rPr>
            <w:noProof/>
            <w:color w:val="000000" w:themeColor="text1"/>
            <w:lang w:val="en-US"/>
            <w:rPrChange w:id="53" w:author="Andrea Mentges" w:date="2020-09-04T14:34:00Z">
              <w:rPr>
                <w:noProof/>
                <w:color w:val="000000" w:themeColor="text1"/>
              </w:rPr>
            </w:rPrChange>
          </w:rPr>
          <w:t xml:space="preserve"> 2012; Knapp &amp; van der Heijden 2018; Huang &amp; Xia 2019; Matos </w:t>
        </w:r>
        <w:r w:rsidR="00D730A9" w:rsidRPr="007C5AF3" w:rsidDel="007C5AF3">
          <w:rPr>
            <w:i/>
            <w:noProof/>
            <w:color w:val="000000" w:themeColor="text1"/>
            <w:lang w:val="en-US"/>
            <w:rPrChange w:id="54" w:author="Andrea Mentges" w:date="2020-09-04T14:34:00Z">
              <w:rPr>
                <w:i/>
                <w:noProof/>
                <w:color w:val="000000" w:themeColor="text1"/>
              </w:rPr>
            </w:rPrChange>
          </w:rPr>
          <w:t>et al.</w:t>
        </w:r>
        <w:r w:rsidR="00D730A9" w:rsidRPr="007C5AF3" w:rsidDel="007C5AF3">
          <w:rPr>
            <w:noProof/>
            <w:color w:val="000000" w:themeColor="text1"/>
            <w:lang w:val="en-US"/>
            <w:rPrChange w:id="55" w:author="Andrea Mentges" w:date="2020-09-04T14:34:00Z">
              <w:rPr>
                <w:noProof/>
                <w:color w:val="000000" w:themeColor="text1"/>
              </w:rPr>
            </w:rPrChange>
          </w:rPr>
          <w:t xml:space="preserve"> 2020)</w:t>
        </w:r>
        <w:r w:rsidR="00FD12FC" w:rsidDel="007C5AF3">
          <w:rPr>
            <w:color w:val="000000" w:themeColor="text1"/>
            <w:lang w:val="en-US"/>
          </w:rPr>
          <w:fldChar w:fldCharType="end"/>
        </w:r>
        <w:r w:rsidR="00FD12FC" w:rsidRPr="007C5AF3" w:rsidDel="007C5AF3">
          <w:rPr>
            <w:color w:val="000000" w:themeColor="text1"/>
            <w:lang w:val="en-US"/>
            <w:rPrChange w:id="56" w:author="Andrea Mentges" w:date="2020-09-04T14:34:00Z">
              <w:rPr>
                <w:color w:val="000000" w:themeColor="text1"/>
              </w:rPr>
            </w:rPrChange>
          </w:rPr>
          <w:t xml:space="preserve">. </w:t>
        </w:r>
      </w:moveFrom>
      <w:moveFromRangeEnd w:id="48"/>
      <w:del w:id="57" w:author="Andrea Mentges" w:date="2020-09-04T14:34:00Z">
        <w:r w:rsidR="00BF2564" w:rsidDel="007C5AF3">
          <w:rPr>
            <w:color w:val="000000" w:themeColor="text1"/>
            <w:lang w:val="en-US"/>
          </w:rPr>
          <w:delText>Nevertheless, some</w:delText>
        </w:r>
      </w:del>
      <w:ins w:id="58" w:author="Andrea Mentges" w:date="2020-09-04T14:34:00Z">
        <w:r w:rsidR="007C5AF3">
          <w:rPr>
            <w:color w:val="000000" w:themeColor="text1"/>
            <w:lang w:val="en-US"/>
          </w:rPr>
          <w:t>Some</w:t>
        </w:r>
      </w:ins>
      <w:r w:rsidR="00BF2564">
        <w:rPr>
          <w:color w:val="000000" w:themeColor="text1"/>
          <w:lang w:val="en-US"/>
        </w:rPr>
        <w:t xml:space="preserve"> </w:t>
      </w:r>
      <w:r w:rsidR="007E5EF3">
        <w:rPr>
          <w:color w:val="000000" w:themeColor="text1"/>
          <w:lang w:val="en-US"/>
        </w:rPr>
        <w:t>attempts have been made to address the impact of growth rate</w:t>
      </w:r>
      <w:r w:rsidR="004032B6">
        <w:rPr>
          <w:color w:val="000000" w:themeColor="text1"/>
          <w:lang w:val="en-US"/>
        </w:rPr>
        <w:t>.</w:t>
      </w:r>
      <w:r w:rsidR="00CD71B1">
        <w:rPr>
          <w:color w:val="000000" w:themeColor="text1"/>
          <w:lang w:val="en-US"/>
        </w:rPr>
        <w:t xml:space="preserve"> </w:t>
      </w:r>
      <w:r w:rsidR="00BF2564">
        <w:rPr>
          <w:color w:val="000000" w:themeColor="text1"/>
          <w:lang w:val="en-US"/>
        </w:rPr>
        <w:t>For example, t</w:t>
      </w:r>
      <w:r w:rsidR="0087387C">
        <w:rPr>
          <w:color w:val="000000" w:themeColor="text1"/>
          <w:lang w:val="en-US"/>
        </w:rPr>
        <w:t xml:space="preserve">o account for differences in longevity among groups, </w:t>
      </w:r>
      <w:r w:rsidR="00CD71B1">
        <w:rPr>
          <w:color w:val="000000" w:themeColor="text1"/>
          <w:lang w:val="en-US"/>
        </w:rPr>
        <w:t>Hillebrand and Kunze (2020) normalized</w:t>
      </w:r>
      <w:r w:rsidR="004032B6">
        <w:rPr>
          <w:color w:val="000000" w:themeColor="text1"/>
          <w:lang w:val="en-US"/>
        </w:rPr>
        <w:t xml:space="preserve"> </w:t>
      </w:r>
      <w:r w:rsidR="004032B6" w:rsidRPr="007C5AF3">
        <w:rPr>
          <w:color w:val="000000" w:themeColor="text1"/>
          <w:highlight w:val="yellow"/>
          <w:lang w:val="en-US"/>
          <w:rPrChange w:id="59" w:author="Andrea Mentges" w:date="2020-09-04T14:35:00Z">
            <w:rPr>
              <w:color w:val="000000" w:themeColor="text1"/>
              <w:lang w:val="en-US"/>
            </w:rPr>
          </w:rPrChange>
        </w:rPr>
        <w:t>the sampling time by study duration</w:t>
      </w:r>
      <w:r w:rsidR="00BF2564" w:rsidRPr="007C5AF3">
        <w:rPr>
          <w:color w:val="000000" w:themeColor="text1"/>
          <w:highlight w:val="yellow"/>
          <w:lang w:val="en-US"/>
          <w:rPrChange w:id="60" w:author="Andrea Mentges" w:date="2020-09-04T14:35:00Z">
            <w:rPr>
              <w:color w:val="000000" w:themeColor="text1"/>
              <w:lang w:val="en-US"/>
            </w:rPr>
          </w:rPrChange>
        </w:rPr>
        <w:t xml:space="preserve">. </w:t>
      </w:r>
      <w:commentRangeStart w:id="61"/>
      <w:del w:id="62" w:author="Andrea Mentges" w:date="2020-09-04T14:36:00Z">
        <w:r w:rsidR="00BF2564" w:rsidRPr="007C5AF3" w:rsidDel="007C5AF3">
          <w:rPr>
            <w:color w:val="000000" w:themeColor="text1"/>
            <w:highlight w:val="yellow"/>
            <w:lang w:val="en-US"/>
            <w:rPrChange w:id="63" w:author="Andrea Mentges" w:date="2020-09-04T14:35:00Z">
              <w:rPr>
                <w:color w:val="000000" w:themeColor="text1"/>
                <w:lang w:val="en-US"/>
              </w:rPr>
            </w:rPrChange>
          </w:rPr>
          <w:delText>However,</w:delText>
        </w:r>
        <w:r w:rsidR="004F0712" w:rsidRPr="007C5AF3" w:rsidDel="007C5AF3">
          <w:rPr>
            <w:color w:val="000000" w:themeColor="text1"/>
            <w:highlight w:val="yellow"/>
            <w:lang w:val="en-US"/>
            <w:rPrChange w:id="64" w:author="Andrea Mentges" w:date="2020-09-04T14:35:00Z">
              <w:rPr>
                <w:color w:val="000000" w:themeColor="text1"/>
                <w:lang w:val="en-US"/>
              </w:rPr>
            </w:rPrChange>
          </w:rPr>
          <w:delText xml:space="preserve"> while useful,</w:delText>
        </w:r>
        <w:r w:rsidR="00BF2564" w:rsidRPr="007C5AF3" w:rsidDel="007C5AF3">
          <w:rPr>
            <w:color w:val="000000" w:themeColor="text1"/>
            <w:highlight w:val="yellow"/>
            <w:lang w:val="en-US"/>
            <w:rPrChange w:id="65" w:author="Andrea Mentges" w:date="2020-09-04T14:35:00Z">
              <w:rPr>
                <w:color w:val="000000" w:themeColor="text1"/>
                <w:lang w:val="en-US"/>
              </w:rPr>
            </w:rPrChange>
          </w:rPr>
          <w:delText xml:space="preserve"> </w:delText>
        </w:r>
        <w:r w:rsidR="004032B6" w:rsidRPr="007C5AF3" w:rsidDel="007C5AF3">
          <w:rPr>
            <w:color w:val="000000" w:themeColor="text1"/>
            <w:highlight w:val="yellow"/>
            <w:lang w:val="en-US"/>
            <w:rPrChange w:id="66" w:author="Andrea Mentges" w:date="2020-09-04T14:35:00Z">
              <w:rPr>
                <w:color w:val="000000" w:themeColor="text1"/>
                <w:lang w:val="en-US"/>
              </w:rPr>
            </w:rPrChange>
          </w:rPr>
          <w:delText>thi</w:delText>
        </w:r>
      </w:del>
      <w:ins w:id="67" w:author="Andrea Mentges" w:date="2020-09-04T14:36:00Z">
        <w:r w:rsidR="007C5AF3">
          <w:rPr>
            <w:color w:val="000000" w:themeColor="text1"/>
            <w:highlight w:val="yellow"/>
            <w:lang w:val="en-US"/>
          </w:rPr>
          <w:t>This</w:t>
        </w:r>
      </w:ins>
      <w:del w:id="68" w:author="Andrea Mentges" w:date="2020-09-04T14:36:00Z">
        <w:r w:rsidR="004032B6" w:rsidRPr="007C5AF3" w:rsidDel="007C5AF3">
          <w:rPr>
            <w:color w:val="000000" w:themeColor="text1"/>
            <w:highlight w:val="yellow"/>
            <w:lang w:val="en-US"/>
            <w:rPrChange w:id="69" w:author="Andrea Mentges" w:date="2020-09-04T14:35:00Z">
              <w:rPr>
                <w:color w:val="000000" w:themeColor="text1"/>
                <w:lang w:val="en-US"/>
              </w:rPr>
            </w:rPrChange>
          </w:rPr>
          <w:delText>s</w:delText>
        </w:r>
      </w:del>
      <w:r w:rsidR="004F0712" w:rsidRPr="007C5AF3">
        <w:rPr>
          <w:color w:val="000000" w:themeColor="text1"/>
          <w:highlight w:val="yellow"/>
          <w:lang w:val="en-US"/>
          <w:rPrChange w:id="70" w:author="Andrea Mentges" w:date="2020-09-04T14:35:00Z">
            <w:rPr>
              <w:color w:val="000000" w:themeColor="text1"/>
              <w:lang w:val="en-US"/>
            </w:rPr>
          </w:rPrChange>
        </w:rPr>
        <w:t xml:space="preserve"> </w:t>
      </w:r>
      <w:ins w:id="71" w:author="Andrea Mentges" w:date="2020-09-04T14:36:00Z">
        <w:r w:rsidR="007C5AF3">
          <w:rPr>
            <w:color w:val="000000" w:themeColor="text1"/>
            <w:highlight w:val="yellow"/>
            <w:lang w:val="en-US"/>
          </w:rPr>
          <w:t>t</w:t>
        </w:r>
      </w:ins>
      <w:del w:id="72" w:author="Andrea Mentges" w:date="2020-09-04T14:36:00Z">
        <w:r w:rsidR="004F0712" w:rsidRPr="007C5AF3" w:rsidDel="007C5AF3">
          <w:rPr>
            <w:color w:val="000000" w:themeColor="text1"/>
            <w:highlight w:val="yellow"/>
            <w:lang w:val="en-US"/>
            <w:rPrChange w:id="73" w:author="Andrea Mentges" w:date="2020-09-04T14:35:00Z">
              <w:rPr>
                <w:color w:val="000000" w:themeColor="text1"/>
                <w:lang w:val="en-US"/>
              </w:rPr>
            </w:rPrChange>
          </w:rPr>
          <w:delText>ad hoc</w:delText>
        </w:r>
        <w:r w:rsidR="004032B6" w:rsidRPr="007C5AF3" w:rsidDel="007C5AF3">
          <w:rPr>
            <w:color w:val="000000" w:themeColor="text1"/>
            <w:highlight w:val="yellow"/>
            <w:lang w:val="en-US"/>
            <w:rPrChange w:id="74" w:author="Andrea Mentges" w:date="2020-09-04T14:35:00Z">
              <w:rPr>
                <w:color w:val="000000" w:themeColor="text1"/>
                <w:lang w:val="en-US"/>
              </w:rPr>
            </w:rPrChange>
          </w:rPr>
          <w:delText xml:space="preserve"> t</w:delText>
        </w:r>
      </w:del>
      <w:r w:rsidR="004032B6" w:rsidRPr="007C5AF3">
        <w:rPr>
          <w:color w:val="000000" w:themeColor="text1"/>
          <w:highlight w:val="yellow"/>
          <w:lang w:val="en-US"/>
          <w:rPrChange w:id="75" w:author="Andrea Mentges" w:date="2020-09-04T14:35:00Z">
            <w:rPr>
              <w:color w:val="000000" w:themeColor="text1"/>
              <w:lang w:val="en-US"/>
            </w:rPr>
          </w:rPrChange>
        </w:rPr>
        <w:t xml:space="preserve">ransformation relies on the assumption that study durations are </w:t>
      </w:r>
      <w:r w:rsidR="0087387C" w:rsidRPr="007C5AF3">
        <w:rPr>
          <w:color w:val="000000" w:themeColor="text1"/>
          <w:highlight w:val="yellow"/>
          <w:lang w:val="en-US"/>
          <w:rPrChange w:id="76" w:author="Andrea Mentges" w:date="2020-09-04T14:35:00Z">
            <w:rPr>
              <w:color w:val="000000" w:themeColor="text1"/>
              <w:lang w:val="en-US"/>
            </w:rPr>
          </w:rPrChange>
        </w:rPr>
        <w:t xml:space="preserve">chosen proportional to </w:t>
      </w:r>
      <w:r w:rsidR="00BF2564" w:rsidRPr="007C5AF3">
        <w:rPr>
          <w:color w:val="000000" w:themeColor="text1"/>
          <w:highlight w:val="yellow"/>
          <w:lang w:val="en-US"/>
          <w:rPrChange w:id="77" w:author="Andrea Mentges" w:date="2020-09-04T14:35:00Z">
            <w:rPr>
              <w:color w:val="000000" w:themeColor="text1"/>
              <w:lang w:val="en-US"/>
            </w:rPr>
          </w:rPrChange>
        </w:rPr>
        <w:t xml:space="preserve">the organism’s </w:t>
      </w:r>
      <w:r w:rsidR="0087387C" w:rsidRPr="007C5AF3">
        <w:rPr>
          <w:color w:val="000000" w:themeColor="text1"/>
          <w:highlight w:val="yellow"/>
          <w:lang w:val="en-US"/>
          <w:rPrChange w:id="78" w:author="Andrea Mentges" w:date="2020-09-04T14:35:00Z">
            <w:rPr>
              <w:color w:val="000000" w:themeColor="text1"/>
              <w:lang w:val="en-US"/>
            </w:rPr>
          </w:rPrChange>
        </w:rPr>
        <w:t>longevity across</w:t>
      </w:r>
      <w:r w:rsidR="004032B6" w:rsidRPr="007C5AF3">
        <w:rPr>
          <w:color w:val="000000" w:themeColor="text1"/>
          <w:highlight w:val="yellow"/>
          <w:lang w:val="en-US"/>
          <w:rPrChange w:id="79" w:author="Andrea Mentges" w:date="2020-09-04T14:35:00Z">
            <w:rPr>
              <w:color w:val="000000" w:themeColor="text1"/>
              <w:lang w:val="en-US"/>
            </w:rPr>
          </w:rPrChange>
        </w:rPr>
        <w:t xml:space="preserve"> studies</w:t>
      </w:r>
      <w:r w:rsidR="00EF0B13" w:rsidRPr="007C5AF3">
        <w:rPr>
          <w:color w:val="000000" w:themeColor="text1"/>
          <w:highlight w:val="yellow"/>
          <w:lang w:val="en-US"/>
          <w:rPrChange w:id="80" w:author="Andrea Mentges" w:date="2020-09-04T14:35:00Z">
            <w:rPr>
              <w:color w:val="000000" w:themeColor="text1"/>
              <w:lang w:val="en-US"/>
            </w:rPr>
          </w:rPrChange>
        </w:rPr>
        <w:t>.</w:t>
      </w:r>
      <w:commentRangeEnd w:id="61"/>
      <w:r w:rsidR="007C5AF3" w:rsidRPr="007C5AF3">
        <w:rPr>
          <w:rStyle w:val="Kommentarzeichen"/>
          <w:highlight w:val="yellow"/>
          <w:rPrChange w:id="81" w:author="Andrea Mentges" w:date="2020-09-04T14:35:00Z">
            <w:rPr>
              <w:rStyle w:val="Kommentarzeichen"/>
            </w:rPr>
          </w:rPrChange>
        </w:rPr>
        <w:commentReference w:id="61"/>
      </w:r>
      <w:r w:rsidR="007E5EF3" w:rsidRPr="007C5AF3">
        <w:rPr>
          <w:color w:val="000000" w:themeColor="text1"/>
          <w:highlight w:val="yellow"/>
          <w:lang w:val="en-US"/>
          <w:rPrChange w:id="82" w:author="Andrea Mentges" w:date="2020-09-04T14:35:00Z">
            <w:rPr>
              <w:color w:val="000000" w:themeColor="text1"/>
              <w:lang w:val="en-US"/>
            </w:rPr>
          </w:rPrChange>
        </w:rPr>
        <w:t xml:space="preserve"> </w:t>
      </w:r>
      <w:ins w:id="83" w:author="Andrea Mentges" w:date="2020-09-04T14:34:00Z">
        <w:r w:rsidR="007C5AF3" w:rsidRPr="007C5AF3">
          <w:rPr>
            <w:color w:val="000000" w:themeColor="text1"/>
            <w:highlight w:val="yellow"/>
            <w:lang w:val="en-US"/>
            <w:rPrChange w:id="84" w:author="Andrea Mentges" w:date="2020-09-04T14:35:00Z">
              <w:rPr>
                <w:color w:val="000000" w:themeColor="text1"/>
                <w:lang w:val="en-US"/>
              </w:rPr>
            </w:rPrChange>
          </w:rPr>
          <w:t>However,</w:t>
        </w:r>
        <w:r w:rsidR="007C5AF3">
          <w:rPr>
            <w:color w:val="000000" w:themeColor="text1"/>
            <w:lang w:val="en-US"/>
          </w:rPr>
          <w:t xml:space="preserve"> </w:t>
        </w:r>
      </w:ins>
      <w:moveToRangeStart w:id="85" w:author="Andrea Mentges" w:date="2020-09-04T14:34:00Z" w:name="move50122499"/>
      <w:moveTo w:id="86" w:author="Andrea Mentges" w:date="2020-09-04T14:34:00Z">
        <w:r w:rsidR="007C5AF3">
          <w:rPr>
            <w:color w:val="000000" w:themeColor="text1"/>
            <w:lang w:val="en-US"/>
          </w:rPr>
          <w:t xml:space="preserve">many synthetic or comparative studies do not explicitly account for </w:t>
        </w:r>
      </w:moveTo>
      <w:ins w:id="87" w:author="Andrea Mentges" w:date="2020-09-04T14:36:00Z">
        <w:r w:rsidR="007C5AF3">
          <w:rPr>
            <w:color w:val="000000" w:themeColor="text1"/>
            <w:lang w:val="en-US"/>
          </w:rPr>
          <w:t>the</w:t>
        </w:r>
      </w:ins>
      <w:moveTo w:id="88" w:author="Andrea Mentges" w:date="2020-09-04T14:34:00Z">
        <w:del w:id="89" w:author="Andrea Mentges" w:date="2020-09-04T14:36:00Z">
          <w:r w:rsidR="007C5AF3" w:rsidDel="007C5AF3">
            <w:rPr>
              <w:color w:val="000000" w:themeColor="text1"/>
              <w:lang w:val="en-US"/>
            </w:rPr>
            <w:delText>its</w:delText>
          </w:r>
        </w:del>
        <w:r w:rsidR="007C5AF3">
          <w:rPr>
            <w:color w:val="000000" w:themeColor="text1"/>
            <w:lang w:val="en-US"/>
          </w:rPr>
          <w:t xml:space="preserve"> influence</w:t>
        </w:r>
      </w:moveTo>
      <w:ins w:id="90" w:author="Andrea Mentges" w:date="2020-09-04T14:36:00Z">
        <w:r w:rsidR="007C5AF3">
          <w:rPr>
            <w:color w:val="000000" w:themeColor="text1"/>
            <w:lang w:val="en-US"/>
          </w:rPr>
          <w:t xml:space="preserve"> of growth rate</w:t>
        </w:r>
      </w:ins>
      <w:moveTo w:id="91" w:author="Andrea Mentges" w:date="2020-09-04T14:34:00Z">
        <w:r w:rsidR="007C5AF3">
          <w:rPr>
            <w:color w:val="000000" w:themeColor="text1"/>
            <w:lang w:val="en-US"/>
          </w:rPr>
          <w:t xml:space="preserve"> </w:t>
        </w:r>
        <w:r w:rsidR="007C5AF3">
          <w:rPr>
            <w:color w:val="000000" w:themeColor="text1"/>
            <w:lang w:val="en-US"/>
          </w:rPr>
          <w:fldChar w:fldCharType="begin" w:fldLock="1"/>
        </w:r>
        <w:r w:rsidR="007C5AF3">
          <w:rPr>
            <w:color w:val="000000" w:themeColor="text1"/>
            <w:lang w:val="en-US"/>
          </w:rPr>
          <w:instrText xml:space="preserve">ADDIN CSL_CITATION {"citationItems":[{"id":"ITEM-1","itemData":{"DOI":"10.1111/gcb.14748","ISSN":"13652486","abstract":"Global increase in drought occurrences threatens the stability of terrestrial ecosystem functioning. Evergreen broadleaf forests (EBFs) keep leaves throughout the year, and therefore could experience higher drought risks than other biomes. However, the recent temporal variability of global vegetation productivity or land carbon sink is mainly driven by non-evergreen ecosystems, such as semiarid grasslands, croplands, and boreal forests. Thus, we hypothesize that EBFs have higher stability than other biomes under the increasingly extreme droughts. Here we use long-term Standardized Precipitation and Evaporation Index (SPEI) data and satellite-derived Enhanced Vegetation Index (EVI) products to quantify the temporal stability (ratio of mean annual EVI to its SD), resistance (ability to maintain its original levels during droughts), and resilience (rate of EVI recovering to pre-drought levels) at biome and global scales. We identified significantly increasing trends of annual drought severity (SPEI range: −0.08 to −1.80), area (areal fraction range: 2%–19%), and duration (month range: 7.9–9.1) in the EBF biome over 2000–2014. However, EBFs showed the highest resistance of EVI to droughts, but no significant differences in resilience of EVI to droughts were found among biomes (forests, grasslands, savannas, and shrublands). Global resistance and resilience of EVI to droughts were largely affected by temperature and solar radiation. These findings suggest that EBFs have higher stability than other biomes despite the greater drought exposure. Thus, the conservation of EBFs is critical for stabilizing global vegetation productivity and land carbon sink under more-intense climate extremes in the future.","author":[{"dropping-particle":"","family":"Huang","given":"Kun","non-dropping-particle":"","parse-names":false,"suffix":""},{"dropping-particle":"","family":"Xia","given":"Jianyang","non-dropping-particle":"","parse-names":false,"suffix":""}],"container-title":"Global Change Biology","id":"ITEM-1","issue":"10","issued":{"date-parts":[["2019"]]},"page":"3494-3503","title":"High ecosystem stability of evergreen broadleaf forests under severe droughts","type":"article-journal","volume":"25"},"uris":["http://www.mendeley.com/documents/?uuid=706cafcb-c43b-493a-b381-caba8ded329c"]},{"id":"ITEM-2","itemData":{"DOI":"10.1038/s41467-018-05956-1","ISBN":"4146701805","ISSN":"20411723","abstract":"One of the primary challenges of our time is to enhance global food production and security. Most assessments in agricultural systems focus on plant yield. Yet, these analyses neglect temporal yield stability, or the variability and reliability of production across years. Here we perform a meta-analysis to assess temporal yield stability of three major cropping systems: organic agriculture and conservation agriculture (no-tillage) vs. conventional agriculture, comparing 193 studies based on 2896 comparisons. Organic agriculture has, per unit yield, a significantly lower temporal stability (−15%) compared to conventional agriculture. Thus, although organic farming promotes biodiversity and is generally more environmentally friendly, future efforts should focus on reducing its yield variability. Our analysis further indicates that the use of green manure and enhanced fertilisation can reduce the yield stability gap between organic and conventional agriculture. The temporal stability (−3%) of no-tillage does not differ significantly from those of conventional tillage indicating that a transition to no-tillage does not affect yield stability.","author":[{"dropping-particle":"","family":"Knapp","given":"Samuel","non-dropping-particle":"","parse-names":false,"suffix":""},{"dropping-particle":"","family":"Heijden","given":"Marcel G.A.","non-dropping-particle":"van der","parse-names":false,"suffix":""}],"container-title":"Nature Communications","id":"ITEM-2","issue":"1","issued":{"date-parts":[["2018"]]},"page":"1-9","publisher":"Springer US","title":"A global meta-analysis of yield stability in organic and conservation agriculture","type":"article-journal","volume":"9"},"uris":["http://www.mendeley.com/documents/?uuid=6d17727d-aa2e-4c45-a5aa-47f0faa82e21"]},{"id":"ITEM-3","itemData":{"DOI":"10.1111/geb.13039","ISSN":"14668238","abstract":"Aim: Rainfall manipulation experiments are essential tools for deciphering the mechanisms leading to variation in ecosystem stability across sites. Here, we gathered articles reporting results of experimental droughts on the above-ground biomass of grasslands to identify which indices have been used to assess stability, to evaluate the overall grassland responses to drought and to quantify the relative importance of drought characteristics and climatic conditions for explaining variation in stability. Location: Global. Time period: 1989–2018. Major taxa studied: Grasslands. Methods: We used meta-analytical approaches to evaluate overall grassland stability in terms of resistance, recovery and resilience, and multi-model inference to assess the relative importance of different moderators on explaining the variability of those three stability properties. Results: Numerous indices of stability have been used, but they are inadequate for comparisons across sites. After applying standardized indices, we found that grasslands were resilient (biomass remained unchanged 1 year after drought) and exhibited a trade-off between low resistance (biomass was lost during drought) and high recovery (new biomass was produced after drought). Overall, climatic conditions and drought characteristics (intensity, duration and frequency) were not important to explain the differences in stability observed across grasslands. Main conclusions: Grasslands are resilient, but if drought events last &gt; 1 year, there might be long-term declines of biomass production owing to incomplete recovery. Despite the hundreds of experiments conducted in grasslands across the globe, the results are still inconclusive because of four important shortcomings: 50% of the studies have failed to create drought; 81% have not included recovery and resilience, assessing only resistance; 87% have not applied quantitative indices to assess stability; and &lt; 1% of the studies were conducted on tropical grasslands. We discuss how to overcome those limitations to improve our ability to ensure stable grassland productivity under climate change.","author":[{"dropping-particle":"","family":"Matos","given":"Ilaíne Silveira","non-dropping-particle":"","parse-names":false,"suffix":""},{"dropping-particle":"","family":"Menor","given":"Imma Oliveras","non-dropping-particle":"","parse-names":false,"suffix":""},{"dropping-particle":"","family":"Rifai","given":"Sami Walid","non-dropping-particle":"","parse-names":false,"suffix":""},{"dropping-particle":"","family":"Rosado","given":"Bruno Henrique Pimentel","non-dropping-particle":"","parse-names":false,"suffix":""}],"container-title":"Global Ecology and Biogeography","id":"ITEM-3","issue":"3","issued":{"date-parts":[["2020"]]},"page":"558-572","title":"Deciphering the stability of grassland productivity in response to rainfall manipulation experiments","type":"article-journal","volume":"29"},"uris":["http://www.mendeley.com/documents/?uuid=41cdf65a-bc62-4999-9d85-f0fee26a2b24"]},{"id":"ITEM-4","itemData":{"DOI":"10.1371/journal.pone.0035555","ISSN":"19326203","abstract":"In the Neotropics the predominant pathway to intensify productivity is generally thought to be to convert grasslands to sown pastures, mostly in monoculture. This article examines how above-ground net primary productivity (ANPP) in semi-natural grasslands and sown pastures in Central America respond to rainfall by: (i) assessing the relationships between ANPP and accumulated rainfall and indices of rainfall distribution, (ii) evaluating the variability of ANPP between and within seasons, and (iii) estimating the temporal stability of ANPP. We conducted sequential biomass harvests during 12 periods of 22 days and related those to rainfall. There were significant relationships between ANPP and cumulative rainfall in 22-day periods for both vegetation types and a model including a linear and quadratic term explained 74% of the variation in the data. There was also a significant correlation between ANPP and the number of rainfall events for both vegetation types. Sown pastures had higher ANPP increments per unit rainfall and higher ANPP at the peak of the rainy season than semi-natural grasslands. In contrast, semi-natural grasslands showed higher ANPP early in the dry season. The temporal stability of ANPP was higher in semi-natural grasslands than in the sown pastures in the dry season and over a whole annual cycle. Our results reveal that, contrary to conventional thinking amongst pasture scientists, there appears to be no increase in ANPP arising from replacing semi-natural grasslands with sown pastures under prevailing pasture management practices in seasonally dry climates, while the temporal distribution of ANPP is more even in semi-natural grasslands. Neither sown pastures nor semi-natural grasslands are productive towards the end of the dry season, indicating the potential importance of the widespread practice of retaining tree cover in </w:instrText>
        </w:r>
        <w:r w:rsidR="007C5AF3" w:rsidRPr="007C5AF3">
          <w:rPr>
            <w:color w:val="000000" w:themeColor="text1"/>
            <w:lang w:val="en-US"/>
            <w:rPrChange w:id="92" w:author="Andrea Mentges" w:date="2020-09-04T14:34:00Z">
              <w:rPr>
                <w:color w:val="000000" w:themeColor="text1"/>
              </w:rPr>
            </w:rPrChange>
          </w:rPr>
          <w:instrText>pastures. © 2012 Ospina et al.","author":[{"dropping-particle":"","family":"Ospina","given":"Sonia","non-dropping-particle":"","parse-names":false,"suffix":""},{"dropping-particle":"","family":"Rusch","given":"Graciela M.","non-dropping-particle":"","parse-names":false,"suffix":""},{"dropping-particle":"","family":"Pezo","given":"Danilo","non-dropping-particle":"","parse-names":false,"suffix":""},{"dropping-particle":"","family":"Casanoves","given":"Fernando","non-dropping-particle":"","parse-names":false,"suffix":""},{"dropping-particle":"","family":"Sinclair","given":"Fergus L.","non-dropping-particle":"","parse-names":false,"suffix":""}],"container-title":"PLoS ONE","id":"ITEM-4","issue":"5","issued":{"date-parts":[["2012"]]},"page":"1-9","title":"More stable productivity of semi natural grasslands than sown pastures in a seasonally dry climate","type":"article-journal","volume":"7"},"uris":["http://www.mendeley.com/documents/?uuid=60d77fb8-b271-4bcc-9ad8-5c1e11d18f88"]}],"mendeley":{"formattedCitation":"(Ospina &lt;i&gt;et al.&lt;/i&gt; 2012; Knapp &amp; van der Heijden 2018; Huang &amp; Xia 2019; Matos &lt;i&gt;et al.&lt;/i&gt; 2020)","plainTextFormattedCitation":"(Ospina et al. 2012; Knapp &amp; van der Heijden 2018; Huang &amp; Xia 2019; Matos et al. 2020)","previouslyFormattedCitation":"(Ospina &lt;i&gt;et al.&lt;/i&gt; 2012; Knapp &amp; van der Heijden 2018; Huang &amp; Xia 2019; Matos &lt;i&gt;et al.&lt;/i&gt; 2020)"},"properties":{"noteIndex":0},"schema":"https://github.com/citation-style-language/schema/raw/master/csl-citation.json"}</w:instrText>
        </w:r>
        <w:r w:rsidR="007C5AF3">
          <w:rPr>
            <w:color w:val="000000" w:themeColor="text1"/>
            <w:lang w:val="en-US"/>
          </w:rPr>
          <w:fldChar w:fldCharType="separate"/>
        </w:r>
        <w:r w:rsidR="007C5AF3" w:rsidRPr="007C5AF3">
          <w:rPr>
            <w:noProof/>
            <w:color w:val="000000" w:themeColor="text1"/>
            <w:lang w:val="en-US"/>
            <w:rPrChange w:id="93" w:author="Andrea Mentges" w:date="2020-09-04T14:34:00Z">
              <w:rPr>
                <w:noProof/>
                <w:color w:val="000000" w:themeColor="text1"/>
              </w:rPr>
            </w:rPrChange>
          </w:rPr>
          <w:t xml:space="preserve">(Ospina </w:t>
        </w:r>
        <w:r w:rsidR="007C5AF3" w:rsidRPr="007C5AF3">
          <w:rPr>
            <w:i/>
            <w:noProof/>
            <w:color w:val="000000" w:themeColor="text1"/>
            <w:lang w:val="en-US"/>
            <w:rPrChange w:id="94" w:author="Andrea Mentges" w:date="2020-09-04T14:34:00Z">
              <w:rPr>
                <w:i/>
                <w:noProof/>
                <w:color w:val="000000" w:themeColor="text1"/>
              </w:rPr>
            </w:rPrChange>
          </w:rPr>
          <w:t>et al.</w:t>
        </w:r>
        <w:r w:rsidR="007C5AF3" w:rsidRPr="007C5AF3">
          <w:rPr>
            <w:noProof/>
            <w:color w:val="000000" w:themeColor="text1"/>
            <w:lang w:val="en-US"/>
            <w:rPrChange w:id="95" w:author="Andrea Mentges" w:date="2020-09-04T14:34:00Z">
              <w:rPr>
                <w:noProof/>
                <w:color w:val="000000" w:themeColor="text1"/>
              </w:rPr>
            </w:rPrChange>
          </w:rPr>
          <w:t xml:space="preserve"> 2012; Knapp &amp; van der Heijden 2018; Huang &amp; Xia 2019; Matos </w:t>
        </w:r>
        <w:r w:rsidR="007C5AF3" w:rsidRPr="007C5AF3">
          <w:rPr>
            <w:i/>
            <w:noProof/>
            <w:color w:val="000000" w:themeColor="text1"/>
            <w:lang w:val="en-US"/>
            <w:rPrChange w:id="96" w:author="Andrea Mentges" w:date="2020-09-04T14:34:00Z">
              <w:rPr>
                <w:i/>
                <w:noProof/>
                <w:color w:val="000000" w:themeColor="text1"/>
              </w:rPr>
            </w:rPrChange>
          </w:rPr>
          <w:t>et al.</w:t>
        </w:r>
        <w:r w:rsidR="007C5AF3" w:rsidRPr="007C5AF3">
          <w:rPr>
            <w:noProof/>
            <w:color w:val="000000" w:themeColor="text1"/>
            <w:lang w:val="en-US"/>
            <w:rPrChange w:id="97" w:author="Andrea Mentges" w:date="2020-09-04T14:34:00Z">
              <w:rPr>
                <w:noProof/>
                <w:color w:val="000000" w:themeColor="text1"/>
              </w:rPr>
            </w:rPrChange>
          </w:rPr>
          <w:t xml:space="preserve"> 2020)</w:t>
        </w:r>
        <w:r w:rsidR="007C5AF3">
          <w:rPr>
            <w:color w:val="000000" w:themeColor="text1"/>
            <w:lang w:val="en-US"/>
          </w:rPr>
          <w:fldChar w:fldCharType="end"/>
        </w:r>
        <w:r w:rsidR="007C5AF3" w:rsidRPr="007C5AF3">
          <w:rPr>
            <w:color w:val="000000" w:themeColor="text1"/>
            <w:lang w:val="en-US"/>
            <w:rPrChange w:id="98" w:author="Andrea Mentges" w:date="2020-09-04T14:34:00Z">
              <w:rPr>
                <w:color w:val="000000" w:themeColor="text1"/>
              </w:rPr>
            </w:rPrChange>
          </w:rPr>
          <w:t>.</w:t>
        </w:r>
      </w:moveTo>
      <w:moveToRangeEnd w:id="85"/>
      <w:r w:rsidR="0070628C">
        <w:rPr>
          <w:color w:val="000000" w:themeColor="text1"/>
          <w:lang w:val="en-US"/>
        </w:rPr>
        <w:t xml:space="preserve">Thus, </w:t>
      </w:r>
      <w:r w:rsidR="00E05DD1">
        <w:rPr>
          <w:color w:val="000000" w:themeColor="text1"/>
          <w:lang w:val="en-US"/>
        </w:rPr>
        <w:t xml:space="preserve">approaches for </w:t>
      </w:r>
      <w:r w:rsidR="0070628C">
        <w:rPr>
          <w:color w:val="000000" w:themeColor="text1"/>
          <w:lang w:val="en-US"/>
        </w:rPr>
        <w:t>formalizing</w:t>
      </w:r>
      <w:r w:rsidR="00EF0B13">
        <w:rPr>
          <w:color w:val="000000" w:themeColor="text1"/>
          <w:lang w:val="en-US"/>
        </w:rPr>
        <w:t xml:space="preserve"> how different </w:t>
      </w:r>
      <w:r w:rsidR="004032B6">
        <w:rPr>
          <w:color w:val="000000" w:themeColor="text1"/>
          <w:lang w:val="en-US"/>
        </w:rPr>
        <w:t>aspects</w:t>
      </w:r>
      <w:r w:rsidR="00EF0B13">
        <w:rPr>
          <w:color w:val="000000" w:themeColor="text1"/>
          <w:lang w:val="en-US"/>
        </w:rPr>
        <w:t xml:space="preserve"> of stability scale with growth rate</w:t>
      </w:r>
      <w:r w:rsidR="00E05DD1">
        <w:rPr>
          <w:color w:val="000000" w:themeColor="text1"/>
          <w:lang w:val="en-US"/>
        </w:rPr>
        <w:t>,</w:t>
      </w:r>
      <w:r w:rsidR="00EF0B13">
        <w:rPr>
          <w:color w:val="000000" w:themeColor="text1"/>
          <w:lang w:val="en-US"/>
        </w:rPr>
        <w:t xml:space="preserve"> and how</w:t>
      </w:r>
      <w:r w:rsidR="007E5EF3">
        <w:rPr>
          <w:color w:val="000000" w:themeColor="text1"/>
          <w:lang w:val="en-US"/>
        </w:rPr>
        <w:t xml:space="preserve"> to</w:t>
      </w:r>
      <w:r w:rsidR="00BF2564">
        <w:rPr>
          <w:color w:val="000000" w:themeColor="text1"/>
          <w:lang w:val="en-US"/>
        </w:rPr>
        <w:t xml:space="preserve"> control for these </w:t>
      </w:r>
      <w:r w:rsidR="007E5EF3">
        <w:rPr>
          <w:color w:val="000000" w:themeColor="text1"/>
          <w:lang w:val="en-US"/>
        </w:rPr>
        <w:t>differences</w:t>
      </w:r>
      <w:r w:rsidR="00E05DD1">
        <w:rPr>
          <w:color w:val="000000" w:themeColor="text1"/>
          <w:lang w:val="en-US"/>
        </w:rPr>
        <w:t xml:space="preserve"> to develop</w:t>
      </w:r>
      <w:r w:rsidR="00BF2564">
        <w:rPr>
          <w:color w:val="000000" w:themeColor="text1"/>
          <w:lang w:val="en-US"/>
        </w:rPr>
        <w:t xml:space="preserve"> synthetic comparisons</w:t>
      </w:r>
      <w:r w:rsidR="00E05DD1">
        <w:rPr>
          <w:color w:val="000000" w:themeColor="text1"/>
          <w:lang w:val="en-US"/>
        </w:rPr>
        <w:t>,</w:t>
      </w:r>
      <w:r w:rsidR="007E5EF3">
        <w:rPr>
          <w:color w:val="000000" w:themeColor="text1"/>
          <w:lang w:val="en-US"/>
        </w:rPr>
        <w:t xml:space="preserve"> </w:t>
      </w:r>
      <w:r w:rsidR="00EF0B13">
        <w:rPr>
          <w:color w:val="000000" w:themeColor="text1"/>
          <w:lang w:val="en-US"/>
        </w:rPr>
        <w:t>are</w:t>
      </w:r>
      <w:r w:rsidR="007E5EF3">
        <w:rPr>
          <w:color w:val="000000" w:themeColor="text1"/>
          <w:lang w:val="en-US"/>
        </w:rPr>
        <w:t xml:space="preserve"> </w:t>
      </w:r>
      <w:r w:rsidR="00E05DD1">
        <w:rPr>
          <w:color w:val="000000" w:themeColor="text1"/>
          <w:lang w:val="en-US"/>
        </w:rPr>
        <w:t>needed</w:t>
      </w:r>
      <w:r w:rsidR="00CD71B1">
        <w:rPr>
          <w:color w:val="000000" w:themeColor="text1"/>
          <w:lang w:val="en-US"/>
        </w:rPr>
        <w:t>.</w:t>
      </w:r>
      <w:r w:rsidR="007E5EF3">
        <w:rPr>
          <w:color w:val="000000" w:themeColor="text1"/>
          <w:lang w:val="en-US"/>
        </w:rPr>
        <w:t xml:space="preserve"> </w:t>
      </w:r>
      <w:r w:rsidR="00CD71B1">
        <w:rPr>
          <w:color w:val="000000" w:themeColor="text1"/>
          <w:lang w:val="en-US"/>
        </w:rPr>
        <w:t xml:space="preserve"> </w:t>
      </w:r>
    </w:p>
    <w:p w14:paraId="0ADD4E2B" w14:textId="3B020C1F" w:rsidR="00662724" w:rsidRPr="0087387C" w:rsidRDefault="00662724" w:rsidP="001B5A24">
      <w:pPr>
        <w:rPr>
          <w:lang w:val="en-US"/>
        </w:rPr>
      </w:pPr>
    </w:p>
    <w:p w14:paraId="034A548B" w14:textId="0BB6C41E" w:rsidR="00875AAC" w:rsidRDefault="00205486" w:rsidP="00D828BF">
      <w:pPr>
        <w:pStyle w:val="berschrift2"/>
        <w:rPr>
          <w:lang w:val="en-US"/>
        </w:rPr>
      </w:pPr>
      <w:r>
        <w:rPr>
          <w:lang w:val="en-US"/>
        </w:rPr>
        <w:t>Aims of the study</w:t>
      </w:r>
    </w:p>
    <w:p w14:paraId="2F620A32" w14:textId="4E03A18D" w:rsidR="002D4BBC" w:rsidRDefault="00E07FE0" w:rsidP="00965973">
      <w:pPr>
        <w:rPr>
          <w:ins w:id="99" w:author="Andrea Mentges" w:date="2020-09-08T10:41:00Z"/>
          <w:color w:val="000000" w:themeColor="text1"/>
          <w:lang w:val="en-US"/>
        </w:rPr>
      </w:pPr>
      <w:r>
        <w:rPr>
          <w:color w:val="000000" w:themeColor="text1"/>
          <w:lang w:val="en-US"/>
        </w:rPr>
        <w:t xml:space="preserve">Here, we develop an approach that </w:t>
      </w:r>
      <w:del w:id="100" w:author="Andrea Mentges" w:date="2020-09-08T10:08:00Z">
        <w:r w:rsidDel="00CB7CBE">
          <w:rPr>
            <w:color w:val="000000" w:themeColor="text1"/>
            <w:lang w:val="en-US"/>
          </w:rPr>
          <w:delText>allows the consideration</w:delText>
        </w:r>
      </w:del>
      <w:ins w:id="101" w:author="Andrea Mentges" w:date="2020-09-08T10:08:00Z">
        <w:r w:rsidR="00CB7CBE">
          <w:rPr>
            <w:color w:val="000000" w:themeColor="text1"/>
            <w:lang w:val="en-US"/>
          </w:rPr>
          <w:t>partitions stability into</w:t>
        </w:r>
      </w:ins>
      <w:ins w:id="102" w:author="Andrea Mentges" w:date="2020-09-08T10:09:00Z">
        <w:r w:rsidR="00CB7CBE">
          <w:rPr>
            <w:color w:val="000000" w:themeColor="text1"/>
            <w:lang w:val="en-US"/>
          </w:rPr>
          <w:t xml:space="preserve"> </w:t>
        </w:r>
      </w:ins>
      <w:del w:id="103" w:author="Andrea Mentges" w:date="2020-09-08T10:09:00Z">
        <w:r w:rsidDel="00CB7CBE">
          <w:rPr>
            <w:color w:val="000000" w:themeColor="text1"/>
            <w:lang w:val="en-US"/>
          </w:rPr>
          <w:delText xml:space="preserve"> of </w:delText>
        </w:r>
      </w:del>
      <w:r w:rsidR="008D0761" w:rsidRPr="00C54A48">
        <w:rPr>
          <w:color w:val="000000" w:themeColor="text1"/>
          <w:lang w:val="en-US"/>
        </w:rPr>
        <w:t xml:space="preserve">two classes of </w:t>
      </w:r>
      <w:del w:id="104" w:author="Andrea Mentges" w:date="2020-09-08T10:09:00Z">
        <w:r w:rsidR="008D0761" w:rsidRPr="00C54A48" w:rsidDel="00CB7CBE">
          <w:rPr>
            <w:color w:val="000000" w:themeColor="text1"/>
            <w:lang w:val="en-US"/>
          </w:rPr>
          <w:delText xml:space="preserve">stability </w:delText>
        </w:r>
      </w:del>
      <w:r w:rsidR="008D0761" w:rsidRPr="00C54A48">
        <w:rPr>
          <w:color w:val="000000" w:themeColor="text1"/>
          <w:lang w:val="en-US"/>
        </w:rPr>
        <w:t>measures</w:t>
      </w:r>
      <w:r w:rsidR="00D52929" w:rsidRPr="00C54A48">
        <w:rPr>
          <w:color w:val="000000" w:themeColor="text1"/>
          <w:lang w:val="en-US"/>
        </w:rPr>
        <w:t>: standard</w:t>
      </w:r>
      <w:r w:rsidR="004A2BA3">
        <w:rPr>
          <w:color w:val="000000" w:themeColor="text1"/>
          <w:lang w:val="en-US"/>
        </w:rPr>
        <w:t>, “</w:t>
      </w:r>
      <w:del w:id="105" w:author="Andrea Mentges" w:date="2020-08-28T10:00:00Z">
        <w:r w:rsidR="004A2BA3" w:rsidDel="003F2020">
          <w:rPr>
            <w:color w:val="000000" w:themeColor="text1"/>
            <w:lang w:val="en-US"/>
          </w:rPr>
          <w:delText>raw</w:delText>
        </w:r>
      </w:del>
      <w:ins w:id="106" w:author="Andrea Mentges" w:date="2020-08-28T10:00:00Z">
        <w:r w:rsidR="003F2020">
          <w:rPr>
            <w:color w:val="000000" w:themeColor="text1"/>
            <w:lang w:val="en-US"/>
          </w:rPr>
          <w:t>realized</w:t>
        </w:r>
      </w:ins>
      <w:r w:rsidR="004A2BA3">
        <w:rPr>
          <w:color w:val="000000" w:themeColor="text1"/>
          <w:lang w:val="en-US"/>
        </w:rPr>
        <w:t>”</w:t>
      </w:r>
      <w:r w:rsidR="00D52929" w:rsidRPr="00C54A48">
        <w:rPr>
          <w:color w:val="000000" w:themeColor="text1"/>
          <w:lang w:val="en-US"/>
        </w:rPr>
        <w:t xml:space="preserve"> stability, which </w:t>
      </w:r>
      <w:r>
        <w:rPr>
          <w:color w:val="000000" w:themeColor="text1"/>
          <w:lang w:val="en-US"/>
        </w:rPr>
        <w:t>can be strongly</w:t>
      </w:r>
      <w:r w:rsidR="00D52929" w:rsidRPr="00C54A48">
        <w:rPr>
          <w:color w:val="000000" w:themeColor="text1"/>
          <w:lang w:val="en-US"/>
        </w:rPr>
        <w:t xml:space="preserve"> driven by growth rate, and </w:t>
      </w:r>
      <w:ins w:id="107" w:author="Andrea Mentges" w:date="2020-09-01T11:44:00Z">
        <w:r w:rsidR="00E67596">
          <w:rPr>
            <w:color w:val="000000" w:themeColor="text1"/>
            <w:lang w:val="en-US"/>
          </w:rPr>
          <w:t xml:space="preserve">the proposed </w:t>
        </w:r>
      </w:ins>
      <w:r w:rsidR="00D52929" w:rsidRPr="00C54A48">
        <w:rPr>
          <w:color w:val="000000" w:themeColor="text1"/>
          <w:lang w:val="en-US"/>
        </w:rPr>
        <w:t>“</w:t>
      </w:r>
      <w:del w:id="108" w:author="Andrea Mentges" w:date="2020-08-28T10:00:00Z">
        <w:r w:rsidR="004A2BA3" w:rsidDel="003F2020">
          <w:rPr>
            <w:color w:val="000000" w:themeColor="text1"/>
            <w:lang w:val="en-US"/>
          </w:rPr>
          <w:delText>corrected</w:delText>
        </w:r>
      </w:del>
      <w:ins w:id="109" w:author="Andrea Mentges" w:date="2020-08-28T10:00:00Z">
        <w:r w:rsidR="003F2020">
          <w:rPr>
            <w:color w:val="000000" w:themeColor="text1"/>
            <w:lang w:val="en-US"/>
          </w:rPr>
          <w:t>intrinsic</w:t>
        </w:r>
      </w:ins>
      <w:r w:rsidR="00D52929" w:rsidRPr="00C54A48">
        <w:rPr>
          <w:color w:val="000000" w:themeColor="text1"/>
          <w:lang w:val="en-US"/>
        </w:rPr>
        <w:t xml:space="preserve">” stability, which </w:t>
      </w:r>
      <w:r>
        <w:rPr>
          <w:color w:val="000000" w:themeColor="text1"/>
          <w:lang w:val="en-US"/>
        </w:rPr>
        <w:t>controls for differences in growth rate</w:t>
      </w:r>
      <w:ins w:id="110" w:author="Andrea Mentges" w:date="2020-09-01T11:44:00Z">
        <w:r w:rsidR="00E67596">
          <w:rPr>
            <w:color w:val="000000" w:themeColor="text1"/>
            <w:lang w:val="en-US"/>
          </w:rPr>
          <w:t>. The intrinsic stability</w:t>
        </w:r>
      </w:ins>
      <w:r>
        <w:rPr>
          <w:color w:val="000000" w:themeColor="text1"/>
          <w:lang w:val="en-US"/>
        </w:rPr>
        <w:t xml:space="preserve"> </w:t>
      </w:r>
      <w:del w:id="111" w:author="Andrea Mentges" w:date="2020-09-01T11:44:00Z">
        <w:r w:rsidDel="00E67596">
          <w:rPr>
            <w:color w:val="000000" w:themeColor="text1"/>
            <w:lang w:val="en-US"/>
          </w:rPr>
          <w:delText xml:space="preserve">and </w:delText>
        </w:r>
      </w:del>
      <w:r>
        <w:rPr>
          <w:color w:val="000000" w:themeColor="text1"/>
          <w:lang w:val="en-US"/>
        </w:rPr>
        <w:t xml:space="preserve">can be interpreted as most influenced </w:t>
      </w:r>
      <w:r w:rsidR="00D52929" w:rsidRPr="00C54A48">
        <w:rPr>
          <w:color w:val="000000" w:themeColor="text1"/>
          <w:lang w:val="en-US"/>
        </w:rPr>
        <w:t>by</w:t>
      </w:r>
      <w:r>
        <w:rPr>
          <w:color w:val="000000" w:themeColor="text1"/>
          <w:lang w:val="en-US"/>
        </w:rPr>
        <w:t xml:space="preserve"> other factors, such as inherent ecological differences in</w:t>
      </w:r>
      <w:r w:rsidR="00D52929" w:rsidRPr="00C54A48">
        <w:rPr>
          <w:color w:val="000000" w:themeColor="text1"/>
          <w:lang w:val="en-US"/>
        </w:rPr>
        <w:t xml:space="preserve"> the disturbance regime</w:t>
      </w:r>
      <w:r w:rsidR="00AC2109">
        <w:rPr>
          <w:color w:val="000000" w:themeColor="text1"/>
          <w:lang w:val="en-US"/>
        </w:rPr>
        <w:t xml:space="preserve"> or in a </w:t>
      </w:r>
      <w:ins w:id="112" w:author="Andrea Mentges" w:date="2020-09-08T10:02:00Z">
        <w:r w:rsidR="00CB7CBE">
          <w:rPr>
            <w:color w:val="000000" w:themeColor="text1"/>
            <w:lang w:val="en-US"/>
          </w:rPr>
          <w:t>population</w:t>
        </w:r>
      </w:ins>
      <w:del w:id="113" w:author="Andrea Mentges" w:date="2020-09-08T10:02:00Z">
        <w:r w:rsidR="00AC2109" w:rsidDel="00CB7CBE">
          <w:rPr>
            <w:color w:val="000000" w:themeColor="text1"/>
            <w:lang w:val="en-US"/>
          </w:rPr>
          <w:delText>community</w:delText>
        </w:r>
      </w:del>
      <w:ins w:id="114" w:author="Andrea Mentges" w:date="2020-11-17T16:52:00Z">
        <w:r w:rsidR="004A0784">
          <w:rPr>
            <w:color w:val="000000" w:themeColor="text1"/>
            <w:lang w:val="en-US"/>
          </w:rPr>
          <w:t>’</w:t>
        </w:r>
      </w:ins>
      <w:del w:id="115" w:author="Andrea Mentges" w:date="2020-11-17T16:52:00Z">
        <w:r w:rsidR="00AC2109" w:rsidDel="004A0784">
          <w:rPr>
            <w:color w:val="000000" w:themeColor="text1"/>
            <w:lang w:val="en-US"/>
          </w:rPr>
          <w:delText>’</w:delText>
        </w:r>
      </w:del>
      <w:r w:rsidR="00AC2109">
        <w:rPr>
          <w:color w:val="000000" w:themeColor="text1"/>
          <w:lang w:val="en-US"/>
        </w:rPr>
        <w:t>s</w:t>
      </w:r>
      <w:r>
        <w:rPr>
          <w:color w:val="000000" w:themeColor="text1"/>
          <w:lang w:val="en-US"/>
        </w:rPr>
        <w:t xml:space="preserve"> response to that regime</w:t>
      </w:r>
      <w:r w:rsidR="000632FD" w:rsidRPr="00C54A48">
        <w:rPr>
          <w:color w:val="000000" w:themeColor="text1"/>
          <w:lang w:val="en-US"/>
        </w:rPr>
        <w:t xml:space="preserve">. </w:t>
      </w:r>
      <w:del w:id="116" w:author="Andrea Mentges" w:date="2020-09-04T14:44:00Z">
        <w:r w:rsidR="00D52929" w:rsidRPr="00C54A48" w:rsidDel="00325CE2">
          <w:rPr>
            <w:color w:val="000000" w:themeColor="text1"/>
            <w:lang w:val="en-US"/>
          </w:rPr>
          <w:delText xml:space="preserve">These two measures of stability </w:delText>
        </w:r>
        <w:r w:rsidR="006B7080" w:rsidRPr="00C54A48" w:rsidDel="00325CE2">
          <w:rPr>
            <w:color w:val="000000" w:themeColor="text1"/>
            <w:lang w:val="en-US"/>
          </w:rPr>
          <w:delText>can</w:delText>
        </w:r>
        <w:r w:rsidR="00D52929" w:rsidRPr="00C54A48" w:rsidDel="00325CE2">
          <w:rPr>
            <w:color w:val="000000" w:themeColor="text1"/>
            <w:lang w:val="en-US"/>
          </w:rPr>
          <w:delText xml:space="preserve"> be used </w:delText>
        </w:r>
        <w:r w:rsidR="00AC2109" w:rsidDel="00325CE2">
          <w:rPr>
            <w:color w:val="000000" w:themeColor="text1"/>
            <w:lang w:val="en-US"/>
          </w:rPr>
          <w:delText xml:space="preserve">in concert together </w:delText>
        </w:r>
        <w:r w:rsidR="00D52929" w:rsidRPr="00C54A48" w:rsidDel="00325CE2">
          <w:rPr>
            <w:color w:val="000000" w:themeColor="text1"/>
            <w:lang w:val="en-US"/>
          </w:rPr>
          <w:delText xml:space="preserve">when comparing ecosystem stability in a </w:delText>
        </w:r>
        <w:r w:rsidR="00AC2109" w:rsidDel="00325CE2">
          <w:rPr>
            <w:color w:val="000000" w:themeColor="text1"/>
            <w:lang w:val="en-US"/>
          </w:rPr>
          <w:delText>synthetic</w:delText>
        </w:r>
        <w:r w:rsidR="00D52929" w:rsidRPr="00C54A48" w:rsidDel="00325CE2">
          <w:rPr>
            <w:color w:val="000000" w:themeColor="text1"/>
            <w:lang w:val="en-US"/>
          </w:rPr>
          <w:delText xml:space="preserve"> context.</w:delText>
        </w:r>
        <w:r w:rsidR="004F300D" w:rsidRPr="00C54A48" w:rsidDel="00325CE2">
          <w:rPr>
            <w:color w:val="000000" w:themeColor="text1"/>
            <w:lang w:val="en-US"/>
          </w:rPr>
          <w:delText xml:space="preserve"> </w:delText>
        </w:r>
      </w:del>
      <w:ins w:id="117" w:author="Andrea Mentges" w:date="2020-09-04T14:38:00Z">
        <w:r w:rsidR="007C5AF3">
          <w:rPr>
            <w:color w:val="000000" w:themeColor="text1"/>
            <w:lang w:val="en-US"/>
          </w:rPr>
          <w:t xml:space="preserve">The intrinsic stability measures proposed here are not designed </w:t>
        </w:r>
      </w:ins>
      <w:ins w:id="118" w:author="Andrea Mentges" w:date="2020-09-04T14:39:00Z">
        <w:r w:rsidR="007C5AF3">
          <w:rPr>
            <w:color w:val="000000" w:themeColor="text1"/>
            <w:lang w:val="en-US"/>
          </w:rPr>
          <w:t xml:space="preserve">or </w:t>
        </w:r>
      </w:ins>
      <w:ins w:id="119" w:author="Andrea Mentges" w:date="2020-11-17T16:52:00Z">
        <w:r w:rsidR="004A0784">
          <w:rPr>
            <w:color w:val="000000" w:themeColor="text1"/>
            <w:lang w:val="en-US"/>
          </w:rPr>
          <w:t>intended</w:t>
        </w:r>
      </w:ins>
      <w:ins w:id="120" w:author="Andrea Mentges" w:date="2020-09-04T14:39:00Z">
        <w:r w:rsidR="007C5AF3">
          <w:rPr>
            <w:color w:val="000000" w:themeColor="text1"/>
            <w:lang w:val="en-US"/>
          </w:rPr>
          <w:t xml:space="preserve"> </w:t>
        </w:r>
      </w:ins>
      <w:ins w:id="121" w:author="Andrea Mentges" w:date="2020-09-04T14:38:00Z">
        <w:r w:rsidR="007C5AF3">
          <w:rPr>
            <w:color w:val="000000" w:themeColor="text1"/>
            <w:lang w:val="en-US"/>
          </w:rPr>
          <w:t xml:space="preserve">to replace the </w:t>
        </w:r>
      </w:ins>
      <w:ins w:id="122" w:author="Andrea Mentges" w:date="2020-09-04T14:40:00Z">
        <w:r w:rsidR="007C5AF3">
          <w:rPr>
            <w:color w:val="000000" w:themeColor="text1"/>
            <w:lang w:val="en-US"/>
          </w:rPr>
          <w:t>realized</w:t>
        </w:r>
      </w:ins>
      <w:ins w:id="123" w:author="Andrea Mentges" w:date="2020-09-04T14:39:00Z">
        <w:r w:rsidR="007C5AF3">
          <w:rPr>
            <w:color w:val="000000" w:themeColor="text1"/>
            <w:lang w:val="en-US"/>
          </w:rPr>
          <w:t xml:space="preserve"> stability measures. Instead, we propose to use </w:t>
        </w:r>
      </w:ins>
      <w:ins w:id="124" w:author="Andrea Mentges" w:date="2020-09-04T14:44:00Z">
        <w:r w:rsidR="00325CE2">
          <w:rPr>
            <w:color w:val="000000" w:themeColor="text1"/>
            <w:lang w:val="en-US"/>
          </w:rPr>
          <w:t xml:space="preserve">them in concert together </w:t>
        </w:r>
        <w:r w:rsidR="00325CE2" w:rsidRPr="00C54A48">
          <w:rPr>
            <w:color w:val="000000" w:themeColor="text1"/>
            <w:lang w:val="en-US"/>
          </w:rPr>
          <w:t xml:space="preserve">when comparing ecosystem stability in a </w:t>
        </w:r>
        <w:r w:rsidR="00325CE2">
          <w:rPr>
            <w:color w:val="000000" w:themeColor="text1"/>
            <w:lang w:val="en-US"/>
          </w:rPr>
          <w:t>synthetic</w:t>
        </w:r>
        <w:r w:rsidR="00325CE2" w:rsidRPr="00C54A48">
          <w:rPr>
            <w:color w:val="000000" w:themeColor="text1"/>
            <w:lang w:val="en-US"/>
          </w:rPr>
          <w:t xml:space="preserve"> context</w:t>
        </w:r>
        <w:r w:rsidR="00325CE2">
          <w:rPr>
            <w:rStyle w:val="Kommentarzeichen"/>
          </w:rPr>
          <w:commentReference w:id="125"/>
        </w:r>
        <w:r w:rsidR="00325CE2">
          <w:rPr>
            <w:rStyle w:val="Kommentarzeichen"/>
          </w:rPr>
          <w:commentReference w:id="126"/>
        </w:r>
      </w:ins>
      <w:ins w:id="127" w:author="Andrea Mentges" w:date="2020-09-08T10:41:00Z">
        <w:r w:rsidR="0065393F">
          <w:rPr>
            <w:rStyle w:val="Kommentarzeichen"/>
          </w:rPr>
          <w:commentReference w:id="128"/>
        </w:r>
      </w:ins>
      <w:ins w:id="129" w:author="Andrea Mentges" w:date="2020-09-04T14:39:00Z">
        <w:r w:rsidR="007C5AF3">
          <w:rPr>
            <w:color w:val="000000" w:themeColor="text1"/>
            <w:lang w:val="en-US"/>
          </w:rPr>
          <w:t xml:space="preserve">. </w:t>
        </w:r>
      </w:ins>
    </w:p>
    <w:p w14:paraId="1678D882" w14:textId="5256386C" w:rsidR="00A57A51" w:rsidRDefault="007C5AF3" w:rsidP="00965973">
      <w:pPr>
        <w:rPr>
          <w:ins w:id="130" w:author="Andrea Mentges" w:date="2020-09-07T09:15:00Z"/>
          <w:color w:val="000000" w:themeColor="text1"/>
          <w:lang w:val="en-US"/>
        </w:rPr>
      </w:pPr>
      <w:ins w:id="131" w:author="Andrea Mentges" w:date="2020-09-04T14:41:00Z">
        <w:r>
          <w:rPr>
            <w:color w:val="000000" w:themeColor="text1"/>
            <w:lang w:val="en-US"/>
          </w:rPr>
          <w:t>Realized</w:t>
        </w:r>
      </w:ins>
      <w:ins w:id="132" w:author="Andrea Mentges" w:date="2020-09-04T14:40:00Z">
        <w:r>
          <w:rPr>
            <w:color w:val="000000" w:themeColor="text1"/>
            <w:lang w:val="en-US"/>
          </w:rPr>
          <w:t xml:space="preserve"> stability is the </w:t>
        </w:r>
      </w:ins>
      <w:ins w:id="133" w:author="Andrea Mentges" w:date="2020-09-04T14:41:00Z">
        <w:r>
          <w:rPr>
            <w:color w:val="000000" w:themeColor="text1"/>
            <w:lang w:val="en-US"/>
          </w:rPr>
          <w:t xml:space="preserve">most informative for questions relating to the management </w:t>
        </w:r>
        <w:r w:rsidR="00325CE2">
          <w:rPr>
            <w:color w:val="000000" w:themeColor="text1"/>
            <w:lang w:val="en-US"/>
          </w:rPr>
          <w:t>of ecosystems</w:t>
        </w:r>
      </w:ins>
      <w:ins w:id="134" w:author="Andrea Mentges" w:date="2020-09-08T11:11:00Z">
        <w:r w:rsidR="00835CD6">
          <w:rPr>
            <w:color w:val="000000" w:themeColor="text1"/>
            <w:lang w:val="en-US"/>
          </w:rPr>
          <w:t xml:space="preserve">. </w:t>
        </w:r>
      </w:ins>
      <w:ins w:id="135" w:author="Andrea Mentges" w:date="2020-09-08T11:12:00Z">
        <w:r w:rsidR="00835CD6">
          <w:rPr>
            <w:color w:val="000000" w:themeColor="text1"/>
            <w:lang w:val="en-US"/>
          </w:rPr>
          <w:t>For</w:t>
        </w:r>
      </w:ins>
      <w:ins w:id="136" w:author="Andrea Mentges" w:date="2020-09-04T14:42:00Z">
        <w:r w:rsidR="00325CE2">
          <w:rPr>
            <w:color w:val="000000" w:themeColor="text1"/>
            <w:lang w:val="en-US"/>
          </w:rPr>
          <w:t xml:space="preserve"> the purpose of comparing and contrasting ecosyste</w:t>
        </w:r>
      </w:ins>
      <w:ins w:id="137" w:author="Andrea Mentges" w:date="2020-09-04T14:43:00Z">
        <w:r w:rsidR="00325CE2">
          <w:rPr>
            <w:color w:val="000000" w:themeColor="text1"/>
            <w:lang w:val="en-US"/>
          </w:rPr>
          <w:t xml:space="preserve">ms with more abstract questions in mind (e.g. </w:t>
        </w:r>
      </w:ins>
      <w:ins w:id="138" w:author="Andrea Mentges" w:date="2020-09-08T10:10:00Z">
        <w:r w:rsidR="004B6AC6">
          <w:rPr>
            <w:color w:val="000000" w:themeColor="text1"/>
            <w:lang w:val="en-US"/>
          </w:rPr>
          <w:t>do marine and terrestrial systems differ fundamentally in their stability</w:t>
        </w:r>
      </w:ins>
      <w:ins w:id="139" w:author="Andrea Mentges" w:date="2020-09-04T14:43:00Z">
        <w:r w:rsidR="00325CE2">
          <w:rPr>
            <w:color w:val="000000" w:themeColor="text1"/>
            <w:lang w:val="en-US"/>
          </w:rPr>
          <w:t xml:space="preserve">), </w:t>
        </w:r>
      </w:ins>
      <w:ins w:id="140" w:author="Andrea Mentges" w:date="2020-09-08T11:12:00Z">
        <w:r w:rsidR="00835CD6">
          <w:rPr>
            <w:color w:val="000000" w:themeColor="text1"/>
            <w:lang w:val="en-US"/>
          </w:rPr>
          <w:t xml:space="preserve">however, </w:t>
        </w:r>
      </w:ins>
      <w:ins w:id="141" w:author="Andrea Mentges" w:date="2020-09-04T14:43:00Z">
        <w:r w:rsidR="00325CE2">
          <w:rPr>
            <w:color w:val="000000" w:themeColor="text1"/>
            <w:lang w:val="en-US"/>
          </w:rPr>
          <w:t xml:space="preserve">the intrinsic stability tells us about whether the observed stability differences </w:t>
        </w:r>
      </w:ins>
      <w:ins w:id="142" w:author="Andrea Mentges" w:date="2020-09-08T11:12:00Z">
        <w:r w:rsidR="00835CD6">
          <w:rPr>
            <w:color w:val="000000" w:themeColor="text1"/>
            <w:lang w:val="en-US"/>
          </w:rPr>
          <w:t>reflect</w:t>
        </w:r>
      </w:ins>
      <w:ins w:id="143" w:author="Andrea Mentges" w:date="2020-09-04T14:43:00Z">
        <w:r w:rsidR="00325CE2">
          <w:rPr>
            <w:color w:val="000000" w:themeColor="text1"/>
            <w:lang w:val="en-US"/>
          </w:rPr>
          <w:t xml:space="preserve"> inherent, fundamental differences between </w:t>
        </w:r>
      </w:ins>
      <w:ins w:id="144" w:author="Andrea Mentges" w:date="2020-09-08T10:02:00Z">
        <w:r w:rsidR="00CB7CBE">
          <w:rPr>
            <w:color w:val="000000" w:themeColor="text1"/>
            <w:lang w:val="en-US"/>
          </w:rPr>
          <w:t>populations</w:t>
        </w:r>
      </w:ins>
      <w:ins w:id="145" w:author="Andrea Mentges" w:date="2020-09-04T14:43:00Z">
        <w:r w:rsidR="00325CE2">
          <w:rPr>
            <w:color w:val="000000" w:themeColor="text1"/>
            <w:lang w:val="en-US"/>
          </w:rPr>
          <w:t xml:space="preserve"> or </w:t>
        </w:r>
      </w:ins>
      <w:ins w:id="146" w:author="Andrea Mentges" w:date="2020-09-08T11:12:00Z">
        <w:r w:rsidR="00835CD6">
          <w:rPr>
            <w:color w:val="000000" w:themeColor="text1"/>
            <w:lang w:val="en-US"/>
          </w:rPr>
          <w:t xml:space="preserve">can be </w:t>
        </w:r>
      </w:ins>
      <w:ins w:id="147" w:author="Andrea Mentges" w:date="2020-09-04T14:43:00Z">
        <w:r w:rsidR="00325CE2">
          <w:rPr>
            <w:color w:val="000000" w:themeColor="text1"/>
            <w:lang w:val="en-US"/>
          </w:rPr>
          <w:t xml:space="preserve">simply </w:t>
        </w:r>
      </w:ins>
      <w:ins w:id="148" w:author="Andrea Mentges" w:date="2020-09-08T11:12:00Z">
        <w:r w:rsidR="00835CD6">
          <w:rPr>
            <w:color w:val="000000" w:themeColor="text1"/>
            <w:lang w:val="en-US"/>
          </w:rPr>
          <w:t>explained by</w:t>
        </w:r>
      </w:ins>
      <w:ins w:id="149" w:author="Andrea Mentges" w:date="2020-09-04T14:43:00Z">
        <w:r w:rsidR="00325CE2">
          <w:rPr>
            <w:color w:val="000000" w:themeColor="text1"/>
            <w:lang w:val="en-US"/>
          </w:rPr>
          <w:t xml:space="preserve"> differences in growth rate. </w:t>
        </w:r>
      </w:ins>
    </w:p>
    <w:p w14:paraId="58175768" w14:textId="5BECE63C" w:rsidR="00D730A9" w:rsidRDefault="00A57A51" w:rsidP="00965973">
      <w:pPr>
        <w:rPr>
          <w:color w:val="000000" w:themeColor="text1"/>
          <w:lang w:val="en-US"/>
        </w:rPr>
      </w:pPr>
      <w:ins w:id="150" w:author="Andrea Mentges" w:date="2020-09-07T09:15:00Z">
        <w:r>
          <w:rPr>
            <w:color w:val="000000" w:themeColor="text1"/>
            <w:lang w:val="en-US"/>
          </w:rPr>
          <w:t xml:space="preserve">For example, it would be interesting to see whether </w:t>
        </w:r>
        <w:r>
          <w:rPr>
            <w:lang w:val="en-US"/>
          </w:rPr>
          <w:t>the intrinsic stability is relatively constant across species for a particular disturbance type, as this would potentially allow to extrapolate from observations of stability of one species for a given disturbance type to other species using their growth rates.</w:t>
        </w:r>
      </w:ins>
    </w:p>
    <w:p w14:paraId="5BC8B8AB" w14:textId="77777777" w:rsidR="00D730A9" w:rsidRDefault="00D730A9" w:rsidP="00965973">
      <w:pPr>
        <w:rPr>
          <w:color w:val="000000" w:themeColor="text1"/>
          <w:lang w:val="en-US"/>
        </w:rPr>
      </w:pPr>
    </w:p>
    <w:p w14:paraId="3A3B0E6A" w14:textId="22A98848" w:rsidR="00965973" w:rsidRPr="00965973" w:rsidRDefault="006E6212" w:rsidP="00965973">
      <w:pPr>
        <w:rPr>
          <w:color w:val="000000" w:themeColor="text1"/>
          <w:lang w:val="en-US"/>
        </w:rPr>
      </w:pPr>
      <w:r>
        <w:rPr>
          <w:color w:val="000000" w:themeColor="text1"/>
          <w:lang w:val="en-US"/>
        </w:rPr>
        <w:t xml:space="preserve">Specifically, in what follows, we: </w:t>
      </w:r>
      <w:proofErr w:type="spellStart"/>
      <w:r w:rsidR="008967B5" w:rsidRPr="00C54A48">
        <w:rPr>
          <w:color w:val="000000" w:themeColor="text1"/>
          <w:lang w:val="en-US"/>
        </w:rPr>
        <w:t>i</w:t>
      </w:r>
      <w:proofErr w:type="spellEnd"/>
      <w:r w:rsidR="008967B5" w:rsidRPr="00C54A48">
        <w:rPr>
          <w:color w:val="000000" w:themeColor="text1"/>
          <w:lang w:val="en-US"/>
        </w:rPr>
        <w:t xml:space="preserve">) </w:t>
      </w:r>
      <w:r w:rsidR="0070628C">
        <w:rPr>
          <w:color w:val="000000" w:themeColor="text1"/>
          <w:lang w:val="en-US"/>
        </w:rPr>
        <w:t>show</w:t>
      </w:r>
      <w:r w:rsidR="0070628C" w:rsidRPr="00C54A48">
        <w:rPr>
          <w:color w:val="000000" w:themeColor="text1"/>
          <w:lang w:val="en-US"/>
        </w:rPr>
        <w:t xml:space="preserve"> </w:t>
      </w:r>
      <w:r w:rsidR="008967B5" w:rsidRPr="00C54A48">
        <w:rPr>
          <w:color w:val="000000" w:themeColor="text1"/>
          <w:lang w:val="en-US"/>
        </w:rPr>
        <w:t xml:space="preserve">how growth rate affects stability, using a simple conceptual model of a fast- and a slow-growing organism, ii) present a method to </w:t>
      </w:r>
      <w:del w:id="151" w:author="Andrea Mentges" w:date="2020-09-08T10:10:00Z">
        <w:r w:rsidR="008967B5" w:rsidRPr="00C54A48" w:rsidDel="004B6AC6">
          <w:rPr>
            <w:color w:val="000000" w:themeColor="text1"/>
            <w:lang w:val="en-US"/>
          </w:rPr>
          <w:delText xml:space="preserve">account for the effect of growth rate in the </w:delText>
        </w:r>
      </w:del>
      <w:ins w:id="152" w:author="Andrea Mentges" w:date="2020-09-08T10:10:00Z">
        <w:r w:rsidR="004B6AC6">
          <w:rPr>
            <w:color w:val="000000" w:themeColor="text1"/>
            <w:lang w:val="en-US"/>
          </w:rPr>
          <w:t xml:space="preserve">partition the </w:t>
        </w:r>
      </w:ins>
      <w:r w:rsidR="008967B5" w:rsidRPr="00C54A48">
        <w:rPr>
          <w:color w:val="000000" w:themeColor="text1"/>
          <w:lang w:val="en-US"/>
        </w:rPr>
        <w:t>four functional stability metrics</w:t>
      </w:r>
      <w:ins w:id="153" w:author="Andrea Mentges" w:date="2020-09-08T10:11:00Z">
        <w:r w:rsidR="004B6AC6">
          <w:rPr>
            <w:color w:val="000000" w:themeColor="text1"/>
            <w:lang w:val="en-US"/>
          </w:rPr>
          <w:t xml:space="preserve"> into realized and intrinsic stability</w:t>
        </w:r>
      </w:ins>
      <w:r w:rsidR="008967B5" w:rsidRPr="00C54A48">
        <w:rPr>
          <w:color w:val="000000" w:themeColor="text1"/>
          <w:lang w:val="en-US"/>
        </w:rPr>
        <w:t>, and iii) apply our methods to a</w:t>
      </w:r>
      <w:r w:rsidR="002113F5">
        <w:rPr>
          <w:color w:val="000000" w:themeColor="text1"/>
          <w:lang w:val="en-US"/>
        </w:rPr>
        <w:t xml:space="preserve">n empirical </w:t>
      </w:r>
      <w:r w:rsidR="000F7A36">
        <w:rPr>
          <w:color w:val="000000" w:themeColor="text1"/>
          <w:lang w:val="en-US"/>
        </w:rPr>
        <w:t xml:space="preserve">data set </w:t>
      </w:r>
      <w:r w:rsidR="000F5E49" w:rsidRPr="00C54A48">
        <w:rPr>
          <w:color w:val="000000" w:themeColor="text1"/>
          <w:lang w:val="en-US"/>
        </w:rPr>
        <w:t xml:space="preserve">to demonstrate </w:t>
      </w:r>
      <w:del w:id="154" w:author="Andrea Mentges" w:date="2020-09-08T10:11:00Z">
        <w:r w:rsidR="000F5E49" w:rsidRPr="00C54A48" w:rsidDel="004B6AC6">
          <w:rPr>
            <w:color w:val="000000" w:themeColor="text1"/>
            <w:lang w:val="en-US"/>
          </w:rPr>
          <w:delText>the influence of growth rate</w:delText>
        </w:r>
      </w:del>
      <w:ins w:id="155" w:author="Andrea Mentges" w:date="2020-09-08T10:11:00Z">
        <w:r w:rsidR="004B6AC6">
          <w:rPr>
            <w:color w:val="000000" w:themeColor="text1"/>
            <w:lang w:val="en-US"/>
          </w:rPr>
          <w:t>how realized and intrinsic stability</w:t>
        </w:r>
      </w:ins>
      <w:r w:rsidR="000F5E49" w:rsidRPr="00C54A48">
        <w:rPr>
          <w:color w:val="000000" w:themeColor="text1"/>
          <w:lang w:val="en-US"/>
        </w:rPr>
        <w:t xml:space="preserve"> </w:t>
      </w:r>
      <w:ins w:id="156" w:author="Andrea Mentges" w:date="2020-09-08T10:11:00Z">
        <w:r w:rsidR="004B6AC6">
          <w:rPr>
            <w:color w:val="000000" w:themeColor="text1"/>
            <w:lang w:val="en-US"/>
          </w:rPr>
          <w:t xml:space="preserve">differ </w:t>
        </w:r>
      </w:ins>
      <w:r w:rsidR="000F5E49" w:rsidRPr="00C54A48">
        <w:rPr>
          <w:color w:val="000000" w:themeColor="text1"/>
          <w:lang w:val="en-US"/>
        </w:rPr>
        <w:t xml:space="preserve">in </w:t>
      </w:r>
      <w:r w:rsidR="00857D02">
        <w:rPr>
          <w:color w:val="000000" w:themeColor="text1"/>
          <w:lang w:val="en-US"/>
        </w:rPr>
        <w:t>empirical</w:t>
      </w:r>
      <w:r w:rsidR="000F5E49" w:rsidRPr="00C54A48">
        <w:rPr>
          <w:color w:val="000000" w:themeColor="text1"/>
          <w:lang w:val="en-US"/>
        </w:rPr>
        <w:t xml:space="preserve"> dat</w:t>
      </w:r>
      <w:r w:rsidR="00C54A48">
        <w:rPr>
          <w:color w:val="000000" w:themeColor="text1"/>
          <w:lang w:val="en-US"/>
        </w:rPr>
        <w:t>a.</w:t>
      </w:r>
      <w:r w:rsidR="00E27112">
        <w:rPr>
          <w:color w:val="000000" w:themeColor="text1"/>
          <w:lang w:val="en-US"/>
        </w:rPr>
        <w:t xml:space="preserve"> </w:t>
      </w:r>
      <w:r w:rsidR="00965973">
        <w:rPr>
          <w:color w:val="000000" w:themeColor="text1"/>
          <w:lang w:val="en-US"/>
        </w:rPr>
        <w:t xml:space="preserve">We focus on four measures of </w:t>
      </w:r>
      <w:r w:rsidR="00965973" w:rsidRPr="002D74E7">
        <w:rPr>
          <w:color w:val="000000" w:themeColor="text1"/>
          <w:lang w:val="en-US"/>
        </w:rPr>
        <w:t xml:space="preserve">functional stability </w:t>
      </w:r>
      <w:r w:rsidR="00965973">
        <w:rPr>
          <w:color w:val="000000" w:themeColor="text1"/>
          <w:lang w:val="en-US"/>
        </w:rPr>
        <w:t>(based on biomass):</w:t>
      </w:r>
      <w:r w:rsidR="00965973" w:rsidRPr="002D74E7">
        <w:rPr>
          <w:color w:val="000000" w:themeColor="text1"/>
          <w:lang w:val="en-US"/>
        </w:rPr>
        <w:t xml:space="preserve"> temporal </w:t>
      </w:r>
      <w:r w:rsidR="00965973">
        <w:rPr>
          <w:color w:val="000000" w:themeColor="text1"/>
          <w:lang w:val="en-US"/>
        </w:rPr>
        <w:t>stability</w:t>
      </w:r>
      <w:r w:rsidR="00965973" w:rsidRPr="002D74E7">
        <w:rPr>
          <w:color w:val="000000" w:themeColor="text1"/>
          <w:lang w:val="en-US"/>
        </w:rPr>
        <w:t>, recovery, resilience, and resistance</w:t>
      </w:r>
      <w:r w:rsidR="00965973">
        <w:rPr>
          <w:color w:val="000000" w:themeColor="text1"/>
          <w:lang w:val="en-US"/>
        </w:rPr>
        <w:t xml:space="preserve"> (Box 1).</w:t>
      </w:r>
    </w:p>
    <w:p w14:paraId="69A64BBA" w14:textId="77777777" w:rsidR="00965973" w:rsidRDefault="00965973" w:rsidP="008D0761">
      <w:pPr>
        <w:rPr>
          <w:color w:val="FF0000"/>
          <w:lang w:val="en-US"/>
        </w:rPr>
      </w:pPr>
    </w:p>
    <w:p w14:paraId="2601AC7F" w14:textId="4950AD26" w:rsidR="00AF6629" w:rsidRDefault="00AF6629" w:rsidP="0087387C">
      <w:pPr>
        <w:rPr>
          <w:color w:val="FF0000"/>
          <w:lang w:val="en-US"/>
        </w:rPr>
      </w:pPr>
    </w:p>
    <w:p w14:paraId="370F75CE" w14:textId="58EC50E6" w:rsidR="00AF6629" w:rsidRPr="00880DA4" w:rsidRDefault="00AF6629" w:rsidP="00856A01">
      <w:pPr>
        <w:pBdr>
          <w:top w:val="single" w:sz="4" w:space="1" w:color="auto"/>
          <w:left w:val="single" w:sz="4" w:space="4" w:color="auto"/>
          <w:bottom w:val="single" w:sz="4" w:space="1" w:color="auto"/>
          <w:right w:val="single" w:sz="4" w:space="4" w:color="auto"/>
        </w:pBdr>
        <w:rPr>
          <w:color w:val="1F4E79" w:themeColor="accent5" w:themeShade="80"/>
          <w:lang w:val="en-US"/>
        </w:rPr>
      </w:pPr>
      <w:r w:rsidRPr="00880DA4">
        <w:rPr>
          <w:color w:val="1F4E79" w:themeColor="accent5" w:themeShade="80"/>
          <w:lang w:val="en-US"/>
        </w:rPr>
        <w:t>Box 1: Glossary of terms</w:t>
      </w:r>
      <w:r w:rsidR="00520614">
        <w:rPr>
          <w:color w:val="1F4E79" w:themeColor="accent5" w:themeShade="80"/>
          <w:lang w:val="en-US"/>
        </w:rPr>
        <w:t xml:space="preserve"> related to stability</w:t>
      </w:r>
      <w:r w:rsidRPr="00880DA4">
        <w:rPr>
          <w:color w:val="1F4E79" w:themeColor="accent5" w:themeShade="80"/>
          <w:lang w:val="en-US"/>
        </w:rPr>
        <w:t>.</w:t>
      </w:r>
    </w:p>
    <w:p w14:paraId="162868B1" w14:textId="5A0914D1" w:rsidR="00520614" w:rsidRDefault="00520614" w:rsidP="00856A01">
      <w:pPr>
        <w:pBdr>
          <w:top w:val="single" w:sz="4" w:space="1" w:color="auto"/>
          <w:left w:val="single" w:sz="4" w:space="4" w:color="auto"/>
          <w:bottom w:val="single" w:sz="4" w:space="1" w:color="auto"/>
          <w:right w:val="single" w:sz="4" w:space="4" w:color="auto"/>
        </w:pBdr>
        <w:rPr>
          <w:color w:val="000000" w:themeColor="text1"/>
          <w:sz w:val="22"/>
          <w:szCs w:val="22"/>
          <w:lang w:val="en-US"/>
        </w:rPr>
      </w:pPr>
      <w:r>
        <w:rPr>
          <w:b/>
          <w:color w:val="000000" w:themeColor="text1"/>
          <w:sz w:val="22"/>
          <w:szCs w:val="22"/>
          <w:lang w:val="en-US"/>
        </w:rPr>
        <w:t>System</w:t>
      </w:r>
      <w:r>
        <w:rPr>
          <w:color w:val="000000" w:themeColor="text1"/>
          <w:sz w:val="22"/>
          <w:szCs w:val="22"/>
          <w:lang w:val="en-US"/>
        </w:rPr>
        <w:t>: A group of organisms whose performance is of interest (e.g. a population, community, or ecosystem)</w:t>
      </w:r>
    </w:p>
    <w:p w14:paraId="0C9F56F6" w14:textId="278123DD" w:rsidR="00520614" w:rsidRPr="00520614" w:rsidRDefault="00520614" w:rsidP="00856A01">
      <w:pPr>
        <w:pBdr>
          <w:top w:val="single" w:sz="4" w:space="1" w:color="auto"/>
          <w:left w:val="single" w:sz="4" w:space="4" w:color="auto"/>
          <w:bottom w:val="single" w:sz="4" w:space="1" w:color="auto"/>
          <w:right w:val="single" w:sz="4" w:space="4" w:color="auto"/>
        </w:pBdr>
        <w:rPr>
          <w:color w:val="000000" w:themeColor="text1"/>
          <w:sz w:val="22"/>
          <w:szCs w:val="22"/>
          <w:lang w:val="en-US"/>
        </w:rPr>
      </w:pPr>
      <w:r w:rsidRPr="00520614">
        <w:rPr>
          <w:b/>
          <w:color w:val="000000" w:themeColor="text1"/>
          <w:sz w:val="22"/>
          <w:szCs w:val="22"/>
          <w:lang w:val="en-US"/>
        </w:rPr>
        <w:t>Function</w:t>
      </w:r>
      <w:r>
        <w:rPr>
          <w:color w:val="000000" w:themeColor="text1"/>
          <w:sz w:val="22"/>
          <w:szCs w:val="22"/>
          <w:lang w:val="en-US"/>
        </w:rPr>
        <w:t>: A measure of performance of the system (e.g. biomass)</w:t>
      </w:r>
    </w:p>
    <w:p w14:paraId="589F5B08" w14:textId="7CA80A3C" w:rsidR="00880DA4" w:rsidRPr="00880DA4" w:rsidRDefault="00880DA4" w:rsidP="00856A01">
      <w:pPr>
        <w:pBdr>
          <w:top w:val="single" w:sz="4" w:space="1" w:color="auto"/>
          <w:left w:val="single" w:sz="4" w:space="4" w:color="auto"/>
          <w:bottom w:val="single" w:sz="4" w:space="1" w:color="auto"/>
          <w:right w:val="single" w:sz="4" w:space="4" w:color="auto"/>
        </w:pBdr>
        <w:rPr>
          <w:color w:val="000000" w:themeColor="text1"/>
          <w:sz w:val="22"/>
          <w:szCs w:val="22"/>
          <w:lang w:val="en-US"/>
        </w:rPr>
      </w:pPr>
      <w:r>
        <w:rPr>
          <w:b/>
          <w:color w:val="000000" w:themeColor="text1"/>
          <w:sz w:val="22"/>
          <w:szCs w:val="22"/>
          <w:lang w:val="en-US"/>
        </w:rPr>
        <w:t>Disturbance</w:t>
      </w:r>
      <w:r>
        <w:rPr>
          <w:color w:val="000000" w:themeColor="text1"/>
          <w:sz w:val="22"/>
          <w:szCs w:val="22"/>
          <w:lang w:val="en-US"/>
        </w:rPr>
        <w:t xml:space="preserve">: An event that changes the function </w:t>
      </w:r>
      <w:r w:rsidR="00856A01">
        <w:rPr>
          <w:color w:val="000000" w:themeColor="text1"/>
          <w:sz w:val="22"/>
          <w:szCs w:val="22"/>
          <w:lang w:val="en-US"/>
        </w:rPr>
        <w:t xml:space="preserve">or composition </w:t>
      </w:r>
      <w:r>
        <w:rPr>
          <w:color w:val="000000" w:themeColor="text1"/>
          <w:sz w:val="22"/>
          <w:szCs w:val="22"/>
          <w:lang w:val="en-US"/>
        </w:rPr>
        <w:t xml:space="preserve">of </w:t>
      </w:r>
      <w:r w:rsidR="00520614">
        <w:rPr>
          <w:color w:val="000000" w:themeColor="text1"/>
          <w:sz w:val="22"/>
          <w:szCs w:val="22"/>
          <w:lang w:val="en-US"/>
        </w:rPr>
        <w:t>a system</w:t>
      </w:r>
      <w:r>
        <w:rPr>
          <w:color w:val="000000" w:themeColor="text1"/>
          <w:sz w:val="22"/>
          <w:szCs w:val="22"/>
          <w:lang w:val="en-US"/>
        </w:rPr>
        <w:t xml:space="preserve"> (e.g. drought, fertilization, or pathogen infection)</w:t>
      </w:r>
    </w:p>
    <w:p w14:paraId="7C5DAF7D" w14:textId="02C7B3DC" w:rsidR="00880DA4" w:rsidRPr="00880DA4" w:rsidRDefault="00880DA4" w:rsidP="00856A01">
      <w:pPr>
        <w:pBdr>
          <w:top w:val="single" w:sz="4" w:space="1" w:color="auto"/>
          <w:left w:val="single" w:sz="4" w:space="4" w:color="auto"/>
          <w:bottom w:val="single" w:sz="4" w:space="1" w:color="auto"/>
          <w:right w:val="single" w:sz="4" w:space="4" w:color="auto"/>
        </w:pBdr>
        <w:rPr>
          <w:color w:val="000000" w:themeColor="text1"/>
          <w:sz w:val="22"/>
          <w:szCs w:val="22"/>
          <w:lang w:val="en-US"/>
        </w:rPr>
      </w:pPr>
      <w:r w:rsidRPr="00880DA4">
        <w:rPr>
          <w:b/>
          <w:color w:val="000000" w:themeColor="text1"/>
          <w:sz w:val="22"/>
          <w:szCs w:val="22"/>
          <w:lang w:val="en-US"/>
        </w:rPr>
        <w:t>Pulse disturbance</w:t>
      </w:r>
      <w:r w:rsidRPr="00880DA4">
        <w:rPr>
          <w:color w:val="000000" w:themeColor="text1"/>
          <w:sz w:val="22"/>
          <w:szCs w:val="22"/>
          <w:lang w:val="en-US"/>
        </w:rPr>
        <w:t xml:space="preserve">: </w:t>
      </w:r>
      <w:r w:rsidR="00520614">
        <w:rPr>
          <w:color w:val="000000" w:themeColor="text1"/>
          <w:sz w:val="22"/>
          <w:szCs w:val="22"/>
          <w:lang w:val="en-US"/>
        </w:rPr>
        <w:t xml:space="preserve">A </w:t>
      </w:r>
      <w:r w:rsidRPr="00880DA4">
        <w:rPr>
          <w:color w:val="000000" w:themeColor="text1"/>
          <w:sz w:val="22"/>
          <w:szCs w:val="22"/>
          <w:lang w:val="en-US"/>
        </w:rPr>
        <w:t>single, short term disturbance event</w:t>
      </w:r>
      <w:r>
        <w:rPr>
          <w:color w:val="000000" w:themeColor="text1"/>
          <w:sz w:val="22"/>
          <w:szCs w:val="22"/>
          <w:lang w:val="en-US"/>
        </w:rPr>
        <w:t xml:space="preserve"> (e.g. a storm)</w:t>
      </w:r>
    </w:p>
    <w:p w14:paraId="0A82A75B" w14:textId="3F62E60E" w:rsidR="00880DA4" w:rsidRPr="00880DA4" w:rsidRDefault="00880DA4" w:rsidP="00856A01">
      <w:pPr>
        <w:pBdr>
          <w:top w:val="single" w:sz="4" w:space="1" w:color="auto"/>
          <w:left w:val="single" w:sz="4" w:space="4" w:color="auto"/>
          <w:bottom w:val="single" w:sz="4" w:space="1" w:color="auto"/>
          <w:right w:val="single" w:sz="4" w:space="4" w:color="auto"/>
        </w:pBdr>
        <w:rPr>
          <w:color w:val="000000" w:themeColor="text1"/>
          <w:sz w:val="22"/>
          <w:szCs w:val="22"/>
          <w:lang w:val="en-US"/>
        </w:rPr>
      </w:pPr>
      <w:r w:rsidRPr="00880DA4">
        <w:rPr>
          <w:b/>
          <w:color w:val="000000" w:themeColor="text1"/>
          <w:sz w:val="22"/>
          <w:szCs w:val="22"/>
          <w:lang w:val="en-US"/>
        </w:rPr>
        <w:t>Press disturbance</w:t>
      </w:r>
      <w:r w:rsidRPr="00880DA4">
        <w:rPr>
          <w:color w:val="000000" w:themeColor="text1"/>
          <w:sz w:val="22"/>
          <w:szCs w:val="22"/>
          <w:lang w:val="en-US"/>
        </w:rPr>
        <w:t xml:space="preserve">: </w:t>
      </w:r>
      <w:r w:rsidR="00520614">
        <w:rPr>
          <w:color w:val="000000" w:themeColor="text1"/>
          <w:sz w:val="22"/>
          <w:szCs w:val="22"/>
          <w:lang w:val="en-US"/>
        </w:rPr>
        <w:t xml:space="preserve">A </w:t>
      </w:r>
      <w:r w:rsidRPr="00880DA4">
        <w:rPr>
          <w:color w:val="000000" w:themeColor="text1"/>
          <w:sz w:val="22"/>
          <w:szCs w:val="22"/>
          <w:lang w:val="en-US"/>
        </w:rPr>
        <w:t>lasting disturbance</w:t>
      </w:r>
      <w:r>
        <w:rPr>
          <w:color w:val="000000" w:themeColor="text1"/>
          <w:sz w:val="22"/>
          <w:szCs w:val="22"/>
          <w:lang w:val="en-US"/>
        </w:rPr>
        <w:t xml:space="preserve"> (e.g. extinction of a species)</w:t>
      </w:r>
    </w:p>
    <w:p w14:paraId="45141B41" w14:textId="7839DFAE" w:rsidR="00880DA4" w:rsidRDefault="00880DA4" w:rsidP="00856A01">
      <w:pPr>
        <w:pBdr>
          <w:top w:val="single" w:sz="4" w:space="1" w:color="auto"/>
          <w:left w:val="single" w:sz="4" w:space="4" w:color="auto"/>
          <w:bottom w:val="single" w:sz="4" w:space="1" w:color="auto"/>
          <w:right w:val="single" w:sz="4" w:space="4" w:color="auto"/>
        </w:pBdr>
        <w:rPr>
          <w:color w:val="000000" w:themeColor="text1"/>
          <w:sz w:val="22"/>
          <w:szCs w:val="22"/>
          <w:lang w:val="en-US"/>
        </w:rPr>
      </w:pPr>
      <w:r w:rsidRPr="00880DA4">
        <w:rPr>
          <w:b/>
          <w:color w:val="000000" w:themeColor="text1"/>
          <w:sz w:val="22"/>
          <w:szCs w:val="22"/>
          <w:lang w:val="en-US"/>
        </w:rPr>
        <w:t>Environmental stochasticity</w:t>
      </w:r>
      <w:r w:rsidRPr="00880DA4">
        <w:rPr>
          <w:color w:val="000000" w:themeColor="text1"/>
          <w:sz w:val="22"/>
          <w:szCs w:val="22"/>
          <w:lang w:val="en-US"/>
        </w:rPr>
        <w:t xml:space="preserve">: </w:t>
      </w:r>
      <w:r w:rsidR="00520614">
        <w:rPr>
          <w:color w:val="000000" w:themeColor="text1"/>
          <w:sz w:val="22"/>
          <w:szCs w:val="22"/>
          <w:lang w:val="en-US"/>
        </w:rPr>
        <w:t>R</w:t>
      </w:r>
      <w:r w:rsidRPr="00880DA4">
        <w:rPr>
          <w:color w:val="000000" w:themeColor="text1"/>
          <w:sz w:val="22"/>
          <w:szCs w:val="22"/>
          <w:lang w:val="en-US"/>
        </w:rPr>
        <w:t>andom fluctuations in environmental conditions</w:t>
      </w:r>
      <w:r>
        <w:rPr>
          <w:color w:val="000000" w:themeColor="text1"/>
          <w:sz w:val="22"/>
          <w:szCs w:val="22"/>
          <w:lang w:val="en-US"/>
        </w:rPr>
        <w:t xml:space="preserve"> </w:t>
      </w:r>
      <w:r w:rsidR="00520614">
        <w:rPr>
          <w:color w:val="000000" w:themeColor="text1"/>
          <w:sz w:val="22"/>
          <w:szCs w:val="22"/>
          <w:lang w:val="en-US"/>
        </w:rPr>
        <w:t xml:space="preserve">that influence the function </w:t>
      </w:r>
      <w:r>
        <w:rPr>
          <w:color w:val="000000" w:themeColor="text1"/>
          <w:sz w:val="22"/>
          <w:szCs w:val="22"/>
          <w:lang w:val="en-US"/>
        </w:rPr>
        <w:t>(</w:t>
      </w:r>
      <w:r w:rsidRPr="00880DA4">
        <w:rPr>
          <w:color w:val="000000" w:themeColor="text1"/>
          <w:sz w:val="22"/>
          <w:szCs w:val="22"/>
          <w:lang w:val="en-US"/>
        </w:rPr>
        <w:t xml:space="preserve">e.g. </w:t>
      </w:r>
      <w:r w:rsidR="00520614">
        <w:rPr>
          <w:color w:val="000000" w:themeColor="text1"/>
          <w:sz w:val="22"/>
          <w:szCs w:val="22"/>
          <w:lang w:val="en-US"/>
        </w:rPr>
        <w:t>fluctuations in</w:t>
      </w:r>
      <w:r>
        <w:rPr>
          <w:color w:val="000000" w:themeColor="text1"/>
          <w:sz w:val="22"/>
          <w:szCs w:val="22"/>
          <w:lang w:val="en-US"/>
        </w:rPr>
        <w:t xml:space="preserve"> </w:t>
      </w:r>
      <w:r w:rsidRPr="00880DA4">
        <w:rPr>
          <w:color w:val="000000" w:themeColor="text1"/>
          <w:sz w:val="22"/>
          <w:szCs w:val="22"/>
          <w:lang w:val="en-US"/>
        </w:rPr>
        <w:t>temperature</w:t>
      </w:r>
      <w:r>
        <w:rPr>
          <w:color w:val="000000" w:themeColor="text1"/>
          <w:sz w:val="22"/>
          <w:szCs w:val="22"/>
          <w:lang w:val="en-US"/>
        </w:rPr>
        <w:t>)</w:t>
      </w:r>
    </w:p>
    <w:p w14:paraId="4EBD6A0D" w14:textId="2DA06319" w:rsidR="00880DA4" w:rsidRPr="00880DA4" w:rsidRDefault="00520614" w:rsidP="00856A01">
      <w:pPr>
        <w:pBdr>
          <w:top w:val="single" w:sz="4" w:space="1" w:color="auto"/>
          <w:left w:val="single" w:sz="4" w:space="4" w:color="auto"/>
          <w:bottom w:val="single" w:sz="4" w:space="1" w:color="auto"/>
          <w:right w:val="single" w:sz="4" w:space="4" w:color="auto"/>
        </w:pBdr>
        <w:rPr>
          <w:color w:val="000000" w:themeColor="text1"/>
          <w:sz w:val="22"/>
          <w:szCs w:val="22"/>
          <w:lang w:val="en-US"/>
        </w:rPr>
      </w:pPr>
      <w:r>
        <w:rPr>
          <w:b/>
          <w:color w:val="000000" w:themeColor="text1"/>
          <w:sz w:val="22"/>
          <w:szCs w:val="22"/>
          <w:lang w:val="en-US"/>
        </w:rPr>
        <w:t>Functional s</w:t>
      </w:r>
      <w:r w:rsidR="00880DA4" w:rsidRPr="00880DA4">
        <w:rPr>
          <w:b/>
          <w:color w:val="000000" w:themeColor="text1"/>
          <w:sz w:val="22"/>
          <w:szCs w:val="22"/>
          <w:lang w:val="en-US"/>
        </w:rPr>
        <w:t>tability</w:t>
      </w:r>
      <w:r w:rsidR="00880DA4">
        <w:rPr>
          <w:color w:val="000000" w:themeColor="text1"/>
          <w:sz w:val="22"/>
          <w:szCs w:val="22"/>
          <w:lang w:val="en-US"/>
        </w:rPr>
        <w:t>: The ability of a system to overcome the changes</w:t>
      </w:r>
      <w:r>
        <w:rPr>
          <w:color w:val="000000" w:themeColor="text1"/>
          <w:sz w:val="22"/>
          <w:szCs w:val="22"/>
          <w:lang w:val="en-US"/>
        </w:rPr>
        <w:t xml:space="preserve"> in function</w:t>
      </w:r>
      <w:r w:rsidR="00880DA4">
        <w:rPr>
          <w:color w:val="000000" w:themeColor="text1"/>
          <w:sz w:val="22"/>
          <w:szCs w:val="22"/>
          <w:lang w:val="en-US"/>
        </w:rPr>
        <w:t xml:space="preserve"> induced by a disturbance (e.g. their resilience, resistance, recovery, and temporal stability)</w:t>
      </w:r>
    </w:p>
    <w:p w14:paraId="71BF9FCB" w14:textId="12717587" w:rsidR="00AF6629" w:rsidRPr="00880DA4" w:rsidRDefault="00AF6629" w:rsidP="00856A01">
      <w:pPr>
        <w:pBdr>
          <w:top w:val="single" w:sz="4" w:space="1" w:color="auto"/>
          <w:left w:val="single" w:sz="4" w:space="4" w:color="auto"/>
          <w:bottom w:val="single" w:sz="4" w:space="1" w:color="auto"/>
          <w:right w:val="single" w:sz="4" w:space="4" w:color="auto"/>
        </w:pBdr>
        <w:rPr>
          <w:color w:val="000000" w:themeColor="text1"/>
          <w:sz w:val="22"/>
          <w:szCs w:val="22"/>
          <w:lang w:val="en-US"/>
        </w:rPr>
      </w:pPr>
      <w:r w:rsidRPr="00880DA4">
        <w:rPr>
          <w:b/>
          <w:color w:val="000000" w:themeColor="text1"/>
          <w:sz w:val="22"/>
          <w:szCs w:val="22"/>
          <w:lang w:val="en-US"/>
        </w:rPr>
        <w:t>Resilience</w:t>
      </w:r>
      <w:r w:rsidRPr="00880DA4">
        <w:rPr>
          <w:color w:val="000000" w:themeColor="text1"/>
          <w:sz w:val="22"/>
          <w:szCs w:val="22"/>
          <w:lang w:val="en-US"/>
        </w:rPr>
        <w:t xml:space="preserve">: </w:t>
      </w:r>
      <w:r w:rsidR="00880DA4">
        <w:rPr>
          <w:color w:val="000000" w:themeColor="text1"/>
          <w:sz w:val="22"/>
          <w:szCs w:val="22"/>
          <w:lang w:val="en-US"/>
        </w:rPr>
        <w:t>The speed at which the system returns to</w:t>
      </w:r>
      <w:r w:rsidRPr="00880DA4">
        <w:rPr>
          <w:color w:val="000000" w:themeColor="text1"/>
          <w:sz w:val="22"/>
          <w:szCs w:val="22"/>
          <w:lang w:val="en-US"/>
        </w:rPr>
        <w:t xml:space="preserve"> function as before </w:t>
      </w:r>
      <w:r w:rsidR="00880DA4" w:rsidRPr="00880DA4">
        <w:rPr>
          <w:color w:val="000000" w:themeColor="text1"/>
          <w:sz w:val="22"/>
          <w:szCs w:val="22"/>
          <w:lang w:val="en-US"/>
        </w:rPr>
        <w:t>a pulse</w:t>
      </w:r>
      <w:r w:rsidRPr="00880DA4">
        <w:rPr>
          <w:color w:val="000000" w:themeColor="text1"/>
          <w:sz w:val="22"/>
          <w:szCs w:val="22"/>
          <w:lang w:val="en-US"/>
        </w:rPr>
        <w:t xml:space="preserve"> disturbance</w:t>
      </w:r>
      <w:r w:rsidR="00880DA4">
        <w:rPr>
          <w:color w:val="000000" w:themeColor="text1"/>
          <w:sz w:val="22"/>
          <w:szCs w:val="22"/>
          <w:lang w:val="en-US"/>
        </w:rPr>
        <w:t xml:space="preserve"> (e.g. </w:t>
      </w:r>
      <w:r w:rsidRPr="00880DA4">
        <w:rPr>
          <w:color w:val="000000" w:themeColor="text1"/>
          <w:sz w:val="22"/>
          <w:szCs w:val="22"/>
          <w:lang w:val="en-US"/>
        </w:rPr>
        <w:t>measured as rate of return to pre-disturbance biomass</w:t>
      </w:r>
      <w:r w:rsidR="00880DA4">
        <w:rPr>
          <w:color w:val="000000" w:themeColor="text1"/>
          <w:sz w:val="22"/>
          <w:szCs w:val="22"/>
          <w:lang w:val="en-US"/>
        </w:rPr>
        <w:t>)</w:t>
      </w:r>
    </w:p>
    <w:p w14:paraId="5DB74F20" w14:textId="22EB6154" w:rsidR="00AF6629" w:rsidRPr="00880DA4" w:rsidRDefault="00AF6629" w:rsidP="00856A01">
      <w:pPr>
        <w:pBdr>
          <w:top w:val="single" w:sz="4" w:space="1" w:color="auto"/>
          <w:left w:val="single" w:sz="4" w:space="4" w:color="auto"/>
          <w:bottom w:val="single" w:sz="4" w:space="1" w:color="auto"/>
          <w:right w:val="single" w:sz="4" w:space="4" w:color="auto"/>
        </w:pBdr>
        <w:rPr>
          <w:color w:val="000000" w:themeColor="text1"/>
          <w:sz w:val="22"/>
          <w:szCs w:val="22"/>
          <w:lang w:val="en-US"/>
        </w:rPr>
      </w:pPr>
      <w:r w:rsidRPr="00880DA4">
        <w:rPr>
          <w:b/>
          <w:color w:val="000000" w:themeColor="text1"/>
          <w:sz w:val="22"/>
          <w:szCs w:val="22"/>
          <w:lang w:val="en-US"/>
        </w:rPr>
        <w:t>Resistance</w:t>
      </w:r>
      <w:r w:rsidRPr="00880DA4">
        <w:rPr>
          <w:color w:val="000000" w:themeColor="text1"/>
          <w:sz w:val="22"/>
          <w:szCs w:val="22"/>
          <w:lang w:val="en-US"/>
        </w:rPr>
        <w:t xml:space="preserve">: </w:t>
      </w:r>
      <w:r w:rsidR="00880DA4">
        <w:rPr>
          <w:color w:val="000000" w:themeColor="text1"/>
          <w:sz w:val="22"/>
          <w:szCs w:val="22"/>
          <w:lang w:val="en-US"/>
        </w:rPr>
        <w:t xml:space="preserve">The </w:t>
      </w:r>
      <w:r w:rsidRPr="00880DA4">
        <w:rPr>
          <w:color w:val="000000" w:themeColor="text1"/>
          <w:sz w:val="22"/>
          <w:szCs w:val="22"/>
          <w:lang w:val="en-US"/>
        </w:rPr>
        <w:t>ability</w:t>
      </w:r>
      <w:r w:rsidR="00880DA4">
        <w:rPr>
          <w:color w:val="000000" w:themeColor="text1"/>
          <w:sz w:val="22"/>
          <w:szCs w:val="22"/>
          <w:lang w:val="en-US"/>
        </w:rPr>
        <w:t xml:space="preserve"> of a system</w:t>
      </w:r>
      <w:r w:rsidRPr="00880DA4">
        <w:rPr>
          <w:color w:val="000000" w:themeColor="text1"/>
          <w:sz w:val="22"/>
          <w:szCs w:val="22"/>
          <w:lang w:val="en-US"/>
        </w:rPr>
        <w:t xml:space="preserve"> to withstand </w:t>
      </w:r>
      <w:r w:rsidR="00880DA4" w:rsidRPr="00880DA4">
        <w:rPr>
          <w:color w:val="000000" w:themeColor="text1"/>
          <w:sz w:val="22"/>
          <w:szCs w:val="22"/>
          <w:lang w:val="en-US"/>
        </w:rPr>
        <w:t>a pulse</w:t>
      </w:r>
      <w:r w:rsidRPr="00880DA4">
        <w:rPr>
          <w:color w:val="000000" w:themeColor="text1"/>
          <w:sz w:val="22"/>
          <w:szCs w:val="22"/>
          <w:lang w:val="en-US"/>
        </w:rPr>
        <w:t xml:space="preserve"> disturbance</w:t>
      </w:r>
      <w:r w:rsidR="00880DA4">
        <w:rPr>
          <w:color w:val="000000" w:themeColor="text1"/>
          <w:sz w:val="22"/>
          <w:szCs w:val="22"/>
          <w:lang w:val="en-US"/>
        </w:rPr>
        <w:t xml:space="preserve"> (e.g. </w:t>
      </w:r>
      <w:r w:rsidRPr="00880DA4">
        <w:rPr>
          <w:color w:val="000000" w:themeColor="text1"/>
          <w:sz w:val="22"/>
          <w:szCs w:val="22"/>
          <w:lang w:val="en-US"/>
        </w:rPr>
        <w:t>measured as how strongly biomass is reduced right after the disturbance</w:t>
      </w:r>
      <w:r w:rsidR="00880DA4">
        <w:rPr>
          <w:color w:val="000000" w:themeColor="text1"/>
          <w:sz w:val="22"/>
          <w:szCs w:val="22"/>
          <w:lang w:val="en-US"/>
        </w:rPr>
        <w:t>)</w:t>
      </w:r>
    </w:p>
    <w:p w14:paraId="2F4D87E7" w14:textId="4E918FB2" w:rsidR="00AF6629" w:rsidRDefault="00AF6629" w:rsidP="00856A01">
      <w:pPr>
        <w:pBdr>
          <w:top w:val="single" w:sz="4" w:space="1" w:color="auto"/>
          <w:left w:val="single" w:sz="4" w:space="4" w:color="auto"/>
          <w:bottom w:val="single" w:sz="4" w:space="1" w:color="auto"/>
          <w:right w:val="single" w:sz="4" w:space="4" w:color="auto"/>
        </w:pBdr>
        <w:rPr>
          <w:color w:val="000000" w:themeColor="text1"/>
          <w:sz w:val="22"/>
          <w:szCs w:val="22"/>
          <w:lang w:val="en-US"/>
        </w:rPr>
      </w:pPr>
      <w:r w:rsidRPr="00880DA4">
        <w:rPr>
          <w:b/>
          <w:color w:val="000000" w:themeColor="text1"/>
          <w:sz w:val="22"/>
          <w:szCs w:val="22"/>
          <w:lang w:val="en-US"/>
        </w:rPr>
        <w:t>Recovery</w:t>
      </w:r>
      <w:r w:rsidRPr="00880DA4">
        <w:rPr>
          <w:color w:val="000000" w:themeColor="text1"/>
          <w:sz w:val="22"/>
          <w:szCs w:val="22"/>
          <w:lang w:val="en-US"/>
        </w:rPr>
        <w:t>:</w:t>
      </w:r>
      <w:r w:rsidR="00880DA4" w:rsidRPr="00880DA4">
        <w:rPr>
          <w:color w:val="000000" w:themeColor="text1"/>
          <w:sz w:val="22"/>
          <w:szCs w:val="22"/>
          <w:lang w:val="en-US"/>
        </w:rPr>
        <w:t xml:space="preserve"> </w:t>
      </w:r>
      <w:r w:rsidR="00880DA4">
        <w:rPr>
          <w:color w:val="000000" w:themeColor="text1"/>
          <w:sz w:val="22"/>
          <w:szCs w:val="22"/>
          <w:lang w:val="en-US"/>
        </w:rPr>
        <w:t xml:space="preserve">The </w:t>
      </w:r>
      <w:r w:rsidR="00880DA4" w:rsidRPr="00880DA4">
        <w:rPr>
          <w:color w:val="000000" w:themeColor="text1"/>
          <w:sz w:val="22"/>
          <w:szCs w:val="22"/>
          <w:lang w:val="en-US"/>
        </w:rPr>
        <w:t>degree to which the system re-establishes its function after a pulse disturbance</w:t>
      </w:r>
      <w:r w:rsidR="00880DA4">
        <w:rPr>
          <w:color w:val="000000" w:themeColor="text1"/>
          <w:sz w:val="22"/>
          <w:szCs w:val="22"/>
          <w:lang w:val="en-US"/>
        </w:rPr>
        <w:t xml:space="preserve"> (e.g. </w:t>
      </w:r>
      <w:r w:rsidR="00880DA4" w:rsidRPr="00880DA4">
        <w:rPr>
          <w:color w:val="000000" w:themeColor="text1"/>
          <w:sz w:val="22"/>
          <w:szCs w:val="22"/>
          <w:lang w:val="en-US"/>
        </w:rPr>
        <w:t>measured as biomass at the end of the sampling relative to pre-disturbance biomass</w:t>
      </w:r>
      <w:r w:rsidR="00880DA4">
        <w:rPr>
          <w:color w:val="000000" w:themeColor="text1"/>
          <w:sz w:val="22"/>
          <w:szCs w:val="22"/>
          <w:lang w:val="en-US"/>
        </w:rPr>
        <w:t>)</w:t>
      </w:r>
    </w:p>
    <w:p w14:paraId="76D5C54F" w14:textId="78D7BF6E" w:rsidR="00880DA4" w:rsidRPr="00880DA4" w:rsidRDefault="00880DA4" w:rsidP="00856A01">
      <w:pPr>
        <w:pBdr>
          <w:top w:val="single" w:sz="4" w:space="1" w:color="auto"/>
          <w:left w:val="single" w:sz="4" w:space="4" w:color="auto"/>
          <w:bottom w:val="single" w:sz="4" w:space="1" w:color="auto"/>
          <w:right w:val="single" w:sz="4" w:space="4" w:color="auto"/>
        </w:pBdr>
        <w:rPr>
          <w:color w:val="000000" w:themeColor="text1"/>
          <w:sz w:val="22"/>
          <w:szCs w:val="22"/>
          <w:lang w:val="en-US"/>
        </w:rPr>
      </w:pPr>
      <w:r w:rsidRPr="00880DA4">
        <w:rPr>
          <w:b/>
          <w:color w:val="000000" w:themeColor="text1"/>
          <w:sz w:val="22"/>
          <w:szCs w:val="22"/>
          <w:lang w:val="en-US"/>
        </w:rPr>
        <w:t>Temporal stability</w:t>
      </w:r>
      <w:r w:rsidRPr="00880DA4">
        <w:rPr>
          <w:color w:val="000000" w:themeColor="text1"/>
          <w:sz w:val="22"/>
          <w:szCs w:val="22"/>
          <w:lang w:val="en-US"/>
        </w:rPr>
        <w:t xml:space="preserve">: </w:t>
      </w:r>
      <w:r>
        <w:rPr>
          <w:color w:val="000000" w:themeColor="text1"/>
          <w:sz w:val="22"/>
          <w:szCs w:val="22"/>
          <w:lang w:val="en-US"/>
        </w:rPr>
        <w:t xml:space="preserve">The strength </w:t>
      </w:r>
      <w:r w:rsidR="00856A01">
        <w:rPr>
          <w:color w:val="000000" w:themeColor="text1"/>
          <w:sz w:val="22"/>
          <w:szCs w:val="22"/>
          <w:lang w:val="en-US"/>
        </w:rPr>
        <w:t xml:space="preserve">of </w:t>
      </w:r>
      <w:r>
        <w:rPr>
          <w:color w:val="000000" w:themeColor="text1"/>
          <w:sz w:val="22"/>
          <w:szCs w:val="22"/>
          <w:lang w:val="en-US"/>
        </w:rPr>
        <w:t>fluctuations in function</w:t>
      </w:r>
      <w:r w:rsidRPr="00880DA4">
        <w:rPr>
          <w:color w:val="000000" w:themeColor="text1"/>
          <w:sz w:val="22"/>
          <w:szCs w:val="22"/>
          <w:lang w:val="en-US"/>
        </w:rPr>
        <w:t xml:space="preserve"> due to environmental stochasticity</w:t>
      </w:r>
      <w:r>
        <w:rPr>
          <w:color w:val="000000" w:themeColor="text1"/>
          <w:sz w:val="22"/>
          <w:szCs w:val="22"/>
          <w:lang w:val="en-US"/>
        </w:rPr>
        <w:t xml:space="preserve"> (e.g. </w:t>
      </w:r>
      <w:r w:rsidRPr="00880DA4">
        <w:rPr>
          <w:color w:val="000000" w:themeColor="text1"/>
          <w:sz w:val="22"/>
          <w:szCs w:val="22"/>
          <w:lang w:val="en-US"/>
        </w:rPr>
        <w:t>measured as mean of biomass relative to standard deviation of biomass</w:t>
      </w:r>
      <w:r>
        <w:rPr>
          <w:color w:val="000000" w:themeColor="text1"/>
          <w:sz w:val="22"/>
          <w:szCs w:val="22"/>
          <w:lang w:val="en-US"/>
        </w:rPr>
        <w:t>)</w:t>
      </w:r>
    </w:p>
    <w:p w14:paraId="06E03928" w14:textId="70C5C184" w:rsidR="007929F5" w:rsidRDefault="007929F5" w:rsidP="007929F5">
      <w:pPr>
        <w:rPr>
          <w:lang w:val="en-US"/>
        </w:rPr>
      </w:pPr>
    </w:p>
    <w:p w14:paraId="201255F0" w14:textId="77777777" w:rsidR="00CF7EC4" w:rsidRDefault="00CF7EC4" w:rsidP="00CF7EC4">
      <w:pPr>
        <w:pStyle w:val="berschrift1"/>
        <w:rPr>
          <w:lang w:val="en-US"/>
        </w:rPr>
      </w:pPr>
      <w:r>
        <w:rPr>
          <w:lang w:val="en-US"/>
        </w:rPr>
        <w:lastRenderedPageBreak/>
        <w:t>Methods</w:t>
      </w:r>
    </w:p>
    <w:p w14:paraId="7A778D89" w14:textId="77777777" w:rsidR="00CF7EC4" w:rsidRDefault="00CF7EC4" w:rsidP="00CF7EC4">
      <w:pPr>
        <w:rPr>
          <w:lang w:val="en-US"/>
        </w:rPr>
      </w:pPr>
    </w:p>
    <w:p w14:paraId="27CAE561" w14:textId="704A651C" w:rsidR="00ED389F" w:rsidRDefault="00CF7EC4" w:rsidP="00CF7EC4">
      <w:pPr>
        <w:rPr>
          <w:lang w:val="en-US"/>
        </w:rPr>
      </w:pPr>
      <w:r>
        <w:rPr>
          <w:lang w:val="en-US"/>
        </w:rPr>
        <w:t xml:space="preserve">All simulations </w:t>
      </w:r>
      <w:r w:rsidR="007B65E4">
        <w:rPr>
          <w:lang w:val="en-US"/>
        </w:rPr>
        <w:t xml:space="preserve">and analyses </w:t>
      </w:r>
      <w:r>
        <w:rPr>
          <w:lang w:val="en-US"/>
        </w:rPr>
        <w:t xml:space="preserve">were performed </w:t>
      </w:r>
      <w:r w:rsidRPr="00E8039F">
        <w:rPr>
          <w:lang w:val="en-US"/>
        </w:rPr>
        <w:t>using</w:t>
      </w:r>
      <w:r>
        <w:rPr>
          <w:lang w:val="en-US"/>
        </w:rPr>
        <w:t xml:space="preserve"> </w:t>
      </w:r>
      <w:r w:rsidRPr="00E8039F">
        <w:rPr>
          <w:lang w:val="en-US"/>
        </w:rPr>
        <w:t>MATLAB R2017b</w:t>
      </w:r>
      <w:r>
        <w:rPr>
          <w:lang w:val="en-US"/>
        </w:rPr>
        <w:t xml:space="preserve">, </w:t>
      </w:r>
      <w:r w:rsidRPr="00E8039F">
        <w:rPr>
          <w:lang w:val="en-US"/>
        </w:rPr>
        <w:t>its Statistics and Machine Learning Toolbox</w:t>
      </w:r>
      <w:r>
        <w:rPr>
          <w:lang w:val="en-US"/>
        </w:rPr>
        <w:t xml:space="preserve"> and </w:t>
      </w:r>
      <w:r w:rsidRPr="006B061B">
        <w:rPr>
          <w:lang w:val="en-US"/>
        </w:rPr>
        <w:t>differential equation solver ode45</w:t>
      </w:r>
      <w:r w:rsidRPr="00E8039F">
        <w:rPr>
          <w:lang w:val="en-US"/>
        </w:rPr>
        <w:t xml:space="preserve"> (MathWorks2017)</w:t>
      </w:r>
      <w:r>
        <w:rPr>
          <w:lang w:val="en-US"/>
        </w:rPr>
        <w:t>.</w:t>
      </w:r>
    </w:p>
    <w:p w14:paraId="0A840EB2" w14:textId="77777777" w:rsidR="00CF7EC4" w:rsidRPr="001B0B02" w:rsidRDefault="00CF7EC4" w:rsidP="00CF7EC4">
      <w:pPr>
        <w:rPr>
          <w:lang w:val="en-US"/>
        </w:rPr>
      </w:pPr>
    </w:p>
    <w:p w14:paraId="07347ADD" w14:textId="77777777" w:rsidR="00CF7EC4" w:rsidRPr="00C770FC" w:rsidRDefault="00CF7EC4" w:rsidP="00CF7EC4">
      <w:pPr>
        <w:pStyle w:val="berschrift2"/>
        <w:rPr>
          <w:lang w:val="en-US"/>
        </w:rPr>
      </w:pPr>
      <w:r w:rsidRPr="00C770FC">
        <w:rPr>
          <w:lang w:val="en-US"/>
        </w:rPr>
        <w:t>Simulation details</w:t>
      </w:r>
    </w:p>
    <w:p w14:paraId="035A2C9B" w14:textId="44368320" w:rsidR="00CF7EC4" w:rsidRDefault="00CF7EC4" w:rsidP="00CF7EC4">
      <w:pPr>
        <w:rPr>
          <w:ins w:id="157" w:author="Andrea Mentges" w:date="2020-09-10T11:41:00Z"/>
          <w:lang w:val="en-US"/>
        </w:rPr>
      </w:pPr>
      <w:r>
        <w:rPr>
          <w:lang w:val="en-US"/>
        </w:rPr>
        <w:t xml:space="preserve">To conceptually illustrate the impact of growth rate, we simulated a logistic growth of a fast and a slow growing organism, with growth rate </w:t>
      </w:r>
      <w:proofErr w:type="spellStart"/>
      <w:r w:rsidRPr="009A0DE2">
        <w:rPr>
          <w:i/>
          <w:lang w:val="en-US"/>
        </w:rPr>
        <w:t>r</w:t>
      </w:r>
      <w:r>
        <w:rPr>
          <w:i/>
          <w:vertAlign w:val="subscript"/>
          <w:lang w:val="en-US"/>
        </w:rPr>
        <w:t>fast</w:t>
      </w:r>
      <w:proofErr w:type="spellEnd"/>
      <w:r>
        <w:rPr>
          <w:lang w:val="en-US"/>
        </w:rPr>
        <w:t xml:space="preserve">=0.5 and </w:t>
      </w:r>
      <w:proofErr w:type="spellStart"/>
      <w:r w:rsidRPr="009A0DE2">
        <w:rPr>
          <w:i/>
          <w:lang w:val="en-US"/>
        </w:rPr>
        <w:t>r</w:t>
      </w:r>
      <w:r>
        <w:rPr>
          <w:i/>
          <w:vertAlign w:val="subscript"/>
          <w:lang w:val="en-US"/>
        </w:rPr>
        <w:t>slow</w:t>
      </w:r>
      <w:proofErr w:type="spellEnd"/>
      <w:r>
        <w:rPr>
          <w:lang w:val="en-US"/>
        </w:rPr>
        <w:t xml:space="preserve">=0.1, respectively, and carrying capacity </w:t>
      </w:r>
      <w:r w:rsidRPr="001A67F8">
        <w:rPr>
          <w:i/>
          <w:lang w:val="en-US"/>
        </w:rPr>
        <w:t>K</w:t>
      </w:r>
      <w:r>
        <w:rPr>
          <w:lang w:val="en-US"/>
        </w:rPr>
        <w:t xml:space="preserve"> = 50. At the start of the simulation, the biomass </w:t>
      </w:r>
      <w:r w:rsidRPr="000B50E7">
        <w:rPr>
          <w:i/>
          <w:lang w:val="en-US"/>
        </w:rPr>
        <w:t>N</w:t>
      </w:r>
      <w:r>
        <w:rPr>
          <w:lang w:val="en-US"/>
        </w:rPr>
        <w:t xml:space="preserve"> of both organisms were in equilibrium (</w:t>
      </w:r>
      <w:r w:rsidRPr="006B4017">
        <w:rPr>
          <w:i/>
          <w:lang w:val="en-US"/>
        </w:rPr>
        <w:t>N=K</w:t>
      </w:r>
      <w:r>
        <w:rPr>
          <w:lang w:val="en-US"/>
        </w:rPr>
        <w:t xml:space="preserve">). To simulate a pulse disturbance, we reduced the biomass </w:t>
      </w:r>
      <w:r w:rsidRPr="001A67F8">
        <w:rPr>
          <w:i/>
          <w:lang w:val="en-US"/>
        </w:rPr>
        <w:t>N</w:t>
      </w:r>
      <w:r>
        <w:rPr>
          <w:lang w:val="en-US"/>
        </w:rPr>
        <w:t xml:space="preserve"> by 40 (i.e. </w:t>
      </w:r>
      <w:r w:rsidR="002B1DBC">
        <w:rPr>
          <w:lang w:val="en-US"/>
        </w:rPr>
        <w:t xml:space="preserve">the </w:t>
      </w:r>
      <w:r>
        <w:rPr>
          <w:lang w:val="en-US"/>
        </w:rPr>
        <w:t xml:space="preserve">disturbance strength is 80% of carrying capacity) at the time point </w:t>
      </w:r>
      <w:proofErr w:type="spellStart"/>
      <w:r w:rsidRPr="001A67F8">
        <w:rPr>
          <w:i/>
          <w:lang w:val="en-US"/>
        </w:rPr>
        <w:t>t</w:t>
      </w:r>
      <w:r w:rsidRPr="001A67F8">
        <w:rPr>
          <w:i/>
          <w:vertAlign w:val="subscript"/>
          <w:lang w:val="en-US"/>
        </w:rPr>
        <w:t>dist</w:t>
      </w:r>
      <w:proofErr w:type="spellEnd"/>
      <w:r>
        <w:rPr>
          <w:lang w:val="en-US"/>
        </w:rPr>
        <w:t>=4. For calculation of temporal stability, we simulated stochastic disturbance</w:t>
      </w:r>
      <w:r w:rsidRPr="00D6776B">
        <w:rPr>
          <w:lang w:val="en-US"/>
        </w:rPr>
        <w:t xml:space="preserve"> events (positive or negative</w:t>
      </w:r>
      <w:r>
        <w:rPr>
          <w:lang w:val="en-US"/>
        </w:rPr>
        <w:t xml:space="preserve">, i.e. increasing and decreasing </w:t>
      </w:r>
      <w:r w:rsidRPr="00857D02">
        <w:rPr>
          <w:i/>
          <w:lang w:val="en-US"/>
        </w:rPr>
        <w:t>N</w:t>
      </w:r>
      <w:r w:rsidRPr="00D6776B">
        <w:rPr>
          <w:lang w:val="en-US"/>
        </w:rPr>
        <w:t xml:space="preserve">) at random time </w:t>
      </w:r>
      <w:r>
        <w:rPr>
          <w:lang w:val="en-US"/>
        </w:rPr>
        <w:t xml:space="preserve">points, </w:t>
      </w:r>
      <w:r w:rsidRPr="00D6776B">
        <w:rPr>
          <w:lang w:val="en-US"/>
        </w:rPr>
        <w:t>corresponding to environmental stochasticity</w:t>
      </w:r>
      <w:r>
        <w:rPr>
          <w:lang w:val="en-US"/>
        </w:rPr>
        <w:t xml:space="preserve">. We used a Gillespie </w:t>
      </w:r>
      <w:r w:rsidRPr="000A10A2">
        <w:rPr>
          <w:lang w:val="en-US"/>
        </w:rPr>
        <w:t xml:space="preserve">algorithm </w:t>
      </w:r>
      <w:r w:rsidR="007B65E4">
        <w:rPr>
          <w:lang w:val="en-US"/>
        </w:rPr>
        <w:fldChar w:fldCharType="begin" w:fldLock="1"/>
      </w:r>
      <w:r w:rsidR="00096285">
        <w:rPr>
          <w:lang w:val="en-US"/>
        </w:rPr>
        <w:instrText>ADDIN CSL_CITATION {"citationItems":[{"id":"ITEM-1","itemData":{"author":[{"dropping-particle":"","family":"Gillespie","given":"D. T.","non-dropping-particle":"","parse-names":false,"suffix":""}],"id":"ITEM-1","issued":{"date-parts":[["1992"]]},"publisher":"Academic Press","title":"Markov Processes: An Introduction for Physical Scientists","type":"book"},"uris":["http://www.mendeley.com/documents/?uuid=2e5ea3ab-b213-4f92-870a-dba836ec8be5"]}],"mendeley":{"formattedCitation":"(Gillespie 1992)","plainTextFormattedCitation":"(Gillespie 1992)","previouslyFormattedCitation":"(Gillespie 1992)"},"properties":{"noteIndex":0},"schema":"https://github.com/citation-style-language/schema/raw/master/csl-citation.json"}</w:instrText>
      </w:r>
      <w:r w:rsidR="007B65E4">
        <w:rPr>
          <w:lang w:val="en-US"/>
        </w:rPr>
        <w:fldChar w:fldCharType="separate"/>
      </w:r>
      <w:r w:rsidR="007B65E4" w:rsidRPr="007B65E4">
        <w:rPr>
          <w:noProof/>
          <w:lang w:val="en-US"/>
        </w:rPr>
        <w:t>(Gillespie 1992)</w:t>
      </w:r>
      <w:r w:rsidR="007B65E4">
        <w:rPr>
          <w:lang w:val="en-US"/>
        </w:rPr>
        <w:fldChar w:fldCharType="end"/>
      </w:r>
      <w:r w:rsidRPr="00934A24">
        <w:rPr>
          <w:lang w:val="en-US"/>
        </w:rPr>
        <w:t>,</w:t>
      </w:r>
      <w:r w:rsidRPr="000A10A2">
        <w:rPr>
          <w:lang w:val="en-US"/>
        </w:rPr>
        <w:t xml:space="preserve"> with</w:t>
      </w:r>
      <w:r w:rsidRPr="006B061B">
        <w:rPr>
          <w:lang w:val="en-US"/>
        </w:rPr>
        <w:t xml:space="preserve"> a fixed integration step-width of 0.</w:t>
      </w:r>
      <w:r>
        <w:rPr>
          <w:lang w:val="en-US"/>
        </w:rPr>
        <w:t>1</w:t>
      </w:r>
      <w:r w:rsidRPr="006B061B">
        <w:rPr>
          <w:lang w:val="en-US"/>
        </w:rPr>
        <w:t xml:space="preserve">. </w:t>
      </w:r>
      <w:r>
        <w:rPr>
          <w:lang w:val="en-US"/>
        </w:rPr>
        <w:t xml:space="preserve">We drew event strength from a normal distribution with </w:t>
      </w:r>
      <w:r w:rsidRPr="007C24FD">
        <w:rPr>
          <w:lang w:val="en-US"/>
        </w:rPr>
        <w:t xml:space="preserve">mean </w:t>
      </w:r>
      <w:r w:rsidRPr="00181F01">
        <w:rPr>
          <w:i/>
          <w:lang w:val="en-US"/>
        </w:rPr>
        <w:t>μ</w:t>
      </w:r>
      <w:r w:rsidRPr="007C24FD">
        <w:rPr>
          <w:lang w:val="en-US"/>
        </w:rPr>
        <w:t xml:space="preserve"> </w:t>
      </w:r>
      <w:r>
        <w:rPr>
          <w:lang w:val="en-US"/>
        </w:rPr>
        <w:t>= 0,</w:t>
      </w:r>
      <w:r w:rsidRPr="007C24FD">
        <w:rPr>
          <w:lang w:val="en-US"/>
        </w:rPr>
        <w:t xml:space="preserve"> standard deviation </w:t>
      </w:r>
      <w:r w:rsidRPr="00181F01">
        <w:rPr>
          <w:i/>
          <w:lang w:val="en-US"/>
        </w:rPr>
        <w:t>σ</w:t>
      </w:r>
      <w:r>
        <w:rPr>
          <w:i/>
          <w:lang w:val="en-US"/>
        </w:rPr>
        <w:t xml:space="preserve"> </w:t>
      </w:r>
      <w:r>
        <w:rPr>
          <w:lang w:val="en-US"/>
        </w:rPr>
        <w:t xml:space="preserve">= 10, and waiting times between disturbance events </w:t>
      </w:r>
      <w:r w:rsidRPr="007C24FD">
        <w:rPr>
          <w:lang w:val="en-US"/>
        </w:rPr>
        <w:t xml:space="preserve">from an exponential distribution with frequency </w:t>
      </w:r>
      <w:r w:rsidRPr="00181F01">
        <w:rPr>
          <w:i/>
          <w:lang w:val="en-US"/>
        </w:rPr>
        <w:t>λ</w:t>
      </w:r>
      <w:r>
        <w:rPr>
          <w:lang w:val="en-US"/>
        </w:rPr>
        <w:t xml:space="preserve"> = 0.03 </w:t>
      </w:r>
      <w:r w:rsidRPr="006A2404">
        <w:rPr>
          <w:color w:val="000000" w:themeColor="text1"/>
          <w:lang w:val="en-US"/>
        </w:rPr>
        <w:t>(</w:t>
      </w:r>
      <w:r w:rsidR="007B65E4">
        <w:rPr>
          <w:color w:val="000000" w:themeColor="text1"/>
          <w:lang w:val="en-US"/>
        </w:rPr>
        <w:t xml:space="preserve">i.e. </w:t>
      </w:r>
      <w:r w:rsidRPr="006A2404">
        <w:rPr>
          <w:color w:val="000000" w:themeColor="text1"/>
          <w:lang w:val="en-US"/>
        </w:rPr>
        <w:t xml:space="preserve">Poisson distributed waiting times). </w:t>
      </w:r>
      <w:r>
        <w:rPr>
          <w:lang w:val="en-US"/>
        </w:rPr>
        <w:t xml:space="preserve">The slow and fast-growing </w:t>
      </w:r>
      <w:r w:rsidRPr="00D6776B">
        <w:rPr>
          <w:lang w:val="en-US"/>
        </w:rPr>
        <w:t>organisms experience</w:t>
      </w:r>
      <w:r>
        <w:rPr>
          <w:lang w:val="en-US"/>
        </w:rPr>
        <w:t>d</w:t>
      </w:r>
      <w:r w:rsidRPr="00D6776B">
        <w:rPr>
          <w:lang w:val="en-US"/>
        </w:rPr>
        <w:t xml:space="preserve"> </w:t>
      </w:r>
      <w:r>
        <w:rPr>
          <w:lang w:val="en-US"/>
        </w:rPr>
        <w:t xml:space="preserve">the same stochastic disturbance regime. </w:t>
      </w:r>
    </w:p>
    <w:p w14:paraId="137A75B2" w14:textId="77777777" w:rsidR="00ED389F" w:rsidRDefault="00ED389F" w:rsidP="00CF7EC4">
      <w:pPr>
        <w:rPr>
          <w:ins w:id="158" w:author="Andrea Mentges" w:date="2020-09-10T11:41:00Z"/>
          <w:lang w:val="en-US"/>
        </w:rPr>
      </w:pPr>
    </w:p>
    <w:p w14:paraId="2A09E155" w14:textId="77777777" w:rsidR="00ED389F" w:rsidRDefault="00ED389F" w:rsidP="00ED389F">
      <w:pPr>
        <w:pStyle w:val="berschrift2"/>
        <w:rPr>
          <w:ins w:id="159" w:author="Andrea Mentges" w:date="2020-09-10T11:41:00Z"/>
          <w:lang w:val="en-US"/>
        </w:rPr>
      </w:pPr>
      <w:ins w:id="160" w:author="Andrea Mentges" w:date="2020-09-10T11:41:00Z">
        <w:r>
          <w:rPr>
            <w:lang w:val="en-US"/>
          </w:rPr>
          <w:t>Stability metrics</w:t>
        </w:r>
      </w:ins>
    </w:p>
    <w:p w14:paraId="29794750" w14:textId="0D30B701" w:rsidR="00ED389F" w:rsidRPr="00ED389F" w:rsidRDefault="00ED389F" w:rsidP="00ED389F">
      <w:pPr>
        <w:autoSpaceDE w:val="0"/>
        <w:autoSpaceDN w:val="0"/>
        <w:adjustRightInd w:val="0"/>
        <w:rPr>
          <w:ins w:id="161" w:author="Andrea Mentges" w:date="2020-09-10T11:45:00Z"/>
          <w:rFonts w:ascii="Courier" w:eastAsiaTheme="minorHAnsi" w:hAnsi="Courier" w:cstheme="minorBidi"/>
          <w:lang w:val="en-US"/>
        </w:rPr>
      </w:pPr>
      <w:ins w:id="162" w:author="Andrea Mentges" w:date="2020-09-10T11:41:00Z">
        <w:r>
          <w:rPr>
            <w:lang w:val="en-US"/>
          </w:rPr>
          <w:t xml:space="preserve">Temporal stability is defined here as the inverse </w:t>
        </w:r>
      </w:ins>
      <w:ins w:id="163" w:author="Andrea Mentges" w:date="2020-09-10T11:42:00Z">
        <w:r w:rsidRPr="00856A01">
          <w:rPr>
            <w:lang w:val="en-US"/>
          </w:rPr>
          <w:t>coefficient of variation</w:t>
        </w:r>
      </w:ins>
      <w:ins w:id="164" w:author="Andrea Mentges" w:date="2020-09-10T11:44:00Z">
        <w:r>
          <w:rPr>
            <w:lang w:val="en-US"/>
          </w:rPr>
          <w:t>:</w:t>
        </w:r>
      </w:ins>
      <w:ins w:id="165" w:author="Andrea Mentges" w:date="2020-09-10T11:42:00Z">
        <w:r>
          <w:rPr>
            <w:lang w:val="en-US"/>
          </w:rPr>
          <w:t xml:space="preserve"> </w:t>
        </w:r>
        <w:r w:rsidRPr="00857D02">
          <w:rPr>
            <w:i/>
            <w:lang w:val="en-US"/>
          </w:rPr>
          <w:t>mean(N)/std(N)</w:t>
        </w:r>
        <w:r w:rsidRPr="00856A01">
          <w:rPr>
            <w:lang w:val="en-US"/>
          </w:rPr>
          <w:t>)</w:t>
        </w:r>
      </w:ins>
      <w:ins w:id="166" w:author="Andrea Mentges" w:date="2020-09-10T11:43:00Z">
        <w:r>
          <w:rPr>
            <w:lang w:val="en-US"/>
          </w:rPr>
          <w:t>. R</w:t>
        </w:r>
      </w:ins>
      <w:ins w:id="167" w:author="Andrea Mentges" w:date="2020-09-10T11:42:00Z">
        <w:r>
          <w:rPr>
            <w:lang w:val="en-US"/>
          </w:rPr>
          <w:t xml:space="preserve">ecovery </w:t>
        </w:r>
      </w:ins>
      <w:ins w:id="168" w:author="Andrea Mentges" w:date="2020-09-10T11:43:00Z">
        <w:r>
          <w:rPr>
            <w:lang w:val="en-US"/>
          </w:rPr>
          <w:t xml:space="preserve">is defined as the </w:t>
        </w:r>
      </w:ins>
      <w:ins w:id="169" w:author="Andrea Mentges" w:date="2020-09-10T11:42:00Z">
        <w:r w:rsidRPr="00856A01">
          <w:rPr>
            <w:lang w:val="en-US"/>
          </w:rPr>
          <w:t xml:space="preserve">ratio </w:t>
        </w:r>
        <w:r>
          <w:rPr>
            <w:lang w:val="en-US"/>
          </w:rPr>
          <w:t>of biomass</w:t>
        </w:r>
        <w:r w:rsidRPr="00856A01">
          <w:rPr>
            <w:lang w:val="en-US"/>
          </w:rPr>
          <w:t xml:space="preserve"> at the end of the </w:t>
        </w:r>
        <w:r>
          <w:rPr>
            <w:lang w:val="en-US"/>
          </w:rPr>
          <w:t xml:space="preserve">simulation to </w:t>
        </w:r>
      </w:ins>
      <w:ins w:id="170" w:author="Andrea Mentges" w:date="2020-09-10T11:44:00Z">
        <w:r>
          <w:rPr>
            <w:lang w:val="en-US"/>
          </w:rPr>
          <w:t>the carrying capacity:</w:t>
        </w:r>
        <w:r w:rsidRPr="00ED389F">
          <w:rPr>
            <w:i/>
            <w:lang w:val="en-US"/>
          </w:rPr>
          <w:t xml:space="preserve"> </w:t>
        </w:r>
      </w:ins>
      <w:proofErr w:type="spellStart"/>
      <w:ins w:id="171" w:author="Andrea Mentges" w:date="2020-09-10T11:43:00Z">
        <w:r w:rsidRPr="00ED389F">
          <w:rPr>
            <w:rFonts w:eastAsiaTheme="minorHAnsi"/>
            <w:i/>
            <w:color w:val="000000"/>
            <w:lang w:val="en-US"/>
          </w:rPr>
          <w:t>N</w:t>
        </w:r>
        <w:r w:rsidRPr="00ED389F">
          <w:rPr>
            <w:rFonts w:eastAsiaTheme="minorHAnsi"/>
            <w:i/>
            <w:color w:val="000000"/>
            <w:vertAlign w:val="subscript"/>
            <w:lang w:val="en-US"/>
          </w:rPr>
          <w:t>end</w:t>
        </w:r>
        <w:proofErr w:type="spellEnd"/>
        <w:r w:rsidRPr="00ED389F">
          <w:rPr>
            <w:rFonts w:eastAsiaTheme="minorHAnsi"/>
            <w:i/>
            <w:color w:val="000000"/>
            <w:lang w:val="en-US"/>
          </w:rPr>
          <w:t>/</w:t>
        </w:r>
      </w:ins>
      <w:ins w:id="172" w:author="Andrea Mentges" w:date="2020-09-10T11:44:00Z">
        <w:r w:rsidRPr="00ED389F">
          <w:rPr>
            <w:rFonts w:eastAsiaTheme="minorHAnsi"/>
            <w:color w:val="000000"/>
            <w:lang w:val="en-US"/>
          </w:rPr>
          <w:t>K</w:t>
        </w:r>
      </w:ins>
      <w:ins w:id="173" w:author="Andrea Mentges" w:date="2020-09-10T11:45:00Z">
        <w:r>
          <w:rPr>
            <w:rFonts w:eastAsiaTheme="minorHAnsi"/>
            <w:color w:val="000000"/>
            <w:lang w:val="en-US"/>
          </w:rPr>
          <w:t>. R</w:t>
        </w:r>
      </w:ins>
      <w:ins w:id="174" w:author="Andrea Mentges" w:date="2020-09-10T11:42:00Z">
        <w:r w:rsidRPr="00ED389F">
          <w:rPr>
            <w:lang w:val="en-US"/>
          </w:rPr>
          <w:t>esilience</w:t>
        </w:r>
        <w:r w:rsidRPr="00856A01">
          <w:rPr>
            <w:lang w:val="en-US"/>
          </w:rPr>
          <w:t xml:space="preserve"> </w:t>
        </w:r>
      </w:ins>
      <w:ins w:id="175" w:author="Andrea Mentges" w:date="2020-09-10T11:45:00Z">
        <w:r>
          <w:rPr>
            <w:lang w:val="en-US"/>
          </w:rPr>
          <w:t xml:space="preserve">is measured as the </w:t>
        </w:r>
      </w:ins>
      <w:ins w:id="176" w:author="Andrea Mentges" w:date="2020-09-10T11:42:00Z">
        <w:r w:rsidRPr="00856A01">
          <w:rPr>
            <w:lang w:val="en-US"/>
          </w:rPr>
          <w:t xml:space="preserve">maximum </w:t>
        </w:r>
        <w:r>
          <w:rPr>
            <w:lang w:val="en-US"/>
          </w:rPr>
          <w:t xml:space="preserve">linear </w:t>
        </w:r>
        <w:r w:rsidRPr="00856A01">
          <w:rPr>
            <w:lang w:val="en-US"/>
          </w:rPr>
          <w:t>slope</w:t>
        </w:r>
        <w:r>
          <w:rPr>
            <w:lang w:val="en-US"/>
          </w:rPr>
          <w:t xml:space="preserve"> in biomass</w:t>
        </w:r>
        <w:r w:rsidRPr="00856A01">
          <w:rPr>
            <w:lang w:val="en-US"/>
          </w:rPr>
          <w:t xml:space="preserve"> between two sampling points</w:t>
        </w:r>
      </w:ins>
      <w:ins w:id="177" w:author="Andrea Mentges" w:date="2020-09-10T11:45:00Z">
        <w:r>
          <w:rPr>
            <w:lang w:val="en-US"/>
          </w:rPr>
          <w:t>. R</w:t>
        </w:r>
      </w:ins>
      <w:ins w:id="178" w:author="Andrea Mentges" w:date="2020-09-10T11:42:00Z">
        <w:r w:rsidRPr="00856A01">
          <w:rPr>
            <w:lang w:val="en-US"/>
          </w:rPr>
          <w:t xml:space="preserve">esistance </w:t>
        </w:r>
      </w:ins>
      <w:ins w:id="179" w:author="Andrea Mentges" w:date="2020-09-10T11:45:00Z">
        <w:r w:rsidR="00C53D1A">
          <w:rPr>
            <w:lang w:val="en-US"/>
          </w:rPr>
          <w:t>is defined as the</w:t>
        </w:r>
        <w:r>
          <w:rPr>
            <w:lang w:val="en-US"/>
          </w:rPr>
          <w:t xml:space="preserve"> </w:t>
        </w:r>
      </w:ins>
      <w:ins w:id="180" w:author="Andrea Mentges" w:date="2020-09-10T11:42:00Z">
        <w:r w:rsidRPr="00856A01">
          <w:rPr>
            <w:lang w:val="en-US"/>
          </w:rPr>
          <w:t xml:space="preserve">ratio </w:t>
        </w:r>
        <w:r>
          <w:rPr>
            <w:lang w:val="en-US"/>
          </w:rPr>
          <w:t>of biomass</w:t>
        </w:r>
        <w:r w:rsidRPr="00856A01">
          <w:rPr>
            <w:lang w:val="en-US"/>
          </w:rPr>
          <w:t xml:space="preserve"> at the </w:t>
        </w:r>
        <w:r>
          <w:rPr>
            <w:lang w:val="en-US"/>
          </w:rPr>
          <w:t>first sampling point after the disturbance to carrying capacity</w:t>
        </w:r>
      </w:ins>
      <w:ins w:id="181" w:author="Andrea Mentges" w:date="2020-09-10T11:46:00Z">
        <w:r>
          <w:rPr>
            <w:lang w:val="en-US"/>
          </w:rPr>
          <w:t>:</w:t>
        </w:r>
      </w:ins>
      <w:ins w:id="182" w:author="Andrea Mentges" w:date="2020-09-10T11:45:00Z">
        <w:r>
          <w:rPr>
            <w:lang w:val="en-US"/>
          </w:rPr>
          <w:t xml:space="preserve"> </w:t>
        </w:r>
        <w:proofErr w:type="spellStart"/>
        <w:r w:rsidRPr="00ED389F">
          <w:rPr>
            <w:rFonts w:eastAsiaTheme="minorHAnsi"/>
            <w:i/>
            <w:color w:val="000000"/>
            <w:lang w:val="en-US"/>
          </w:rPr>
          <w:t>N</w:t>
        </w:r>
      </w:ins>
      <w:ins w:id="183" w:author="Andrea Mentges" w:date="2020-09-10T11:46:00Z">
        <w:r w:rsidRPr="00ED389F">
          <w:rPr>
            <w:rFonts w:eastAsiaTheme="minorHAnsi"/>
            <w:i/>
            <w:color w:val="000000"/>
            <w:vertAlign w:val="subscript"/>
            <w:lang w:val="en-US"/>
          </w:rPr>
          <w:t>dist</w:t>
        </w:r>
      </w:ins>
      <w:proofErr w:type="spellEnd"/>
      <w:ins w:id="184" w:author="Andrea Mentges" w:date="2020-09-10T11:45:00Z">
        <w:r w:rsidRPr="00ED389F">
          <w:rPr>
            <w:rFonts w:eastAsiaTheme="minorHAnsi"/>
            <w:i/>
            <w:color w:val="000000"/>
            <w:lang w:val="en-US"/>
          </w:rPr>
          <w:t>/</w:t>
        </w:r>
      </w:ins>
      <w:ins w:id="185" w:author="Andrea Mentges" w:date="2020-09-10T11:46:00Z">
        <w:r w:rsidRPr="00ED389F">
          <w:rPr>
            <w:rFonts w:eastAsiaTheme="minorHAnsi"/>
            <w:i/>
            <w:color w:val="000000"/>
            <w:lang w:val="en-US"/>
          </w:rPr>
          <w:t>K</w:t>
        </w:r>
        <w:r>
          <w:rPr>
            <w:rFonts w:eastAsiaTheme="minorHAnsi"/>
            <w:color w:val="000000"/>
            <w:lang w:val="en-US"/>
          </w:rPr>
          <w:t>.</w:t>
        </w:r>
      </w:ins>
    </w:p>
    <w:p w14:paraId="20FF1942" w14:textId="790E2135" w:rsidR="00ED389F" w:rsidRPr="00ED389F" w:rsidRDefault="00ED389F" w:rsidP="00ED389F">
      <w:pPr>
        <w:autoSpaceDE w:val="0"/>
        <w:autoSpaceDN w:val="0"/>
        <w:adjustRightInd w:val="0"/>
        <w:rPr>
          <w:lang w:val="en-US"/>
        </w:rPr>
      </w:pPr>
    </w:p>
    <w:p w14:paraId="356DF241" w14:textId="77777777" w:rsidR="00CF7EC4" w:rsidRDefault="00CF7EC4" w:rsidP="00CF7EC4">
      <w:pPr>
        <w:rPr>
          <w:lang w:val="en-US"/>
        </w:rPr>
      </w:pPr>
    </w:p>
    <w:p w14:paraId="55F36714" w14:textId="6B0AB430" w:rsidR="00CF7EC4" w:rsidRDefault="00CF7EC4" w:rsidP="00CF7EC4">
      <w:pPr>
        <w:pStyle w:val="berschrift2"/>
        <w:rPr>
          <w:lang w:val="en-US"/>
        </w:rPr>
      </w:pPr>
      <w:commentRangeStart w:id="186"/>
      <w:r>
        <w:rPr>
          <w:lang w:val="en-US"/>
        </w:rPr>
        <w:t xml:space="preserve">Treatment of the </w:t>
      </w:r>
      <w:r w:rsidR="002113F5">
        <w:rPr>
          <w:lang w:val="en-US"/>
        </w:rPr>
        <w:t>empirical</w:t>
      </w:r>
      <w:r>
        <w:rPr>
          <w:lang w:val="en-US"/>
        </w:rPr>
        <w:t xml:space="preserve"> data</w:t>
      </w:r>
    </w:p>
    <w:p w14:paraId="75C63E55" w14:textId="23D73D94" w:rsidR="00CF7EC4" w:rsidRPr="00CF7EC4" w:rsidRDefault="00CF7EC4" w:rsidP="00CF7EC4">
      <w:pPr>
        <w:rPr>
          <w:rFonts w:eastAsiaTheme="minorHAnsi"/>
          <w:lang w:val="en-US"/>
        </w:rPr>
      </w:pPr>
      <w:r>
        <w:rPr>
          <w:lang w:val="en-US"/>
        </w:rPr>
        <w:t xml:space="preserve">As an empirical example we use the published data by Hillebrand and Kunze </w:t>
      </w:r>
      <w:r w:rsidR="002B1DBC">
        <w:rPr>
          <w:lang w:val="en-US"/>
        </w:rPr>
        <w:t>(</w:t>
      </w:r>
      <w:r>
        <w:rPr>
          <w:lang w:val="en-US"/>
        </w:rPr>
        <w:t>2020</w:t>
      </w:r>
      <w:r w:rsidR="002B1DBC">
        <w:rPr>
          <w:lang w:val="en-US"/>
        </w:rPr>
        <w:t>)</w:t>
      </w:r>
      <w:r>
        <w:rPr>
          <w:lang w:val="en-US"/>
        </w:rPr>
        <w:t xml:space="preserve">. Information on the studied organism, habitat, etc. for each observation were taken from Appendix S1 of the original study. The log-response ratios of treatment to control are available online at </w:t>
      </w:r>
      <w:r w:rsidRPr="006A2404">
        <w:rPr>
          <w:i/>
          <w:lang w:val="en-US"/>
        </w:rPr>
        <w:t>datadryad.org/stash/dataset/doi:10.5061/dryad.cz8w9gj09</w:t>
      </w:r>
      <w:r w:rsidRPr="00785396">
        <w:rPr>
          <w:i/>
          <w:lang w:val="en-US"/>
        </w:rPr>
        <w:t>.</w:t>
      </w:r>
      <w:r w:rsidRPr="00785396">
        <w:rPr>
          <w:lang w:val="en-US"/>
        </w:rPr>
        <w:t xml:space="preserve"> </w:t>
      </w:r>
      <w:r>
        <w:rPr>
          <w:rFonts w:eastAsiaTheme="minorHAnsi"/>
          <w:lang w:val="en-US"/>
        </w:rPr>
        <w:t>We took</w:t>
      </w:r>
      <w:r w:rsidRPr="00785396">
        <w:rPr>
          <w:rFonts w:eastAsiaTheme="minorHAnsi"/>
          <w:lang w:val="en-US"/>
        </w:rPr>
        <w:t xml:space="preserve"> the exponential</w:t>
      </w:r>
      <w:r>
        <w:rPr>
          <w:rFonts w:eastAsiaTheme="minorHAnsi"/>
          <w:lang w:val="en-US"/>
        </w:rPr>
        <w:t xml:space="preserve"> of the log-response ratios to</w:t>
      </w:r>
      <w:r w:rsidRPr="00785396">
        <w:rPr>
          <w:rFonts w:eastAsiaTheme="minorHAnsi"/>
          <w:lang w:val="en-US"/>
        </w:rPr>
        <w:t xml:space="preserve"> convert the</w:t>
      </w:r>
      <w:r>
        <w:rPr>
          <w:rFonts w:eastAsiaTheme="minorHAnsi"/>
          <w:lang w:val="en-US"/>
        </w:rPr>
        <w:t>m</w:t>
      </w:r>
      <w:r w:rsidRPr="00785396">
        <w:rPr>
          <w:rFonts w:eastAsiaTheme="minorHAnsi"/>
          <w:lang w:val="en-US"/>
        </w:rPr>
        <w:t xml:space="preserve"> to treatment/control ratios. </w:t>
      </w:r>
      <w:r>
        <w:rPr>
          <w:rFonts w:eastAsiaTheme="minorHAnsi"/>
          <w:lang w:val="en-US"/>
        </w:rPr>
        <w:t xml:space="preserve">The treatment corresponds to the time series of biomass in our conceptual </w:t>
      </w:r>
      <w:r w:rsidR="007B65E4">
        <w:rPr>
          <w:rFonts w:eastAsiaTheme="minorHAnsi"/>
          <w:lang w:val="en-US"/>
        </w:rPr>
        <w:t>simulations</w:t>
      </w:r>
      <w:r>
        <w:rPr>
          <w:rFonts w:eastAsiaTheme="minorHAnsi"/>
          <w:lang w:val="en-US"/>
        </w:rPr>
        <w:t xml:space="preserve"> (i.e. </w:t>
      </w:r>
      <w:r w:rsidRPr="00CF7EC4">
        <w:rPr>
          <w:rFonts w:eastAsiaTheme="minorHAnsi"/>
          <w:i/>
          <w:lang w:val="en-US"/>
        </w:rPr>
        <w:t>N</w:t>
      </w:r>
      <w:r>
        <w:rPr>
          <w:rFonts w:eastAsiaTheme="minorHAnsi"/>
          <w:lang w:val="en-US"/>
        </w:rPr>
        <w:t xml:space="preserve">); the control corresponds to the carrying capacity (i.e. </w:t>
      </w:r>
      <w:r w:rsidRPr="00CF7EC4">
        <w:rPr>
          <w:rFonts w:eastAsiaTheme="minorHAnsi"/>
          <w:i/>
          <w:lang w:val="en-US"/>
        </w:rPr>
        <w:t>K</w:t>
      </w:r>
      <w:r>
        <w:rPr>
          <w:rFonts w:eastAsiaTheme="minorHAnsi"/>
          <w:lang w:val="en-US"/>
        </w:rPr>
        <w:t xml:space="preserve">, the equilibrium in the absence of disturbance). </w:t>
      </w:r>
      <w:r w:rsidRPr="00785396">
        <w:rPr>
          <w:rFonts w:eastAsiaTheme="minorHAnsi"/>
          <w:lang w:val="en-US"/>
        </w:rPr>
        <w:t>Th</w:t>
      </w:r>
      <w:r>
        <w:rPr>
          <w:rFonts w:eastAsiaTheme="minorHAnsi"/>
          <w:lang w:val="en-US"/>
        </w:rPr>
        <w:t>e treatment/control</w:t>
      </w:r>
      <w:r w:rsidRPr="00785396">
        <w:rPr>
          <w:rFonts w:eastAsiaTheme="minorHAnsi"/>
          <w:lang w:val="en-US"/>
        </w:rPr>
        <w:t xml:space="preserve"> ratio</w:t>
      </w:r>
      <w:r>
        <w:rPr>
          <w:rFonts w:eastAsiaTheme="minorHAnsi"/>
          <w:lang w:val="en-US"/>
        </w:rPr>
        <w:t>s</w:t>
      </w:r>
      <w:r w:rsidRPr="00785396">
        <w:rPr>
          <w:rFonts w:eastAsiaTheme="minorHAnsi"/>
          <w:lang w:val="en-US"/>
        </w:rPr>
        <w:t xml:space="preserve"> </w:t>
      </w:r>
      <w:r>
        <w:rPr>
          <w:rFonts w:eastAsiaTheme="minorHAnsi"/>
          <w:lang w:val="en-US"/>
        </w:rPr>
        <w:t xml:space="preserve">can thus be interpreted as the ratio of </w:t>
      </w:r>
      <w:r w:rsidRPr="00CF7EC4">
        <w:rPr>
          <w:rFonts w:eastAsiaTheme="minorHAnsi"/>
          <w:i/>
          <w:lang w:val="en-US"/>
        </w:rPr>
        <w:t>N/K</w:t>
      </w:r>
      <w:r>
        <w:rPr>
          <w:rFonts w:eastAsiaTheme="minorHAnsi"/>
          <w:lang w:val="en-US"/>
        </w:rPr>
        <w:t xml:space="preserve"> in our conceptual </w:t>
      </w:r>
      <w:r w:rsidR="007B65E4">
        <w:rPr>
          <w:rFonts w:eastAsiaTheme="minorHAnsi"/>
          <w:lang w:val="en-US"/>
        </w:rPr>
        <w:t>simulations</w:t>
      </w:r>
      <w:r>
        <w:rPr>
          <w:rFonts w:eastAsiaTheme="minorHAnsi"/>
          <w:lang w:val="en-US"/>
        </w:rPr>
        <w:t>.</w:t>
      </w:r>
    </w:p>
    <w:p w14:paraId="51523B70" w14:textId="77777777" w:rsidR="00CF7EC4" w:rsidRDefault="00CF7EC4" w:rsidP="00CF7EC4">
      <w:pPr>
        <w:rPr>
          <w:rFonts w:eastAsiaTheme="minorHAnsi"/>
          <w:color w:val="000000" w:themeColor="text1"/>
          <w:lang w:val="en-US"/>
        </w:rPr>
      </w:pPr>
    </w:p>
    <w:p w14:paraId="5ABF1B91" w14:textId="77777777" w:rsidR="00CF7EC4" w:rsidRDefault="00CF7EC4" w:rsidP="00CF7EC4">
      <w:pPr>
        <w:pStyle w:val="berschrift3"/>
        <w:rPr>
          <w:rFonts w:eastAsiaTheme="minorHAnsi"/>
        </w:rPr>
      </w:pPr>
      <w:r>
        <w:rPr>
          <w:rFonts w:eastAsiaTheme="minorHAnsi"/>
        </w:rPr>
        <w:t>Data cleaning</w:t>
      </w:r>
    </w:p>
    <w:p w14:paraId="61D1067B" w14:textId="7FC651C9" w:rsidR="00CF7EC4" w:rsidRDefault="00CF7EC4" w:rsidP="00CF7EC4">
      <w:pPr>
        <w:rPr>
          <w:rFonts w:eastAsiaTheme="minorHAnsi"/>
          <w:color w:val="000000" w:themeColor="text1"/>
          <w:lang w:val="en-US"/>
        </w:rPr>
      </w:pPr>
      <w:r w:rsidRPr="00450938">
        <w:rPr>
          <w:rFonts w:eastAsiaTheme="minorHAnsi"/>
          <w:color w:val="000000" w:themeColor="text1"/>
          <w:lang w:val="en-US"/>
        </w:rPr>
        <w:t xml:space="preserve">We restricted the data set to functional </w:t>
      </w:r>
      <w:r w:rsidRPr="00785396">
        <w:rPr>
          <w:rFonts w:eastAsiaTheme="minorHAnsi"/>
          <w:color w:val="000000" w:themeColor="text1"/>
          <w:lang w:val="en-US"/>
        </w:rPr>
        <w:t>data (</w:t>
      </w:r>
      <w:r w:rsidR="007B65E4">
        <w:rPr>
          <w:rFonts w:eastAsiaTheme="minorHAnsi"/>
          <w:color w:val="000000" w:themeColor="text1"/>
          <w:lang w:val="en-US"/>
        </w:rPr>
        <w:t xml:space="preserve">i.e. </w:t>
      </w:r>
      <w:r w:rsidRPr="00785396">
        <w:rPr>
          <w:rFonts w:eastAsiaTheme="minorHAnsi"/>
          <w:lang w:val="en-US"/>
        </w:rPr>
        <w:t>biomass, abundance, or cover</w:t>
      </w:r>
      <w:r w:rsidRPr="00785396">
        <w:rPr>
          <w:rFonts w:eastAsiaTheme="minorHAnsi"/>
          <w:color w:val="000000" w:themeColor="text1"/>
          <w:lang w:val="en-US"/>
        </w:rPr>
        <w:t>)</w:t>
      </w:r>
      <w:r w:rsidRPr="00450938">
        <w:rPr>
          <w:rFonts w:eastAsiaTheme="minorHAnsi"/>
          <w:color w:val="000000" w:themeColor="text1"/>
          <w:lang w:val="en-US"/>
        </w:rPr>
        <w:t xml:space="preserve">. </w:t>
      </w:r>
      <w:r>
        <w:rPr>
          <w:rFonts w:eastAsiaTheme="minorHAnsi"/>
          <w:color w:val="000000" w:themeColor="text1"/>
          <w:lang w:val="en-US"/>
        </w:rPr>
        <w:t xml:space="preserve">Two organism classes were considered too broad to assign a common growth rate to all contained organisms and were therefore sub-classified by using information from the original studies. These were vertebrates (sub-classified to fish and birds) and plants (sub-classified to forbs, grasses, marsh plants, algae, woody plants, and mixed). We excluded all organisms with less than ten observations in the data set (see supplement, Table S1). We also excluded the category “mixed plants”, as </w:t>
      </w:r>
      <w:r w:rsidR="002B1DBC">
        <w:rPr>
          <w:rFonts w:eastAsiaTheme="minorHAnsi"/>
          <w:color w:val="000000" w:themeColor="text1"/>
          <w:lang w:val="en-US"/>
        </w:rPr>
        <w:t xml:space="preserve">in this category both </w:t>
      </w:r>
      <w:r>
        <w:rPr>
          <w:rFonts w:eastAsiaTheme="minorHAnsi"/>
          <w:color w:val="000000" w:themeColor="text1"/>
          <w:lang w:val="en-US"/>
        </w:rPr>
        <w:t>woody and non-woody plants</w:t>
      </w:r>
      <w:r w:rsidR="002B1DBC">
        <w:rPr>
          <w:rFonts w:eastAsiaTheme="minorHAnsi"/>
          <w:color w:val="000000" w:themeColor="text1"/>
          <w:lang w:val="en-US"/>
        </w:rPr>
        <w:t xml:space="preserve"> were sampled, </w:t>
      </w:r>
      <w:r>
        <w:rPr>
          <w:rFonts w:eastAsiaTheme="minorHAnsi"/>
          <w:color w:val="000000" w:themeColor="text1"/>
          <w:lang w:val="en-US"/>
        </w:rPr>
        <w:t xml:space="preserve">which differ strongly in growth rates. Our restricted data set thus included seven organism groups: </w:t>
      </w:r>
      <w:r w:rsidR="002E5B05">
        <w:rPr>
          <w:rFonts w:eastAsiaTheme="minorHAnsi"/>
          <w:color w:val="000000" w:themeColor="text1"/>
          <w:lang w:val="en-US"/>
        </w:rPr>
        <w:t xml:space="preserve">microbes, phytoplankton, periphyton, macroinvertebrates, zooplankton, grasses, and </w:t>
      </w:r>
      <w:r>
        <w:rPr>
          <w:rFonts w:eastAsiaTheme="minorHAnsi"/>
          <w:color w:val="000000" w:themeColor="text1"/>
          <w:lang w:val="en-US"/>
        </w:rPr>
        <w:t>macrophytes</w:t>
      </w:r>
      <w:r w:rsidR="002E5B05">
        <w:rPr>
          <w:rFonts w:eastAsiaTheme="minorHAnsi"/>
          <w:color w:val="000000" w:themeColor="text1"/>
          <w:lang w:val="en-US"/>
        </w:rPr>
        <w:t xml:space="preserve">. </w:t>
      </w:r>
      <w:r>
        <w:rPr>
          <w:lang w:val="en-US"/>
        </w:rPr>
        <w:t xml:space="preserve">We identified three observations as outliers, based on unusually high resistance (&gt;50 times greater than the median). This was a macroinvertebrate sample from a stream that </w:t>
      </w:r>
      <w:r>
        <w:rPr>
          <w:lang w:val="en-US"/>
        </w:rPr>
        <w:lastRenderedPageBreak/>
        <w:t>receives toxic water discharge from an active mine (case ID ‘</w:t>
      </w:r>
      <w:r w:rsidRPr="00652171">
        <w:rPr>
          <w:lang w:val="en-US"/>
        </w:rPr>
        <w:t>CK036_1</w:t>
      </w:r>
      <w:r>
        <w:rPr>
          <w:lang w:val="en-US"/>
        </w:rPr>
        <w:t xml:space="preserve">’; </w:t>
      </w:r>
      <w:r>
        <w:rPr>
          <w:lang w:val="en-US"/>
        </w:rPr>
        <w:fldChar w:fldCharType="begin" w:fldLock="1"/>
      </w:r>
      <w:r w:rsidR="002B1DBC">
        <w:rPr>
          <w:lang w:val="en-US"/>
        </w:rPr>
        <w:instrText>ADDIN CSL_CITATION {"citationItems":[{"id":"ITEM-1","itemData":{"DOI":"10.1016/j.envpol.2005.02.022","ISSN":"02697491","abstract":"Acid mine drainage (AMD) is frequently linked with changes in macroinvertebrate assemblages, but the relative contribution of water and sediment to toxicity is equivocal. We have shown that the macroinvertebrate fauna of Neubecks Ck, a mine impacted stream in New South Wales, Australia, was much poorer than in two reference streams. Multivariate RELATE analyses indicated that the patterns in the biological data were more strongly correlated with the concentrations of common metals in the surface water than the pore water of these streams. From this we hypothesised that the water was more toxic to the biota than the sediment and we tested this hypothesis with a sediment transplant experiment. Sediment from Neubecks Ck that was placed in reference streams retained high concentrations of metals throughout the experiment, yet supported a macroinvertebrate assemblage similar to that in the reference streams. Sediment from the reference streams that was placed in Neubecks Ck supported few, if any, animals. This indicates that water in Neubecks Ck is toxic to biota, but that sediment is able to support aquatic biota in clean water. Therefore, remediation should focus on improving water quality rather than sediment quality. © 2005 Elsevier Ltd. All rights reserved.","author":[{"dropping-particle":"","family":"Battaglia","given":"M.","non-dropping-particle":"","parse-names":false,"suffix":""},{"dropping-particle":"","family":"Hose","given":"G. C.","non-dropping-particle":"","parse-names":false,"suffix":""},{"dropping-particle":"","family":"Turak","given":"E.","non-dropping-particle":"","parse-names":false,"suffix":""},{"dropping-particle":"","family":"Warden","given":"B.","non-dropping-particle":"","parse-names":false,"suffix":""}],"container-title":"Environmental Pollution","id":"ITEM-1","issue":"1","issued":{"date-parts":[["2005"]]},"page":"132-141","title":"Depauperate macroinvertebrates in a mine affected stream: Clean water may be the key to recovery","type":"article-journal","volume":"138"},"uris":["http://www.mendeley.com/documents/?uuid=b2f8d680-130e-4152-b851-8bd5f5e15e7e"]}],"mendeley":{"formattedCitation":"(Battaglia &lt;i&gt;et al.&lt;/i&gt; 2005)","plainTextFormattedCitation":"(Battaglia et al. 2005)","previouslyFormattedCitation":"(Battaglia &lt;i&gt;et al.&lt;/i&gt; 2005)"},"properties":{"noteIndex":0},"schema":"https://github.com/citation-style-language/schema/raw/master/csl-citation.json"}</w:instrText>
      </w:r>
      <w:r>
        <w:rPr>
          <w:lang w:val="en-US"/>
        </w:rPr>
        <w:fldChar w:fldCharType="separate"/>
      </w:r>
      <w:r w:rsidR="00D730A9" w:rsidRPr="00D730A9">
        <w:rPr>
          <w:noProof/>
          <w:lang w:val="en-US"/>
        </w:rPr>
        <w:t xml:space="preserve">(Battaglia </w:t>
      </w:r>
      <w:r w:rsidR="00D730A9" w:rsidRPr="00D730A9">
        <w:rPr>
          <w:i/>
          <w:noProof/>
          <w:lang w:val="en-US"/>
        </w:rPr>
        <w:t>et al.</w:t>
      </w:r>
      <w:r w:rsidR="00D730A9" w:rsidRPr="00D730A9">
        <w:rPr>
          <w:noProof/>
          <w:lang w:val="en-US"/>
        </w:rPr>
        <w:t xml:space="preserve"> 2005)</w:t>
      </w:r>
      <w:r>
        <w:rPr>
          <w:lang w:val="en-US"/>
        </w:rPr>
        <w:fldChar w:fldCharType="end"/>
      </w:r>
      <w:r>
        <w:rPr>
          <w:lang w:val="en-US"/>
        </w:rPr>
        <w:t>), a microbe sample from a mesocosm with a strong pesticide treatment (case ID ‘</w:t>
      </w:r>
      <w:r w:rsidRPr="001842ED">
        <w:rPr>
          <w:lang w:val="en-US"/>
        </w:rPr>
        <w:t>CK030_9</w:t>
      </w:r>
      <w:r>
        <w:rPr>
          <w:lang w:val="en-US"/>
        </w:rPr>
        <w:t xml:space="preserve">’; </w:t>
      </w:r>
      <w:r>
        <w:rPr>
          <w:lang w:val="en-US"/>
        </w:rPr>
        <w:fldChar w:fldCharType="begin" w:fldLock="1"/>
      </w:r>
      <w:r w:rsidR="002B1DBC">
        <w:rPr>
          <w:lang w:val="en-US"/>
        </w:rPr>
        <w:instrText>ADDIN CSL_CITATION {"citationItems":[{"id":"ITEM-1","itemData":{"DOI":"10.1007/s10646-008-0211-3","ISSN":"09639292","abstract":"Pesticides have been shown to be detrimental to key groups of freshwater organisms including cladocerans, odonates, and amphibians. However, less is known about the response of freshwater communities and ecosystems to pesticide disturbances as they occur in nature. Using outdoor aquatic mesocosms, we assembled identical and diverse replicate freshwater plankton food webs obtained from an adjacent pond. We established three pesticide treatments consisting of pulses of a common pesticide Sevin® with the active ingredient carbaryl, at concentrations of 0.1, 1 and 20 μg carbaryl/ml, and a pesticide-free control treatment. We monitored the response of microbial, phytoplankton, and zooplankton communities in addition to oxygen concentrations. Carbaryl concentrations peaked shortly after Sevin application and degraded quickly and treatment differences were undetectable after 30 days. Zooplankton richness, diversity, abundance, and oxygen concentrations all decreased in pulsed treatments, while phytoplankton and microbial abundance increased. Zooplankton composition in the high pesticide treatment consisted primarily of rotifers as compared to dominance by copepods in the other three treatments. While many of the community and ecosystem properties showed signs of recovery within 40 days after the pulsed pesticide disturbance, important and significant differences remained in the microbial, phytoplankton and zooplankton communities after the pesticide degraded. © 2008 Springer Science+Business Media, LLC.","author":[{"dropping-particle":"","family":"Downing","given":"Amy L.","non-dropping-particle":"","parse-names":false,"suffix":""},{"dropping-particle":"","family":"DeVanna","given":"Kristen M.","non-dropping-particle":"","parse-names":false,"suffix":""},{"dropping-particle":"","family":"Rubeck-Schurtz","given":"C. Nichole","non-dropping-particle":"","parse-names":false,"suffix":""},{"dropping-particle":"","family":"Tuhela","given":"Laura","non-dropping-particle":"","parse-names":false,"suffix":""},{"dropping-particle":"","family":"Grunkemeyer","given":"Heather","non-dropping-particle":"","parse-names":false,"suffix":""}],"container-title":"Ecotoxicology","id":"ITEM-1","issue":"6","issued":{"date-parts":[["2008"]]},"page":"539-548","title":"Community and ecosystem responses to a pulsed pesticide disturbance in freshwater ecosystems","type":"article-journal","volume":"17"},"uris":["http://www.mendeley.com/documents/?uuid=4b1b403e-f105-4868-ba53-0f0fb1d2b34d"]}],"mendeley":{"formattedCitation":"(Downing &lt;i&gt;et al.&lt;/i&gt; 2008)","plainTextFormattedCitation":"(Downing et al. 2008)","previouslyFormattedCitation":"(Downing &lt;i&gt;et al.&lt;/i&gt; 2008)"},"properties":{"noteIndex":0},"schema":"https://github.com/citation-style-language/schema/raw/master/csl-citation.json"}</w:instrText>
      </w:r>
      <w:r>
        <w:rPr>
          <w:lang w:val="en-US"/>
        </w:rPr>
        <w:fldChar w:fldCharType="separate"/>
      </w:r>
      <w:r w:rsidR="00D730A9" w:rsidRPr="00D730A9">
        <w:rPr>
          <w:noProof/>
          <w:lang w:val="en-US"/>
        </w:rPr>
        <w:t xml:space="preserve">(Downing </w:t>
      </w:r>
      <w:r w:rsidR="00D730A9" w:rsidRPr="00D730A9">
        <w:rPr>
          <w:i/>
          <w:noProof/>
          <w:lang w:val="en-US"/>
        </w:rPr>
        <w:t>et al.</w:t>
      </w:r>
      <w:r w:rsidR="00D730A9" w:rsidRPr="00D730A9">
        <w:rPr>
          <w:noProof/>
          <w:lang w:val="en-US"/>
        </w:rPr>
        <w:t xml:space="preserve"> 2008)</w:t>
      </w:r>
      <w:r>
        <w:rPr>
          <w:lang w:val="en-US"/>
        </w:rPr>
        <w:fldChar w:fldCharType="end"/>
      </w:r>
      <w:r>
        <w:rPr>
          <w:lang w:val="en-US"/>
        </w:rPr>
        <w:t>), and a periphyton sample from an Arctic stream with nutrient addition of both N and P (case ID ‘</w:t>
      </w:r>
      <w:r w:rsidRPr="00B167F6">
        <w:rPr>
          <w:lang w:val="en-US"/>
        </w:rPr>
        <w:t>HH024_3</w:t>
      </w:r>
      <w:r>
        <w:rPr>
          <w:lang w:val="en-US"/>
        </w:rPr>
        <w:t xml:space="preserve">’; </w:t>
      </w:r>
      <w:r>
        <w:rPr>
          <w:lang w:val="en-US"/>
        </w:rPr>
        <w:fldChar w:fldCharType="begin" w:fldLock="1"/>
      </w:r>
      <w:r w:rsidR="002B1DBC">
        <w:rPr>
          <w:lang w:val="en-US"/>
        </w:rPr>
        <w:instrText>ADDIN CSL_CITATION {"citationItems":[{"id":"ITEM-1","itemData":{"DOI":"10.1111/j.1365-2427.2007.01723.x","ISSN":"00465070","abstract":"1. Nutrient enrichment and resulting eutrophication is a widespread anthropogenic influence on freshwater ecosystems, but recovery from nutrient enrichment is poorly understood, especially in stream environments. We examined multi-year patterns in community recovery from experimental low-concentration nutrient enrichment (N + P or P only) in three reaches of two Arctic tundra streams (Kuparuk River and Oksrukuyik Creek) on the North Slope of Alaska (U.S.A.). 2. Rates of recovery varied among community components and depended on duration of enrichment (2-13 consecutive growing seasons). Biomass of epilithic algae returned to reference levels rapidly (within 2 years), regardless of nutrients added or enrichment duration. Aquatic bryophyte cover, which increased greatly in the Kuparuk River only after long-term enrichment (8 years), took 8 years of recovery to approach reference levels, after storms had scoured most remnant moss in the recovering reach. 3. Multi-year persistence of bryophytes in the Kuparuk River appeared to prevent recovery of insect populations that had either been positively (e.g. the mayfly Ephemerella, most chironomid midge taxa) or negatively (e.g. the tube-building chironomid Orthocladius rivulorum) affected by this shift in dominant primary producer. These lags in recovery (of &gt;3 years) were probably driven by the persistent effect of bryophytes on physical benthic habitat. 4. Summer growth rates of Arctic grayling (both adults and young-of-year) in Oksrukuyik Creek (fertilised for 6 years with no bryophyte colonisation), which were consistently increased by nutrient addition, returned to reference rates within 1-2 years. 5. Rates of recovery of these virtually pristine Arctic stream ecosystems from low-level nutrient enrichment appeared to be controlled largely by duration of enrichment, mediated through physical habitat shifts caused by eventual bryophyte colonisation, and subsequent physical disturbance that removed bryophytes. Nutrient enrichment of oligotrophic Arctic stream ecosystems caused by climate change or local anthropogenic activity may have dramatic and persistent consequences if it results in the colonisation of long-lived primary producers that alter physical habitat. © 2007 The Authors.","author":[{"dropping-particle":"","family":"Benstead","given":"Jonathan P.","non-dropping-particle":"","parse-names":false,"suffix":""},{"dropping-particle":"","family":"Green","given":"Adrian C.","non-dropping-particle":"","parse-names":false,"suffix":""},{"dropping-particle":"","family":"Deegan","given":"Linda A.","non-dropping-particle":"","parse-names":false,"suffix":""},{"dropping-particle":"","family":"Peterson","given":"Bruce J.","non-dropping-particle":"","parse-names":false,"suffix":""},{"dropping-particle":"","family":"Slavik","given":"Karie","non-dropping-particle":"","parse-names":false,"suffix":""},{"dropping-particle":"","family":"Bowden","given":"William B.","non-dropping-particle":"","parse-names":false,"suffix":""},{"dropping-particle":"","family":"Hershey","given":"Anne E.","non-dropping-particle":"","parse-names":false,"suffix":""}],"container-title":"Freshwater Biology","id":"ITEM-1","issue":"6","issued":{"date-parts":[["2007"]]},"page":"1077-1089","title":"Recovery of three arctic stream reaches from experimental nutrient enrichment","type":"article-journal","volume":"52"},"uris":["http://www.mendeley.com/documents/?uuid=967909f4-28f5-44be-85df-105b245b9811"]}],"mendeley":{"formattedCitation":"(Benstead &lt;i&gt;et al.&lt;/i&gt; 2007)","plainTextFormattedCitation":"(Benstead et al. 2007)","previouslyFormattedCitation":"(Benstead &lt;i&gt;et al.&lt;/i&gt; 2007)"},"properties":{"noteIndex":0},"schema":"https://github.com/citation-style-language/schema/raw/master/csl-citation.json"}</w:instrText>
      </w:r>
      <w:r>
        <w:rPr>
          <w:lang w:val="en-US"/>
        </w:rPr>
        <w:fldChar w:fldCharType="separate"/>
      </w:r>
      <w:r w:rsidR="00D730A9" w:rsidRPr="00D730A9">
        <w:rPr>
          <w:noProof/>
          <w:lang w:val="en-US"/>
        </w:rPr>
        <w:t xml:space="preserve">(Benstead </w:t>
      </w:r>
      <w:r w:rsidR="00D730A9" w:rsidRPr="00D730A9">
        <w:rPr>
          <w:i/>
          <w:noProof/>
          <w:lang w:val="en-US"/>
        </w:rPr>
        <w:t>et al.</w:t>
      </w:r>
      <w:r w:rsidR="00D730A9" w:rsidRPr="00D730A9">
        <w:rPr>
          <w:noProof/>
          <w:lang w:val="en-US"/>
        </w:rPr>
        <w:t xml:space="preserve"> 2007)</w:t>
      </w:r>
      <w:r>
        <w:rPr>
          <w:lang w:val="en-US"/>
        </w:rPr>
        <w:fldChar w:fldCharType="end"/>
      </w:r>
      <w:r>
        <w:rPr>
          <w:lang w:val="en-US"/>
        </w:rPr>
        <w:t xml:space="preserve">). We excluded these three observations </w:t>
      </w:r>
      <w:r w:rsidRPr="005E3C93">
        <w:rPr>
          <w:lang w:val="en-US"/>
        </w:rPr>
        <w:t>from our analyses, however, including them does not change general patterns (supplement</w:t>
      </w:r>
      <w:r w:rsidR="002B1DBC">
        <w:rPr>
          <w:lang w:val="en-US"/>
        </w:rPr>
        <w:t>,</w:t>
      </w:r>
      <w:r>
        <w:rPr>
          <w:lang w:val="en-US"/>
        </w:rPr>
        <w:t xml:space="preserve"> </w:t>
      </w:r>
      <w:r>
        <w:rPr>
          <w:lang w:val="en-US"/>
        </w:rPr>
        <w:fldChar w:fldCharType="begin"/>
      </w:r>
      <w:r>
        <w:rPr>
          <w:lang w:val="en-US"/>
        </w:rPr>
        <w:instrText xml:space="preserve"> REF _Ref45552227 \h </w:instrText>
      </w:r>
      <w:r>
        <w:rPr>
          <w:lang w:val="en-US"/>
        </w:rPr>
      </w:r>
      <w:r>
        <w:rPr>
          <w:lang w:val="en-US"/>
        </w:rPr>
        <w:fldChar w:fldCharType="separate"/>
      </w:r>
      <w:r w:rsidR="00647CE2" w:rsidRPr="00647CE2">
        <w:rPr>
          <w:lang w:val="en-US"/>
        </w:rPr>
        <w:t xml:space="preserve">Figure S </w:t>
      </w:r>
      <w:r w:rsidR="00647CE2" w:rsidRPr="00647CE2">
        <w:rPr>
          <w:noProof/>
          <w:lang w:val="en-US"/>
        </w:rPr>
        <w:t>1</w:t>
      </w:r>
      <w:r>
        <w:rPr>
          <w:lang w:val="en-US"/>
        </w:rPr>
        <w:fldChar w:fldCharType="end"/>
      </w:r>
      <w:r w:rsidRPr="005E3C93">
        <w:rPr>
          <w:lang w:val="en-US"/>
        </w:rPr>
        <w:t xml:space="preserve">). </w:t>
      </w:r>
      <w:r w:rsidRPr="005E3C93">
        <w:rPr>
          <w:color w:val="000000" w:themeColor="text1"/>
          <w:lang w:val="en-US"/>
        </w:rPr>
        <w:t>After</w:t>
      </w:r>
      <w:r w:rsidRPr="00785396">
        <w:rPr>
          <w:color w:val="000000" w:themeColor="text1"/>
          <w:lang w:val="en-US"/>
        </w:rPr>
        <w:t xml:space="preserve"> data treatment, our data set comprised a total of </w:t>
      </w:r>
      <w:r w:rsidRPr="00785396">
        <w:rPr>
          <w:rFonts w:eastAsiaTheme="minorHAnsi"/>
          <w:color w:val="000000" w:themeColor="text1"/>
          <w:lang w:val="en-US"/>
        </w:rPr>
        <w:t xml:space="preserve">345 observations </w:t>
      </w:r>
      <w:r>
        <w:rPr>
          <w:rFonts w:eastAsiaTheme="minorHAnsi"/>
          <w:color w:val="000000" w:themeColor="text1"/>
          <w:lang w:val="en-US"/>
        </w:rPr>
        <w:t xml:space="preserve">from marine, freshwater, and terrestrial habitats </w:t>
      </w:r>
      <w:r w:rsidRPr="00785396">
        <w:rPr>
          <w:rFonts w:eastAsiaTheme="minorHAnsi"/>
          <w:color w:val="000000" w:themeColor="text1"/>
          <w:lang w:val="en-US"/>
        </w:rPr>
        <w:t>(175</w:t>
      </w:r>
      <w:r>
        <w:rPr>
          <w:rFonts w:eastAsiaTheme="minorHAnsi"/>
          <w:color w:val="000000" w:themeColor="text1"/>
          <w:lang w:val="en-US"/>
        </w:rPr>
        <w:t xml:space="preserve">, </w:t>
      </w:r>
      <w:r w:rsidRPr="00785396">
        <w:rPr>
          <w:rFonts w:eastAsiaTheme="minorHAnsi"/>
          <w:color w:val="000000" w:themeColor="text1"/>
          <w:lang w:val="en-US"/>
        </w:rPr>
        <w:t>149, and 21</w:t>
      </w:r>
      <w:r>
        <w:rPr>
          <w:rFonts w:eastAsiaTheme="minorHAnsi"/>
          <w:color w:val="000000" w:themeColor="text1"/>
          <w:lang w:val="en-US"/>
        </w:rPr>
        <w:t xml:space="preserve"> </w:t>
      </w:r>
      <w:r w:rsidRPr="00785396">
        <w:rPr>
          <w:rFonts w:eastAsiaTheme="minorHAnsi"/>
          <w:color w:val="000000" w:themeColor="text1"/>
          <w:lang w:val="en-US"/>
        </w:rPr>
        <w:t>observations</w:t>
      </w:r>
      <w:r>
        <w:rPr>
          <w:rFonts w:eastAsiaTheme="minorHAnsi"/>
          <w:color w:val="000000" w:themeColor="text1"/>
          <w:lang w:val="en-US"/>
        </w:rPr>
        <w:t>, respectively</w:t>
      </w:r>
      <w:r w:rsidRPr="00785396">
        <w:rPr>
          <w:rFonts w:eastAsiaTheme="minorHAnsi"/>
          <w:color w:val="000000" w:themeColor="text1"/>
          <w:lang w:val="en-US"/>
        </w:rPr>
        <w:t xml:space="preserve">). </w:t>
      </w:r>
      <w:commentRangeEnd w:id="186"/>
      <w:r w:rsidR="004636FB">
        <w:rPr>
          <w:rStyle w:val="Kommentarzeichen"/>
        </w:rPr>
        <w:commentReference w:id="186"/>
      </w:r>
    </w:p>
    <w:p w14:paraId="2AF28A3B" w14:textId="77777777" w:rsidR="00CF7EC4" w:rsidRDefault="00CF7EC4" w:rsidP="00CF7EC4">
      <w:pPr>
        <w:rPr>
          <w:lang w:val="en-US"/>
        </w:rPr>
      </w:pPr>
    </w:p>
    <w:p w14:paraId="35ADC257" w14:textId="77777777" w:rsidR="00CF7EC4" w:rsidRPr="00092FF7" w:rsidRDefault="00CF7EC4" w:rsidP="00CF7EC4">
      <w:pPr>
        <w:pStyle w:val="berschrift3"/>
      </w:pPr>
      <w:commentRangeStart w:id="187"/>
      <w:r w:rsidRPr="00092FF7">
        <w:t>Growth rates of organism groups</w:t>
      </w:r>
    </w:p>
    <w:p w14:paraId="66055354" w14:textId="100CB1FC" w:rsidR="00CF7EC4" w:rsidRPr="00A14437" w:rsidRDefault="00CF7EC4" w:rsidP="00A14437">
      <w:pPr>
        <w:rPr>
          <w:color w:val="000000" w:themeColor="text1"/>
          <w:lang w:val="en-US"/>
        </w:rPr>
      </w:pPr>
      <w:r>
        <w:rPr>
          <w:color w:val="000000" w:themeColor="text1"/>
          <w:lang w:val="en-US"/>
        </w:rPr>
        <w:t xml:space="preserve">We compiled estimates of growth rates for the seven organism groups from the published literature. We searched for estimates of relative growth rate (sometimes called “instantaneous growth rate”) following the definition of Hunt &amp; Cornelissen and </w:t>
      </w:r>
      <w:proofErr w:type="spellStart"/>
      <w:r>
        <w:rPr>
          <w:color w:val="000000" w:themeColor="text1"/>
          <w:lang w:val="en-US"/>
        </w:rPr>
        <w:t>Lugert</w:t>
      </w:r>
      <w:proofErr w:type="spellEnd"/>
      <w:r>
        <w:rPr>
          <w:color w:val="000000" w:themeColor="text1"/>
          <w:lang w:val="en-US"/>
        </w:rPr>
        <w:t xml:space="preserve"> et al. </w:t>
      </w:r>
      <w:r>
        <w:rPr>
          <w:color w:val="000000" w:themeColor="text1"/>
          <w:lang w:val="en-US"/>
        </w:rPr>
        <w:fldChar w:fldCharType="begin" w:fldLock="1"/>
      </w:r>
      <w:r w:rsidR="002B1DBC">
        <w:rPr>
          <w:color w:val="000000" w:themeColor="text1"/>
          <w:lang w:val="en-US"/>
        </w:rPr>
        <w:instrText>ADDIN CSL_CITATION {"citationItems":[{"id":"ITEM-1","itemData":{"DOI":"10.1111/raq.12071","author":[{"dropping-particle":"","family":"Lugert","given":"Vincent","non-dropping-particle":"","parse-names":false,"suffix":""},{"dropping-particle":"","family":"Thaller","given":"Georg","non-dropping-particle":"","parse-names":false,"suffix":""},{"dropping-particle":"","family":"Tetens","given":"Jens","non-dropping-particle":"","parse-names":false,"suffix":""},{"dropping-particle":"","family":"Schulz","given":"Carsten","non-dropping-particle":"","parse-names":false,"suffix":""},{"dropping-particle":"","family":"Krieter","given":"Joachim","non-dropping-particle":"","parse-names":false,"suffix":""}],"container-title":"Reviews in Aquaculture","id":"ITEM-1","issued":{"date-parts":[["2016"]]},"page":"30-42","title":"A review on fish growth calculation: multiple functions in fish production and their specific application","type":"article-journal","volume":"8"},"uris":["http://www.mendeley.com/documents/?uuid=e643d4b8-d705-49cd-a1ea-9b0cef4d8816"]},{"id":"ITEM-2","itemData":{"DOI":"10.1046/j.1469-8137.1997.00671.x","ISSN":"0028646X","abstract":"Three groups of species (21 herbaceous monocotyledons, 22 herbaceous dicotyledons and 16 woody dicotyledons), including representatives of a wide range of natural habitats and life forms in inland Britain, were grown in the seedling phase in a resource-rich controlled environment and assessed over a 14-day period (21 d in the case of woody species). Mean values of relative growth rate (RGR), unit leaf rate (ULR), leaf area ratio (LAR), leaf weight fraction (LWF), specific leaf area (SLA), and the root-shoot allometric coefficient were derived. In herbaceous species, the grand mean RGR was 0.20 d-1, comparable to values previously recorded. For woody species, the mean was 0.09 d-1. An existing assumption linking high RGR to high allocation to photosynthetic biomass was upheld by comparisons made between groups. Within groups, however, no pattern of this kind could be demonstrated. When photosynthetically active radiation was increased from 125 to 250 μmol m-1 s-1, ULR was increased almost pro rata. The parallel response in RGR was only slight, being offset by considerable reductions in LAR. The apparent mean quantum yield for photosynthesis in herbaceous species (whole-plant d. wt basis) was 0·60 g mol-1. There was no significant dependence of RGR on ULR in any of the three groups of species, although the absolute magnitude of ULR declined in the order: herbaceous monocotyledons &gt; herbaceous dicotyledons &gt; woody dicotyledons. In all three groups, RGR was strongly dependent upon LAR but no differences emerged in absolute scale of LAR. The absolute scale of mean LWF decreased from herbaceous to woody species, but the dependence of LAR on LWF strengthened. Groups showed no systematic differences in magnitude of SLA, but the correlation of LAB with SLA was strong throughout. Multiple regression showed that the leading determinants of RGR were ULR and SLA in herbaceous species and LWF in woody species. Principal components analyses (PCA) on each of the three groups explained at least 77 % of variation and agreed closely with an optimal (non-hierarchical) classification. Only six cluster 'types' were recognized out of the 16 theoretically possible combinations of 'high' or 'low' values of the four growth parameters. Strong evidence of evolutionary trade-offs emerged, most strikingly in that high RGR was never seen in combination with low SLA. The morphological physiological types identified by an all-groups PCA separated woody from the herbaceous species, but …","author":[{"dropping-particle":"","family":"Hunt","given":"Roderick","non-dropping-particle":"","parse-names":false,"suffix":""},{"dropping-particle":"","family":"Cornelissen","given":"J. H.C.","non-dropping-particle":"","parse-names":false,"suffix":""}],"container-title":"New Phytologist","id":"ITEM-2","issue":"3","issued":{"date-parts":[["1997"]]},"page":"395-417","title":"Components of relative growth rate and their interrelations in 59 temperate plant species","type":"article-journal","volume":"135"},"uris":["http://www.mendeley.com/documents/?uuid=7a98891c-ee87-4021-9c8d-cec2c8a3d9d7"]}],"mendeley":{"formattedCitation":"(Hunt &amp; Cornelissen 1997; Lugert &lt;i&gt;et al.&lt;/i&gt; 2016)","plainTextFormattedCitation":"(Hunt &amp; Cornelissen 1997; Lugert et al. 2016)","previouslyFormattedCitation":"(Hunt &amp; Cornelissen 1997; Lugert &lt;i&gt;et al.&lt;/i&gt; 2016)"},"properties":{"noteIndex":0},"schema":"https://github.com/citation-style-language/schema/raw/master/csl-citation.json"}</w:instrText>
      </w:r>
      <w:r>
        <w:rPr>
          <w:color w:val="000000" w:themeColor="text1"/>
          <w:lang w:val="en-US"/>
        </w:rPr>
        <w:fldChar w:fldCharType="separate"/>
      </w:r>
      <w:r w:rsidR="00D730A9" w:rsidRPr="00D730A9">
        <w:rPr>
          <w:noProof/>
          <w:color w:val="000000" w:themeColor="text1"/>
          <w:lang w:val="en-US"/>
        </w:rPr>
        <w:t xml:space="preserve">(Hunt &amp; Cornelissen 1997; Lugert </w:t>
      </w:r>
      <w:r w:rsidR="00D730A9" w:rsidRPr="00D730A9">
        <w:rPr>
          <w:i/>
          <w:noProof/>
          <w:color w:val="000000" w:themeColor="text1"/>
          <w:lang w:val="en-US"/>
        </w:rPr>
        <w:t>et al.</w:t>
      </w:r>
      <w:r w:rsidR="00D730A9" w:rsidRPr="00D730A9">
        <w:rPr>
          <w:noProof/>
          <w:color w:val="000000" w:themeColor="text1"/>
          <w:lang w:val="en-US"/>
        </w:rPr>
        <w:t xml:space="preserve"> 2016)</w:t>
      </w:r>
      <w:r>
        <w:rPr>
          <w:color w:val="000000" w:themeColor="text1"/>
          <w:lang w:val="en-US"/>
        </w:rPr>
        <w:fldChar w:fldCharType="end"/>
      </w:r>
      <w:r>
        <w:rPr>
          <w:color w:val="000000" w:themeColor="text1"/>
          <w:lang w:val="en-US"/>
        </w:rPr>
        <w:t xml:space="preserve">, with the formula </w:t>
      </w:r>
      <w:r w:rsidRPr="004471E9">
        <w:rPr>
          <w:i/>
          <w:color w:val="000000" w:themeColor="text1"/>
          <w:lang w:val="en-US"/>
        </w:rPr>
        <w:t>RGR = (ln(</w:t>
      </w:r>
      <w:proofErr w:type="spellStart"/>
      <w:r w:rsidRPr="004471E9">
        <w:rPr>
          <w:i/>
          <w:color w:val="000000" w:themeColor="text1"/>
          <w:lang w:val="en-US"/>
        </w:rPr>
        <w:t>w</w:t>
      </w:r>
      <w:r w:rsidRPr="004471E9">
        <w:rPr>
          <w:i/>
          <w:color w:val="000000" w:themeColor="text1"/>
          <w:vertAlign w:val="subscript"/>
          <w:lang w:val="en-US"/>
        </w:rPr>
        <w:t>t</w:t>
      </w:r>
      <w:proofErr w:type="spellEnd"/>
      <w:r w:rsidRPr="004471E9">
        <w:rPr>
          <w:i/>
          <w:color w:val="000000" w:themeColor="text1"/>
          <w:lang w:val="en-US"/>
        </w:rPr>
        <w:t>) – ln(</w:t>
      </w:r>
      <w:proofErr w:type="spellStart"/>
      <w:r w:rsidRPr="004471E9">
        <w:rPr>
          <w:i/>
          <w:color w:val="000000" w:themeColor="text1"/>
          <w:lang w:val="en-US"/>
        </w:rPr>
        <w:t>w</w:t>
      </w:r>
      <w:r w:rsidRPr="004471E9">
        <w:rPr>
          <w:i/>
          <w:color w:val="000000" w:themeColor="text1"/>
          <w:vertAlign w:val="subscript"/>
          <w:lang w:val="en-US"/>
        </w:rPr>
        <w:t>i</w:t>
      </w:r>
      <w:proofErr w:type="spellEnd"/>
      <w:r w:rsidRPr="004471E9">
        <w:rPr>
          <w:i/>
          <w:color w:val="000000" w:themeColor="text1"/>
          <w:lang w:val="en-US"/>
        </w:rPr>
        <w:t>))/(</w:t>
      </w:r>
      <w:r w:rsidRPr="004471E9">
        <w:rPr>
          <w:i/>
          <w:color w:val="000000" w:themeColor="text1"/>
          <w:lang w:val="en-US"/>
        </w:rPr>
        <w:sym w:font="Symbol" w:char="F044"/>
      </w:r>
      <w:r w:rsidRPr="004471E9">
        <w:rPr>
          <w:i/>
          <w:color w:val="000000" w:themeColor="text1"/>
          <w:lang w:val="en-US"/>
        </w:rPr>
        <w:t>t)</w:t>
      </w:r>
      <w:r>
        <w:rPr>
          <w:color w:val="000000" w:themeColor="text1"/>
          <w:lang w:val="en-US"/>
        </w:rPr>
        <w:t xml:space="preserve">, where </w:t>
      </w:r>
      <w:proofErr w:type="spellStart"/>
      <w:r w:rsidRPr="004471E9">
        <w:rPr>
          <w:i/>
          <w:color w:val="000000" w:themeColor="text1"/>
          <w:lang w:val="en-US"/>
        </w:rPr>
        <w:t>w</w:t>
      </w:r>
      <w:r w:rsidRPr="004471E9">
        <w:rPr>
          <w:i/>
          <w:color w:val="000000" w:themeColor="text1"/>
          <w:vertAlign w:val="subscript"/>
          <w:lang w:val="en-US"/>
        </w:rPr>
        <w:t>t</w:t>
      </w:r>
      <w:proofErr w:type="spellEnd"/>
      <w:r>
        <w:rPr>
          <w:color w:val="000000" w:themeColor="text1"/>
          <w:lang w:val="en-US"/>
        </w:rPr>
        <w:t xml:space="preserve"> is biomass at the end of </w:t>
      </w:r>
      <w:r w:rsidRPr="000A5047">
        <w:rPr>
          <w:color w:val="000000" w:themeColor="text1"/>
          <w:lang w:val="en-US"/>
        </w:rPr>
        <w:t xml:space="preserve">the sampling, </w:t>
      </w:r>
      <w:proofErr w:type="spellStart"/>
      <w:r w:rsidRPr="004471E9">
        <w:rPr>
          <w:i/>
          <w:color w:val="000000" w:themeColor="text1"/>
          <w:lang w:val="en-US"/>
        </w:rPr>
        <w:t>w</w:t>
      </w:r>
      <w:r w:rsidRPr="004471E9">
        <w:rPr>
          <w:i/>
          <w:color w:val="000000" w:themeColor="text1"/>
          <w:vertAlign w:val="subscript"/>
          <w:lang w:val="en-US"/>
        </w:rPr>
        <w:t>i</w:t>
      </w:r>
      <w:proofErr w:type="spellEnd"/>
      <w:r w:rsidRPr="000A5047">
        <w:rPr>
          <w:color w:val="000000" w:themeColor="text1"/>
          <w:lang w:val="en-US"/>
        </w:rPr>
        <w:t xml:space="preserve"> is initial biomass, and </w:t>
      </w:r>
      <w:r w:rsidRPr="004471E9">
        <w:rPr>
          <w:i/>
          <w:color w:val="000000" w:themeColor="text1"/>
          <w:lang w:val="en-US"/>
        </w:rPr>
        <w:sym w:font="Symbol" w:char="F044"/>
      </w:r>
      <w:r w:rsidRPr="004471E9">
        <w:rPr>
          <w:i/>
          <w:color w:val="000000" w:themeColor="text1"/>
          <w:lang w:val="en-US"/>
        </w:rPr>
        <w:t>t</w:t>
      </w:r>
      <w:r w:rsidRPr="000A5047">
        <w:rPr>
          <w:color w:val="000000" w:themeColor="text1"/>
          <w:lang w:val="en-US"/>
        </w:rPr>
        <w:t xml:space="preserve"> is the sampling duration</w:t>
      </w:r>
      <w:r w:rsidR="002B1DBC">
        <w:rPr>
          <w:color w:val="000000" w:themeColor="text1"/>
          <w:lang w:val="en-US"/>
        </w:rPr>
        <w:t>.</w:t>
      </w:r>
      <w:r w:rsidRPr="000A5047">
        <w:rPr>
          <w:color w:val="000000" w:themeColor="text1"/>
          <w:lang w:val="en-US"/>
        </w:rPr>
        <w:t xml:space="preserve"> For each </w:t>
      </w:r>
      <w:r>
        <w:rPr>
          <w:color w:val="000000" w:themeColor="text1"/>
          <w:lang w:val="en-US"/>
        </w:rPr>
        <w:t xml:space="preserve">organism </w:t>
      </w:r>
      <w:r w:rsidRPr="000A5047">
        <w:rPr>
          <w:color w:val="000000" w:themeColor="text1"/>
          <w:lang w:val="en-US"/>
        </w:rPr>
        <w:t xml:space="preserve">group, </w:t>
      </w:r>
      <w:r>
        <w:rPr>
          <w:color w:val="000000" w:themeColor="text1"/>
          <w:lang w:val="en-US"/>
        </w:rPr>
        <w:t>we derived at least three independent estimates from at least two different studies</w:t>
      </w:r>
      <w:r w:rsidR="002B1DBC">
        <w:rPr>
          <w:color w:val="000000" w:themeColor="text1"/>
          <w:lang w:val="en-US"/>
        </w:rPr>
        <w:t xml:space="preserve"> </w:t>
      </w:r>
      <w:r w:rsidR="002B1DBC" w:rsidRPr="000A5047">
        <w:rPr>
          <w:color w:val="000000" w:themeColor="text1"/>
          <w:lang w:val="en-US"/>
        </w:rPr>
        <w:t xml:space="preserve">(supplement, </w:t>
      </w:r>
      <w:r w:rsidR="00A14437" w:rsidRPr="00A14437">
        <w:rPr>
          <w:color w:val="000000" w:themeColor="text1"/>
          <w:lang w:val="en-US"/>
        </w:rPr>
        <w:fldChar w:fldCharType="begin"/>
      </w:r>
      <w:r w:rsidR="00A14437" w:rsidRPr="00A14437">
        <w:rPr>
          <w:color w:val="000000" w:themeColor="text1"/>
          <w:lang w:val="en-US"/>
        </w:rPr>
        <w:instrText xml:space="preserve"> REF _Ref47434724 \h  \* MERGEFORMAT </w:instrText>
      </w:r>
      <w:r w:rsidR="00A14437" w:rsidRPr="00A14437">
        <w:rPr>
          <w:color w:val="000000" w:themeColor="text1"/>
          <w:lang w:val="en-US"/>
        </w:rPr>
      </w:r>
      <w:r w:rsidR="00A14437" w:rsidRPr="00A14437">
        <w:rPr>
          <w:color w:val="000000" w:themeColor="text1"/>
          <w:lang w:val="en-US"/>
        </w:rPr>
        <w:fldChar w:fldCharType="separate"/>
      </w:r>
      <w:r w:rsidR="00A14437" w:rsidRPr="00A14437">
        <w:rPr>
          <w:lang w:val="en-US"/>
        </w:rPr>
        <w:t xml:space="preserve">Table S </w:t>
      </w:r>
      <w:r w:rsidR="00A14437" w:rsidRPr="00A14437">
        <w:rPr>
          <w:noProof/>
          <w:lang w:val="en-US"/>
        </w:rPr>
        <w:t>3</w:t>
      </w:r>
      <w:r w:rsidR="00A14437" w:rsidRPr="00A14437">
        <w:rPr>
          <w:color w:val="000000" w:themeColor="text1"/>
          <w:lang w:val="en-US"/>
        </w:rPr>
        <w:fldChar w:fldCharType="end"/>
      </w:r>
      <w:r w:rsidR="002B1DBC" w:rsidRPr="00A14437">
        <w:rPr>
          <w:color w:val="000000" w:themeColor="text1"/>
          <w:lang w:val="en-US"/>
        </w:rPr>
        <w:t>).</w:t>
      </w:r>
      <w:r>
        <w:rPr>
          <w:color w:val="000000" w:themeColor="text1"/>
          <w:lang w:val="en-US"/>
        </w:rPr>
        <w:t xml:space="preserve"> W</w:t>
      </w:r>
      <w:r w:rsidRPr="000A5047">
        <w:rPr>
          <w:color w:val="000000" w:themeColor="text1"/>
          <w:lang w:val="en-US"/>
        </w:rPr>
        <w:t xml:space="preserve">e derived the mean of the collected estimates and used this for our analyses (supplement, </w:t>
      </w:r>
      <w:r w:rsidRPr="000A5047">
        <w:rPr>
          <w:color w:val="000000" w:themeColor="text1"/>
          <w:lang w:val="en-US"/>
        </w:rPr>
        <w:fldChar w:fldCharType="begin"/>
      </w:r>
      <w:r w:rsidRPr="000A5047">
        <w:rPr>
          <w:color w:val="000000" w:themeColor="text1"/>
          <w:lang w:val="en-US"/>
        </w:rPr>
        <w:instrText xml:space="preserve"> REF _Ref45542205 \h  \* MERGEFORMAT </w:instrText>
      </w:r>
      <w:r w:rsidRPr="000A5047">
        <w:rPr>
          <w:color w:val="000000" w:themeColor="text1"/>
          <w:lang w:val="en-US"/>
        </w:rPr>
      </w:r>
      <w:r w:rsidRPr="000A5047">
        <w:rPr>
          <w:color w:val="000000" w:themeColor="text1"/>
          <w:lang w:val="en-US"/>
        </w:rPr>
        <w:fldChar w:fldCharType="separate"/>
      </w:r>
      <w:r w:rsidR="00647CE2" w:rsidRPr="00647CE2">
        <w:rPr>
          <w:color w:val="000000" w:themeColor="text1"/>
          <w:lang w:val="en-US"/>
        </w:rPr>
        <w:t xml:space="preserve">Table S </w:t>
      </w:r>
      <w:r w:rsidR="00647CE2" w:rsidRPr="00647CE2">
        <w:rPr>
          <w:noProof/>
          <w:color w:val="000000" w:themeColor="text1"/>
          <w:lang w:val="en-US"/>
        </w:rPr>
        <w:t>4</w:t>
      </w:r>
      <w:r w:rsidRPr="000A5047">
        <w:rPr>
          <w:color w:val="000000" w:themeColor="text1"/>
          <w:lang w:val="en-US"/>
        </w:rPr>
        <w:fldChar w:fldCharType="end"/>
      </w:r>
      <w:r w:rsidRPr="000A5047">
        <w:rPr>
          <w:color w:val="000000" w:themeColor="text1"/>
          <w:lang w:val="en-US"/>
        </w:rPr>
        <w:t>).</w:t>
      </w:r>
      <w:commentRangeEnd w:id="187"/>
      <w:r w:rsidR="004636FB">
        <w:rPr>
          <w:rStyle w:val="Kommentarzeichen"/>
        </w:rPr>
        <w:commentReference w:id="187"/>
      </w:r>
    </w:p>
    <w:p w14:paraId="391E82FE" w14:textId="77777777" w:rsidR="00CF7EC4" w:rsidRDefault="00CF7EC4" w:rsidP="00CF7EC4">
      <w:pPr>
        <w:rPr>
          <w:lang w:val="en-US"/>
        </w:rPr>
      </w:pPr>
    </w:p>
    <w:p w14:paraId="0097A20B" w14:textId="20C8241F" w:rsidR="00875AAC" w:rsidRDefault="005F0A58" w:rsidP="001B5A24">
      <w:pPr>
        <w:pStyle w:val="berschrift1"/>
        <w:rPr>
          <w:lang w:val="en-US"/>
        </w:rPr>
      </w:pPr>
      <w:r>
        <w:rPr>
          <w:lang w:val="en-US"/>
        </w:rPr>
        <w:t>Conceptual illustration</w:t>
      </w:r>
      <w:r w:rsidR="00FF6155">
        <w:rPr>
          <w:lang w:val="en-US"/>
        </w:rPr>
        <w:t xml:space="preserve">: How </w:t>
      </w:r>
      <w:r w:rsidR="00672C82">
        <w:rPr>
          <w:lang w:val="en-US"/>
        </w:rPr>
        <w:t>is stability affected by growth rate?</w:t>
      </w:r>
    </w:p>
    <w:p w14:paraId="2A3F216A" w14:textId="77777777" w:rsidR="00F949D2" w:rsidRDefault="00F949D2" w:rsidP="001B5A24">
      <w:pPr>
        <w:rPr>
          <w:lang w:val="en-US"/>
        </w:rPr>
      </w:pPr>
    </w:p>
    <w:p w14:paraId="59C5A54A" w14:textId="0FA313D4" w:rsidR="00F949D2" w:rsidRDefault="00BE0CC9" w:rsidP="001B5A24">
      <w:pPr>
        <w:rPr>
          <w:lang w:val="en-US"/>
        </w:rPr>
      </w:pPr>
      <w:r>
        <w:rPr>
          <w:lang w:val="en-US"/>
        </w:rPr>
        <w:t>We use a simple conceptual model t</w:t>
      </w:r>
      <w:r w:rsidR="00F949D2">
        <w:rPr>
          <w:lang w:val="en-US"/>
        </w:rPr>
        <w:t xml:space="preserve">o illustrate how stability estimates are affected by </w:t>
      </w:r>
      <w:r w:rsidR="008967B5">
        <w:rPr>
          <w:lang w:val="en-US"/>
        </w:rPr>
        <w:t>growth rate</w:t>
      </w:r>
      <w:r w:rsidR="001B5A24">
        <w:rPr>
          <w:lang w:val="en-US"/>
        </w:rPr>
        <w:t xml:space="preserve">. </w:t>
      </w:r>
      <w:r>
        <w:rPr>
          <w:lang w:val="en-US"/>
        </w:rPr>
        <w:t>In Figure 1, w</w:t>
      </w:r>
      <w:r w:rsidR="001B5A24">
        <w:rPr>
          <w:lang w:val="en-US"/>
        </w:rPr>
        <w:t xml:space="preserve">e show </w:t>
      </w:r>
      <w:r w:rsidR="009A0DE2">
        <w:rPr>
          <w:lang w:val="en-US"/>
        </w:rPr>
        <w:t xml:space="preserve">the biomass of two </w:t>
      </w:r>
      <w:r w:rsidR="009A0DE2" w:rsidRPr="00C54A48">
        <w:rPr>
          <w:lang w:val="en-US"/>
        </w:rPr>
        <w:t xml:space="preserve">organisms </w:t>
      </w:r>
      <w:r w:rsidR="008D290F">
        <w:rPr>
          <w:lang w:val="en-US"/>
        </w:rPr>
        <w:t>that</w:t>
      </w:r>
      <w:r w:rsidR="008D290F" w:rsidRPr="00C54A48">
        <w:rPr>
          <w:lang w:val="en-US"/>
        </w:rPr>
        <w:t xml:space="preserve"> </w:t>
      </w:r>
      <w:r w:rsidR="006E349B" w:rsidRPr="00C54A48">
        <w:rPr>
          <w:lang w:val="en-US"/>
        </w:rPr>
        <w:t xml:space="preserve">follow </w:t>
      </w:r>
      <w:r w:rsidR="009A0DE2" w:rsidRPr="00C54A48">
        <w:rPr>
          <w:lang w:val="en-US"/>
        </w:rPr>
        <w:t>the</w:t>
      </w:r>
      <w:r>
        <w:rPr>
          <w:lang w:val="en-US"/>
        </w:rPr>
        <w:t xml:space="preserve"> </w:t>
      </w:r>
      <w:r w:rsidR="009A0DE2" w:rsidRPr="00C54A48">
        <w:rPr>
          <w:lang w:val="en-US"/>
        </w:rPr>
        <w:t xml:space="preserve">same </w:t>
      </w:r>
      <w:r w:rsidR="008D290F">
        <w:rPr>
          <w:lang w:val="en-US"/>
        </w:rPr>
        <w:t xml:space="preserve">logistic </w:t>
      </w:r>
      <w:r w:rsidR="009A0DE2" w:rsidRPr="00C54A48">
        <w:rPr>
          <w:lang w:val="en-US"/>
        </w:rPr>
        <w:t>growth function</w:t>
      </w:r>
      <w:r>
        <w:rPr>
          <w:lang w:val="en-US"/>
        </w:rPr>
        <w:t xml:space="preserve"> (</w:t>
      </w:r>
      <w:proofErr w:type="spellStart"/>
      <w:r w:rsidR="00856A01" w:rsidRPr="00856A01">
        <w:rPr>
          <w:i/>
          <w:lang w:val="en-US"/>
        </w:rPr>
        <w:t>dN</w:t>
      </w:r>
      <w:proofErr w:type="spellEnd"/>
      <w:r w:rsidR="00856A01" w:rsidRPr="00856A01">
        <w:rPr>
          <w:i/>
          <w:lang w:val="en-US"/>
        </w:rPr>
        <w:t xml:space="preserve">/dt = </w:t>
      </w:r>
      <w:proofErr w:type="spellStart"/>
      <w:r w:rsidR="00856A01" w:rsidRPr="00856A01">
        <w:rPr>
          <w:i/>
          <w:lang w:val="en-US"/>
        </w:rPr>
        <w:t>rN</w:t>
      </w:r>
      <w:proofErr w:type="spellEnd"/>
      <w:r w:rsidR="00856A01" w:rsidRPr="00856A01">
        <w:rPr>
          <w:i/>
          <w:lang w:val="en-US"/>
        </w:rPr>
        <w:t>(1-N/K)</w:t>
      </w:r>
      <w:r w:rsidR="008D290F">
        <w:rPr>
          <w:lang w:val="en-US"/>
        </w:rPr>
        <w:t>,</w:t>
      </w:r>
      <w:r>
        <w:rPr>
          <w:lang w:val="en-US"/>
        </w:rPr>
        <w:t xml:space="preserve"> where </w:t>
      </w:r>
      <w:r w:rsidR="00856A01">
        <w:rPr>
          <w:i/>
          <w:lang w:val="en-US"/>
        </w:rPr>
        <w:t>N</w:t>
      </w:r>
      <w:r>
        <w:rPr>
          <w:lang w:val="en-US"/>
        </w:rPr>
        <w:t xml:space="preserve"> is </w:t>
      </w:r>
      <w:r w:rsidR="00856A01">
        <w:rPr>
          <w:lang w:val="en-US"/>
        </w:rPr>
        <w:t>the biomass</w:t>
      </w:r>
      <w:r>
        <w:rPr>
          <w:lang w:val="en-US"/>
        </w:rPr>
        <w:t xml:space="preserve">, </w:t>
      </w:r>
      <w:r w:rsidR="00856A01">
        <w:rPr>
          <w:i/>
          <w:lang w:val="en-US"/>
        </w:rPr>
        <w:t xml:space="preserve">r </w:t>
      </w:r>
      <w:r>
        <w:rPr>
          <w:lang w:val="en-US"/>
        </w:rPr>
        <w:t xml:space="preserve">is </w:t>
      </w:r>
      <w:r w:rsidR="00856A01">
        <w:rPr>
          <w:lang w:val="en-US"/>
        </w:rPr>
        <w:t>the growth rate</w:t>
      </w:r>
      <w:r>
        <w:rPr>
          <w:lang w:val="en-US"/>
        </w:rPr>
        <w:t xml:space="preserve"> and </w:t>
      </w:r>
      <w:r w:rsidRPr="00856A01">
        <w:rPr>
          <w:i/>
          <w:lang w:val="en-US"/>
        </w:rPr>
        <w:t>K</w:t>
      </w:r>
      <w:r>
        <w:rPr>
          <w:lang w:val="en-US"/>
        </w:rPr>
        <w:t xml:space="preserve"> is </w:t>
      </w:r>
      <w:r w:rsidR="00856A01">
        <w:rPr>
          <w:lang w:val="en-US"/>
        </w:rPr>
        <w:t>the carrying capacity</w:t>
      </w:r>
      <w:r>
        <w:rPr>
          <w:lang w:val="en-US"/>
        </w:rPr>
        <w:t xml:space="preserve">. The species differ in their </w:t>
      </w:r>
      <w:r w:rsidR="00F949D2" w:rsidRPr="00C54A48">
        <w:rPr>
          <w:lang w:val="en-US"/>
        </w:rPr>
        <w:t xml:space="preserve">growth rates </w:t>
      </w:r>
      <w:r w:rsidR="00F949D2" w:rsidRPr="00A14437">
        <w:rPr>
          <w:lang w:val="en-US"/>
        </w:rPr>
        <w:t>(</w:t>
      </w:r>
      <w:r w:rsidR="00A14437" w:rsidRPr="00A14437">
        <w:rPr>
          <w:lang w:val="en-US"/>
        </w:rPr>
        <w:fldChar w:fldCharType="begin"/>
      </w:r>
      <w:r w:rsidR="00A14437" w:rsidRPr="00A14437">
        <w:rPr>
          <w:lang w:val="en-US"/>
        </w:rPr>
        <w:instrText xml:space="preserve"> REF _Ref47434948 \h  \* MERGEFORMAT </w:instrText>
      </w:r>
      <w:r w:rsidR="00A14437" w:rsidRPr="00A14437">
        <w:rPr>
          <w:lang w:val="en-US"/>
        </w:rPr>
      </w:r>
      <w:r w:rsidR="00A14437" w:rsidRPr="00A14437">
        <w:rPr>
          <w:lang w:val="en-US"/>
        </w:rPr>
        <w:fldChar w:fldCharType="separate"/>
      </w:r>
      <w:r w:rsidR="00A14437" w:rsidRPr="00A14437">
        <w:rPr>
          <w:lang w:val="en-US"/>
        </w:rPr>
        <w:t xml:space="preserve">Figure </w:t>
      </w:r>
      <w:r w:rsidR="00A14437" w:rsidRPr="00A14437">
        <w:rPr>
          <w:noProof/>
          <w:lang w:val="en-US"/>
        </w:rPr>
        <w:t>1</w:t>
      </w:r>
      <w:r w:rsidR="00A14437" w:rsidRPr="00A14437">
        <w:rPr>
          <w:lang w:val="en-US"/>
        </w:rPr>
        <w:fldChar w:fldCharType="end"/>
      </w:r>
      <w:r w:rsidR="00F949D2" w:rsidRPr="00A14437">
        <w:rPr>
          <w:lang w:val="en-US"/>
        </w:rPr>
        <w:t xml:space="preserve">): </w:t>
      </w:r>
      <w:r w:rsidR="00F949D2" w:rsidRPr="00C54A48">
        <w:rPr>
          <w:lang w:val="en-US"/>
        </w:rPr>
        <w:t>a slow-grower (</w:t>
      </w:r>
      <w:r w:rsidR="00F949D2" w:rsidRPr="00C54A48">
        <w:rPr>
          <w:i/>
          <w:lang w:val="en-US"/>
        </w:rPr>
        <w:t>r</w:t>
      </w:r>
      <w:r w:rsidR="00F949D2" w:rsidRPr="00C54A48">
        <w:rPr>
          <w:lang w:val="en-US"/>
        </w:rPr>
        <w:t>=0.1)</w:t>
      </w:r>
      <w:r w:rsidR="008967B5" w:rsidRPr="00C54A48">
        <w:rPr>
          <w:lang w:val="en-US"/>
        </w:rPr>
        <w:t xml:space="preserve"> and </w:t>
      </w:r>
      <w:r w:rsidR="00F949D2" w:rsidRPr="00C54A48">
        <w:rPr>
          <w:lang w:val="en-US"/>
        </w:rPr>
        <w:t>a fast-grower (</w:t>
      </w:r>
      <w:r w:rsidR="00F949D2" w:rsidRPr="00C54A48">
        <w:rPr>
          <w:i/>
          <w:lang w:val="en-US"/>
        </w:rPr>
        <w:t>r</w:t>
      </w:r>
      <w:r w:rsidR="00F949D2" w:rsidRPr="00C54A48">
        <w:rPr>
          <w:lang w:val="en-US"/>
        </w:rPr>
        <w:t>=0.5). The two organisms are subjected to either</w:t>
      </w:r>
      <w:r w:rsidR="008967B5" w:rsidRPr="00C54A48">
        <w:rPr>
          <w:lang w:val="en-US"/>
        </w:rPr>
        <w:t xml:space="preserve"> long-term</w:t>
      </w:r>
      <w:r w:rsidR="00380BE8" w:rsidRPr="00C54A48">
        <w:rPr>
          <w:lang w:val="en-US"/>
        </w:rPr>
        <w:t xml:space="preserve"> environmental stochasticity (</w:t>
      </w:r>
      <w:r w:rsidR="00A14437" w:rsidRPr="00A14437">
        <w:rPr>
          <w:lang w:val="en-US"/>
        </w:rPr>
        <w:fldChar w:fldCharType="begin"/>
      </w:r>
      <w:r w:rsidR="00A14437" w:rsidRPr="00A14437">
        <w:rPr>
          <w:lang w:val="en-US"/>
        </w:rPr>
        <w:instrText xml:space="preserve"> REF _Ref47434948 \h  \* MERGEFORMAT </w:instrText>
      </w:r>
      <w:r w:rsidR="00A14437" w:rsidRPr="00A14437">
        <w:rPr>
          <w:lang w:val="en-US"/>
        </w:rPr>
      </w:r>
      <w:r w:rsidR="00A14437" w:rsidRPr="00A14437">
        <w:rPr>
          <w:lang w:val="en-US"/>
        </w:rPr>
        <w:fldChar w:fldCharType="separate"/>
      </w:r>
      <w:r w:rsidR="00A14437" w:rsidRPr="00A14437">
        <w:rPr>
          <w:lang w:val="en-US"/>
        </w:rPr>
        <w:t xml:space="preserve">Figure </w:t>
      </w:r>
      <w:r w:rsidR="00A14437" w:rsidRPr="00A14437">
        <w:rPr>
          <w:noProof/>
          <w:lang w:val="en-US"/>
        </w:rPr>
        <w:t>1</w:t>
      </w:r>
      <w:r w:rsidR="00A14437" w:rsidRPr="00A14437">
        <w:rPr>
          <w:lang w:val="en-US"/>
        </w:rPr>
        <w:fldChar w:fldCharType="end"/>
      </w:r>
      <w:r w:rsidR="00380BE8" w:rsidRPr="00C54A48">
        <w:rPr>
          <w:lang w:val="en-US"/>
        </w:rPr>
        <w:t>a), or a single</w:t>
      </w:r>
      <w:r w:rsidR="00F949D2" w:rsidRPr="00C54A48">
        <w:rPr>
          <w:lang w:val="en-US"/>
        </w:rPr>
        <w:t xml:space="preserve"> pulse disturbance (</w:t>
      </w:r>
      <w:r w:rsidR="00A14437" w:rsidRPr="00A14437">
        <w:rPr>
          <w:lang w:val="en-US"/>
        </w:rPr>
        <w:fldChar w:fldCharType="begin"/>
      </w:r>
      <w:r w:rsidR="00A14437" w:rsidRPr="00A14437">
        <w:rPr>
          <w:lang w:val="en-US"/>
        </w:rPr>
        <w:instrText xml:space="preserve"> REF _Ref47434948 \h  \* MERGEFORMAT </w:instrText>
      </w:r>
      <w:r w:rsidR="00A14437" w:rsidRPr="00A14437">
        <w:rPr>
          <w:lang w:val="en-US"/>
        </w:rPr>
      </w:r>
      <w:r w:rsidR="00A14437" w:rsidRPr="00A14437">
        <w:rPr>
          <w:lang w:val="en-US"/>
        </w:rPr>
        <w:fldChar w:fldCharType="separate"/>
      </w:r>
      <w:r w:rsidR="00A14437" w:rsidRPr="00A14437">
        <w:rPr>
          <w:lang w:val="en-US"/>
        </w:rPr>
        <w:t xml:space="preserve">Figure </w:t>
      </w:r>
      <w:r w:rsidR="00A14437" w:rsidRPr="00A14437">
        <w:rPr>
          <w:noProof/>
          <w:lang w:val="en-US"/>
        </w:rPr>
        <w:t>1</w:t>
      </w:r>
      <w:r w:rsidR="00A14437" w:rsidRPr="00A14437">
        <w:rPr>
          <w:lang w:val="en-US"/>
        </w:rPr>
        <w:fldChar w:fldCharType="end"/>
      </w:r>
      <w:r w:rsidR="00380BE8" w:rsidRPr="00C54A48">
        <w:rPr>
          <w:lang w:val="en-US"/>
        </w:rPr>
        <w:t>b</w:t>
      </w:r>
      <w:r w:rsidR="00F949D2" w:rsidRPr="00C54A48">
        <w:rPr>
          <w:lang w:val="en-US"/>
        </w:rPr>
        <w:t>,</w:t>
      </w:r>
      <w:r w:rsidR="009C4D9F" w:rsidRPr="00C54A48">
        <w:rPr>
          <w:lang w:val="en-US"/>
        </w:rPr>
        <w:t xml:space="preserve"> </w:t>
      </w:r>
      <w:r w:rsidR="00380BE8" w:rsidRPr="00C54A48">
        <w:rPr>
          <w:lang w:val="en-US"/>
        </w:rPr>
        <w:t>c</w:t>
      </w:r>
      <w:r w:rsidR="00F949D2" w:rsidRPr="00C54A48">
        <w:rPr>
          <w:lang w:val="en-US"/>
        </w:rPr>
        <w:t xml:space="preserve">). </w:t>
      </w:r>
      <w:r w:rsidR="00F13B55" w:rsidRPr="00C54A48">
        <w:rPr>
          <w:lang w:val="en-US"/>
        </w:rPr>
        <w:t>Stability is measured in the form of four simple stability metrics</w:t>
      </w:r>
      <w:r w:rsidR="00856A01">
        <w:rPr>
          <w:lang w:val="en-US"/>
        </w:rPr>
        <w:t xml:space="preserve">: </w:t>
      </w:r>
      <w:r w:rsidR="00856A01" w:rsidRPr="00856A01">
        <w:rPr>
          <w:lang w:val="en-US"/>
        </w:rPr>
        <w:t>temporal stability (measured as the inverse coefficient of variation</w:t>
      </w:r>
      <w:r w:rsidR="00857D02">
        <w:rPr>
          <w:lang w:val="en-US"/>
        </w:rPr>
        <w:t xml:space="preserve">; </w:t>
      </w:r>
      <w:r w:rsidR="00857D02" w:rsidRPr="00857D02">
        <w:rPr>
          <w:i/>
          <w:lang w:val="en-US"/>
        </w:rPr>
        <w:t>mean(N)/std(N)</w:t>
      </w:r>
      <w:r w:rsidR="00856A01" w:rsidRPr="00856A01">
        <w:rPr>
          <w:lang w:val="en-US"/>
        </w:rPr>
        <w:t>)</w:t>
      </w:r>
      <w:r w:rsidR="00856A01">
        <w:rPr>
          <w:lang w:val="en-US"/>
        </w:rPr>
        <w:t>, r</w:t>
      </w:r>
      <w:r w:rsidR="00856A01" w:rsidRPr="00856A01">
        <w:rPr>
          <w:lang w:val="en-US"/>
        </w:rPr>
        <w:t xml:space="preserve">ecovery (ratio </w:t>
      </w:r>
      <w:r w:rsidR="00856A01">
        <w:rPr>
          <w:lang w:val="en-US"/>
        </w:rPr>
        <w:t>of biomass</w:t>
      </w:r>
      <w:r w:rsidR="00856A01" w:rsidRPr="00856A01">
        <w:rPr>
          <w:lang w:val="en-US"/>
        </w:rPr>
        <w:t xml:space="preserve"> at the end of the </w:t>
      </w:r>
      <w:r w:rsidR="00856A01">
        <w:rPr>
          <w:lang w:val="en-US"/>
        </w:rPr>
        <w:t>simulation to carrying capacity), r</w:t>
      </w:r>
      <w:r w:rsidR="00856A01" w:rsidRPr="00856A01">
        <w:rPr>
          <w:lang w:val="en-US"/>
        </w:rPr>
        <w:t xml:space="preserve">esilience </w:t>
      </w:r>
      <w:r w:rsidR="000C6F94">
        <w:rPr>
          <w:lang w:val="en-US"/>
        </w:rPr>
        <w:t>(</w:t>
      </w:r>
      <w:r w:rsidR="00856A01" w:rsidRPr="00856A01">
        <w:rPr>
          <w:lang w:val="en-US"/>
        </w:rPr>
        <w:t xml:space="preserve">maximum </w:t>
      </w:r>
      <w:r w:rsidR="00857D02">
        <w:rPr>
          <w:lang w:val="en-US"/>
        </w:rPr>
        <w:t xml:space="preserve">linear </w:t>
      </w:r>
      <w:r w:rsidR="00856A01" w:rsidRPr="00856A01">
        <w:rPr>
          <w:lang w:val="en-US"/>
        </w:rPr>
        <w:t>slope</w:t>
      </w:r>
      <w:r w:rsidR="000C6F94">
        <w:rPr>
          <w:lang w:val="en-US"/>
        </w:rPr>
        <w:t xml:space="preserve"> in biomass</w:t>
      </w:r>
      <w:r w:rsidR="00856A01" w:rsidRPr="00856A01">
        <w:rPr>
          <w:lang w:val="en-US"/>
        </w:rPr>
        <w:t xml:space="preserve"> between two sampling points</w:t>
      </w:r>
      <w:r w:rsidR="000C6F94">
        <w:rPr>
          <w:lang w:val="en-US"/>
        </w:rPr>
        <w:t>), and r</w:t>
      </w:r>
      <w:r w:rsidR="00856A01" w:rsidRPr="00856A01">
        <w:rPr>
          <w:lang w:val="en-US"/>
        </w:rPr>
        <w:t xml:space="preserve">esistance </w:t>
      </w:r>
      <w:r w:rsidR="000C6F94">
        <w:rPr>
          <w:lang w:val="en-US"/>
        </w:rPr>
        <w:t>(</w:t>
      </w:r>
      <w:r w:rsidR="000C6F94" w:rsidRPr="00856A01">
        <w:rPr>
          <w:lang w:val="en-US"/>
        </w:rPr>
        <w:t xml:space="preserve">ratio </w:t>
      </w:r>
      <w:r w:rsidR="000C6F94">
        <w:rPr>
          <w:lang w:val="en-US"/>
        </w:rPr>
        <w:t>of biomass</w:t>
      </w:r>
      <w:r w:rsidR="000C6F94" w:rsidRPr="00856A01">
        <w:rPr>
          <w:lang w:val="en-US"/>
        </w:rPr>
        <w:t xml:space="preserve"> at the </w:t>
      </w:r>
      <w:r w:rsidR="000C6F94">
        <w:rPr>
          <w:lang w:val="en-US"/>
        </w:rPr>
        <w:t>first sampling point after the disturbance to carrying capacity)</w:t>
      </w:r>
      <w:r w:rsidR="00F13B55" w:rsidRPr="00C54A48">
        <w:rPr>
          <w:lang w:val="en-US"/>
        </w:rPr>
        <w:t>.</w:t>
      </w:r>
      <w:r w:rsidR="00F949D2" w:rsidRPr="00C54A48">
        <w:rPr>
          <w:lang w:val="en-US"/>
        </w:rPr>
        <w:t xml:space="preserve"> </w:t>
      </w:r>
      <w:r w:rsidR="009A0DE2" w:rsidRPr="00C54A48">
        <w:rPr>
          <w:color w:val="000000" w:themeColor="text1"/>
          <w:lang w:val="en-US"/>
        </w:rPr>
        <w:t>After disturbance, the organism</w:t>
      </w:r>
      <w:r w:rsidR="006E349B" w:rsidRPr="00C54A48">
        <w:rPr>
          <w:color w:val="000000" w:themeColor="text1"/>
          <w:lang w:val="en-US"/>
        </w:rPr>
        <w:t>’</w:t>
      </w:r>
      <w:r w:rsidR="009A0DE2" w:rsidRPr="00C54A48">
        <w:rPr>
          <w:color w:val="000000" w:themeColor="text1"/>
          <w:lang w:val="en-US"/>
        </w:rPr>
        <w:t>s biomass increase</w:t>
      </w:r>
      <w:r w:rsidR="006E349B" w:rsidRPr="00C54A48">
        <w:rPr>
          <w:color w:val="000000" w:themeColor="text1"/>
          <w:lang w:val="en-US"/>
        </w:rPr>
        <w:t>s</w:t>
      </w:r>
      <w:r w:rsidR="009A0DE2" w:rsidRPr="00C54A48">
        <w:rPr>
          <w:color w:val="000000" w:themeColor="text1"/>
          <w:lang w:val="en-US"/>
        </w:rPr>
        <w:t xml:space="preserve"> </w:t>
      </w:r>
      <w:r w:rsidR="004A4261" w:rsidRPr="00C54A48">
        <w:rPr>
          <w:color w:val="000000" w:themeColor="text1"/>
          <w:lang w:val="en-US"/>
        </w:rPr>
        <w:t>(</w:t>
      </w:r>
      <w:r w:rsidR="009A0DE2" w:rsidRPr="00C54A48">
        <w:rPr>
          <w:color w:val="000000" w:themeColor="text1"/>
          <w:lang w:val="en-US"/>
        </w:rPr>
        <w:t xml:space="preserve">with rate </w:t>
      </w:r>
      <w:r w:rsidR="009A0DE2" w:rsidRPr="00C54A48">
        <w:rPr>
          <w:i/>
          <w:color w:val="000000" w:themeColor="text1"/>
          <w:lang w:val="en-US"/>
        </w:rPr>
        <w:t>r</w:t>
      </w:r>
      <w:r w:rsidR="004A4261" w:rsidRPr="00C54A48">
        <w:rPr>
          <w:color w:val="000000" w:themeColor="text1"/>
          <w:lang w:val="en-US"/>
        </w:rPr>
        <w:t>)</w:t>
      </w:r>
      <w:r w:rsidR="009A0DE2" w:rsidRPr="00C54A48">
        <w:rPr>
          <w:color w:val="000000" w:themeColor="text1"/>
          <w:lang w:val="en-US"/>
        </w:rPr>
        <w:t xml:space="preserve"> back to</w:t>
      </w:r>
      <w:r>
        <w:rPr>
          <w:color w:val="000000" w:themeColor="text1"/>
          <w:lang w:val="en-US"/>
        </w:rPr>
        <w:t xml:space="preserve"> the equilibrium,</w:t>
      </w:r>
      <w:r w:rsidR="009A0DE2" w:rsidRPr="00C54A48">
        <w:rPr>
          <w:color w:val="000000" w:themeColor="text1"/>
          <w:lang w:val="en-US"/>
        </w:rPr>
        <w:t xml:space="preserve"> </w:t>
      </w:r>
      <w:r w:rsidR="009A0DE2" w:rsidRPr="00C54A48">
        <w:rPr>
          <w:i/>
          <w:color w:val="000000" w:themeColor="text1"/>
          <w:lang w:val="en-US"/>
        </w:rPr>
        <w:t>K</w:t>
      </w:r>
      <w:r w:rsidR="009A0DE2">
        <w:rPr>
          <w:lang w:val="en-US"/>
        </w:rPr>
        <w:t xml:space="preserve">. </w:t>
      </w:r>
    </w:p>
    <w:p w14:paraId="04127585" w14:textId="1B4ADDFC" w:rsidR="00F949D2" w:rsidRDefault="00F949D2" w:rsidP="001B5A24">
      <w:pPr>
        <w:rPr>
          <w:lang w:val="en-US"/>
        </w:rPr>
      </w:pPr>
    </w:p>
    <w:p w14:paraId="0B400B3F" w14:textId="65CD71D2" w:rsidR="00C54A48" w:rsidRDefault="009C4D9F" w:rsidP="001B5A24">
      <w:pPr>
        <w:rPr>
          <w:lang w:val="en-US"/>
        </w:rPr>
      </w:pPr>
      <w:r>
        <w:rPr>
          <w:lang w:val="en-US"/>
        </w:rPr>
        <w:t>Although the two organisms are subjected to the same disturbance regime, after each disturbance event, the fast-grower approaches equilibrium faster and fewer sampling points lie far from equilibrium. Th</w:t>
      </w:r>
      <w:r w:rsidR="00925232">
        <w:rPr>
          <w:lang w:val="en-US"/>
        </w:rPr>
        <w:t>us</w:t>
      </w:r>
      <w:r>
        <w:rPr>
          <w:lang w:val="en-US"/>
        </w:rPr>
        <w:t>, t</w:t>
      </w:r>
      <w:r w:rsidR="008967B5">
        <w:rPr>
          <w:lang w:val="en-US"/>
        </w:rPr>
        <w:t>he fast-grower shows higher temporal stability</w:t>
      </w:r>
      <w:r>
        <w:rPr>
          <w:lang w:val="en-US"/>
        </w:rPr>
        <w:t xml:space="preserve"> in the face of repeated </w:t>
      </w:r>
      <w:r w:rsidRPr="00C54A48">
        <w:rPr>
          <w:lang w:val="en-US"/>
        </w:rPr>
        <w:t xml:space="preserve">disturbances </w:t>
      </w:r>
      <w:r w:rsidR="008967B5" w:rsidRPr="00C54A48">
        <w:rPr>
          <w:lang w:val="en-US"/>
        </w:rPr>
        <w:t>(</w:t>
      </w:r>
      <w:r w:rsidR="00A14437" w:rsidRPr="00A14437">
        <w:rPr>
          <w:lang w:val="en-US"/>
        </w:rPr>
        <w:fldChar w:fldCharType="begin"/>
      </w:r>
      <w:r w:rsidR="00A14437" w:rsidRPr="00A14437">
        <w:rPr>
          <w:lang w:val="en-US"/>
        </w:rPr>
        <w:instrText xml:space="preserve"> REF _Ref47434948 \h  \* MERGEFORMAT </w:instrText>
      </w:r>
      <w:r w:rsidR="00A14437" w:rsidRPr="00A14437">
        <w:rPr>
          <w:lang w:val="en-US"/>
        </w:rPr>
      </w:r>
      <w:r w:rsidR="00A14437" w:rsidRPr="00A14437">
        <w:rPr>
          <w:lang w:val="en-US"/>
        </w:rPr>
        <w:fldChar w:fldCharType="separate"/>
      </w:r>
      <w:r w:rsidR="00A14437" w:rsidRPr="00A14437">
        <w:rPr>
          <w:lang w:val="en-US"/>
        </w:rPr>
        <w:t xml:space="preserve">Figure </w:t>
      </w:r>
      <w:r w:rsidR="00A14437" w:rsidRPr="00A14437">
        <w:rPr>
          <w:noProof/>
          <w:lang w:val="en-US"/>
        </w:rPr>
        <w:t>1</w:t>
      </w:r>
      <w:r w:rsidR="00A14437" w:rsidRPr="00A14437">
        <w:rPr>
          <w:lang w:val="en-US"/>
        </w:rPr>
        <w:fldChar w:fldCharType="end"/>
      </w:r>
      <w:r w:rsidR="008967B5" w:rsidRPr="00C54A48">
        <w:rPr>
          <w:lang w:val="en-US"/>
        </w:rPr>
        <w:t xml:space="preserve">a). </w:t>
      </w:r>
      <w:r w:rsidRPr="00C54A48">
        <w:rPr>
          <w:lang w:val="en-US"/>
        </w:rPr>
        <w:t>The</w:t>
      </w:r>
      <w:r w:rsidR="006E349B" w:rsidRPr="00C54A48">
        <w:rPr>
          <w:lang w:val="en-US"/>
        </w:rPr>
        <w:t xml:space="preserve"> fast-</w:t>
      </w:r>
      <w:r w:rsidR="008967B5" w:rsidRPr="00C54A48">
        <w:rPr>
          <w:lang w:val="en-US"/>
        </w:rPr>
        <w:t>grower</w:t>
      </w:r>
      <w:r w:rsidR="006E349B" w:rsidRPr="00C54A48">
        <w:rPr>
          <w:lang w:val="en-US"/>
        </w:rPr>
        <w:t xml:space="preserve"> </w:t>
      </w:r>
      <w:r w:rsidR="008967B5" w:rsidRPr="00C54A48">
        <w:rPr>
          <w:lang w:val="en-US"/>
        </w:rPr>
        <w:t>also shows</w:t>
      </w:r>
      <w:r w:rsidR="006E349B" w:rsidRPr="00C54A48">
        <w:rPr>
          <w:lang w:val="en-US"/>
        </w:rPr>
        <w:t xml:space="preserve"> higher </w:t>
      </w:r>
      <w:r w:rsidR="003A18B6" w:rsidRPr="00C54A48">
        <w:rPr>
          <w:lang w:val="en-US"/>
        </w:rPr>
        <w:t>recovery and resilience</w:t>
      </w:r>
      <w:r w:rsidR="00925232" w:rsidRPr="00C54A48">
        <w:rPr>
          <w:lang w:val="en-US"/>
        </w:rPr>
        <w:t xml:space="preserve"> </w:t>
      </w:r>
      <w:r w:rsidR="008967B5" w:rsidRPr="00C54A48">
        <w:rPr>
          <w:lang w:val="en-US"/>
        </w:rPr>
        <w:t xml:space="preserve">following a </w:t>
      </w:r>
      <w:r w:rsidRPr="00C54A48">
        <w:rPr>
          <w:lang w:val="en-US"/>
        </w:rPr>
        <w:t xml:space="preserve">single </w:t>
      </w:r>
      <w:r w:rsidR="008967B5" w:rsidRPr="00C54A48">
        <w:rPr>
          <w:lang w:val="en-US"/>
        </w:rPr>
        <w:t>pulse disturbance</w:t>
      </w:r>
      <w:r w:rsidR="00F949D2" w:rsidRPr="00C54A48">
        <w:rPr>
          <w:lang w:val="en-US"/>
        </w:rPr>
        <w:t xml:space="preserve"> </w:t>
      </w:r>
      <w:r w:rsidR="006E349B" w:rsidRPr="00C54A48">
        <w:rPr>
          <w:lang w:val="en-US"/>
        </w:rPr>
        <w:t>(</w:t>
      </w:r>
      <w:r w:rsidR="00A14437" w:rsidRPr="00A14437">
        <w:rPr>
          <w:lang w:val="en-US"/>
        </w:rPr>
        <w:fldChar w:fldCharType="begin"/>
      </w:r>
      <w:r w:rsidR="00A14437" w:rsidRPr="00A14437">
        <w:rPr>
          <w:lang w:val="en-US"/>
        </w:rPr>
        <w:instrText xml:space="preserve"> REF _Ref47434948 \h  \* MERGEFORMAT </w:instrText>
      </w:r>
      <w:r w:rsidR="00A14437" w:rsidRPr="00A14437">
        <w:rPr>
          <w:lang w:val="en-US"/>
        </w:rPr>
      </w:r>
      <w:r w:rsidR="00A14437" w:rsidRPr="00A14437">
        <w:rPr>
          <w:lang w:val="en-US"/>
        </w:rPr>
        <w:fldChar w:fldCharType="separate"/>
      </w:r>
      <w:r w:rsidR="00A14437" w:rsidRPr="00A14437">
        <w:rPr>
          <w:lang w:val="en-US"/>
        </w:rPr>
        <w:t xml:space="preserve">Figure </w:t>
      </w:r>
      <w:r w:rsidR="00A14437" w:rsidRPr="00A14437">
        <w:rPr>
          <w:noProof/>
          <w:lang w:val="en-US"/>
        </w:rPr>
        <w:t>1</w:t>
      </w:r>
      <w:r w:rsidR="00A14437" w:rsidRPr="00A14437">
        <w:rPr>
          <w:lang w:val="en-US"/>
        </w:rPr>
        <w:fldChar w:fldCharType="end"/>
      </w:r>
      <w:r w:rsidR="00380BE8" w:rsidRPr="00C54A48">
        <w:rPr>
          <w:lang w:val="en-US"/>
        </w:rPr>
        <w:t>b</w:t>
      </w:r>
      <w:r w:rsidR="006E349B" w:rsidRPr="00C54A48">
        <w:rPr>
          <w:lang w:val="en-US"/>
        </w:rPr>
        <w:t>). Resistance</w:t>
      </w:r>
      <w:r w:rsidR="00EA695A">
        <w:rPr>
          <w:lang w:val="en-US"/>
        </w:rPr>
        <w:t xml:space="preserve"> (</w:t>
      </w:r>
      <w:r w:rsidR="006E349B" w:rsidRPr="00C54A48">
        <w:rPr>
          <w:lang w:val="en-US"/>
        </w:rPr>
        <w:t>the amount of biomass loss immediately after the disturbance</w:t>
      </w:r>
      <w:r w:rsidR="00EA695A">
        <w:rPr>
          <w:lang w:val="en-US"/>
        </w:rPr>
        <w:t>)</w:t>
      </w:r>
      <w:r w:rsidR="00EA695A" w:rsidRPr="00C54A48">
        <w:rPr>
          <w:lang w:val="en-US"/>
        </w:rPr>
        <w:t xml:space="preserve"> </w:t>
      </w:r>
      <w:r w:rsidR="00925232" w:rsidRPr="00C54A48">
        <w:rPr>
          <w:lang w:val="en-US"/>
        </w:rPr>
        <w:t>is in theory</w:t>
      </w:r>
      <w:r w:rsidR="006E349B" w:rsidRPr="00C54A48">
        <w:rPr>
          <w:lang w:val="en-US"/>
        </w:rPr>
        <w:t xml:space="preserve"> the same for the two organisms</w:t>
      </w:r>
      <w:r w:rsidR="00A6165D" w:rsidRPr="00C54A48">
        <w:rPr>
          <w:lang w:val="en-US"/>
        </w:rPr>
        <w:t xml:space="preserve"> (i.e. if the response to disturbance is measured instantaneously, see grey solid lines in </w:t>
      </w:r>
      <w:r w:rsidR="00A14437" w:rsidRPr="00A14437">
        <w:rPr>
          <w:lang w:val="en-US"/>
        </w:rPr>
        <w:fldChar w:fldCharType="begin"/>
      </w:r>
      <w:r w:rsidR="00A14437" w:rsidRPr="00A14437">
        <w:rPr>
          <w:lang w:val="en-US"/>
        </w:rPr>
        <w:instrText xml:space="preserve"> REF _Ref47434948 \h  \* MERGEFORMAT </w:instrText>
      </w:r>
      <w:r w:rsidR="00A14437" w:rsidRPr="00A14437">
        <w:rPr>
          <w:lang w:val="en-US"/>
        </w:rPr>
      </w:r>
      <w:r w:rsidR="00A14437" w:rsidRPr="00A14437">
        <w:rPr>
          <w:lang w:val="en-US"/>
        </w:rPr>
        <w:fldChar w:fldCharType="separate"/>
      </w:r>
      <w:r w:rsidR="00A14437" w:rsidRPr="00A14437">
        <w:rPr>
          <w:lang w:val="en-US"/>
        </w:rPr>
        <w:t xml:space="preserve">Figure </w:t>
      </w:r>
      <w:r w:rsidR="00A14437" w:rsidRPr="00A14437">
        <w:rPr>
          <w:noProof/>
          <w:lang w:val="en-US"/>
        </w:rPr>
        <w:t>1</w:t>
      </w:r>
      <w:r w:rsidR="00A14437" w:rsidRPr="00A14437">
        <w:rPr>
          <w:lang w:val="en-US"/>
        </w:rPr>
        <w:fldChar w:fldCharType="end"/>
      </w:r>
      <w:r w:rsidR="00A6165D" w:rsidRPr="00C54A48">
        <w:rPr>
          <w:lang w:val="en-US"/>
        </w:rPr>
        <w:t>c)</w:t>
      </w:r>
      <w:r w:rsidR="006E349B" w:rsidRPr="00C54A48">
        <w:rPr>
          <w:lang w:val="en-US"/>
        </w:rPr>
        <w:t xml:space="preserve">. </w:t>
      </w:r>
      <w:r w:rsidR="00F13B55" w:rsidRPr="00C54A48">
        <w:rPr>
          <w:lang w:val="en-US"/>
        </w:rPr>
        <w:t xml:space="preserve">However, </w:t>
      </w:r>
      <w:r w:rsidR="00925232" w:rsidRPr="00C54A48">
        <w:rPr>
          <w:lang w:val="en-US"/>
        </w:rPr>
        <w:t xml:space="preserve">in practice, </w:t>
      </w:r>
      <w:r w:rsidR="00F13B55" w:rsidRPr="00C54A48">
        <w:rPr>
          <w:lang w:val="en-US"/>
        </w:rPr>
        <w:t xml:space="preserve">estimates of resistance </w:t>
      </w:r>
      <w:r w:rsidR="00A6165D" w:rsidRPr="00C54A48">
        <w:rPr>
          <w:lang w:val="en-US"/>
        </w:rPr>
        <w:t xml:space="preserve">are discrete and </w:t>
      </w:r>
      <w:r w:rsidR="00F13B55" w:rsidRPr="00C54A48">
        <w:rPr>
          <w:lang w:val="en-US"/>
        </w:rPr>
        <w:t>strongly depend on the time passed between the disturbance and the first sampling event</w:t>
      </w:r>
      <w:r w:rsidR="00EA695A">
        <w:rPr>
          <w:lang w:val="en-US"/>
        </w:rPr>
        <w:t xml:space="preserve"> (</w:t>
      </w:r>
      <w:r w:rsidR="00F13B55" w:rsidRPr="00C54A48">
        <w:rPr>
          <w:lang w:val="en-US"/>
        </w:rPr>
        <w:t>i.e.</w:t>
      </w:r>
      <w:r w:rsidR="00A6165D" w:rsidRPr="00C54A48">
        <w:rPr>
          <w:lang w:val="en-US"/>
        </w:rPr>
        <w:t xml:space="preserve"> the</w:t>
      </w:r>
      <w:r w:rsidR="00F13B55" w:rsidRPr="00C54A48">
        <w:rPr>
          <w:lang w:val="en-US"/>
        </w:rPr>
        <w:t xml:space="preserve"> sampling </w:t>
      </w:r>
      <w:r w:rsidR="00380BE8" w:rsidRPr="00C54A48">
        <w:rPr>
          <w:lang w:val="en-US"/>
        </w:rPr>
        <w:t>interval</w:t>
      </w:r>
      <w:r w:rsidR="00EA695A">
        <w:rPr>
          <w:lang w:val="en-US"/>
        </w:rPr>
        <w:t>)</w:t>
      </w:r>
      <w:r w:rsidR="00380BE8" w:rsidRPr="00C54A48">
        <w:rPr>
          <w:lang w:val="en-US"/>
        </w:rPr>
        <w:t>.</w:t>
      </w:r>
      <w:r w:rsidR="00F13B55" w:rsidRPr="00C54A48">
        <w:rPr>
          <w:lang w:val="en-US"/>
        </w:rPr>
        <w:t xml:space="preserve"> </w:t>
      </w:r>
      <w:r w:rsidR="00925232" w:rsidRPr="00C54A48">
        <w:rPr>
          <w:lang w:val="en-US"/>
        </w:rPr>
        <w:t>At a constant sampling interval,</w:t>
      </w:r>
      <w:r w:rsidR="00F13B55" w:rsidRPr="00C54A48">
        <w:rPr>
          <w:lang w:val="en-US"/>
        </w:rPr>
        <w:t xml:space="preserve"> the fast-grower will be able to re-build more biomass </w:t>
      </w:r>
      <w:r w:rsidR="008D290F">
        <w:rPr>
          <w:lang w:val="en-US"/>
        </w:rPr>
        <w:t>before</w:t>
      </w:r>
      <w:r w:rsidR="008D290F" w:rsidRPr="00C54A48">
        <w:rPr>
          <w:lang w:val="en-US"/>
        </w:rPr>
        <w:t xml:space="preserve"> </w:t>
      </w:r>
      <w:r w:rsidR="00F13B55" w:rsidRPr="00C54A48">
        <w:rPr>
          <w:lang w:val="en-US"/>
        </w:rPr>
        <w:t xml:space="preserve">the first sample is taken and thus </w:t>
      </w:r>
      <w:r w:rsidR="00EA695A">
        <w:rPr>
          <w:lang w:val="en-US"/>
        </w:rPr>
        <w:t>appears to be</w:t>
      </w:r>
      <w:r w:rsidR="00EA695A" w:rsidRPr="00C54A48">
        <w:rPr>
          <w:lang w:val="en-US"/>
        </w:rPr>
        <w:t xml:space="preserve"> </w:t>
      </w:r>
      <w:r w:rsidR="00F13B55" w:rsidRPr="00C54A48">
        <w:rPr>
          <w:lang w:val="en-US"/>
        </w:rPr>
        <w:t>more resistant</w:t>
      </w:r>
      <w:r w:rsidR="006E349B" w:rsidRPr="00C54A48">
        <w:rPr>
          <w:lang w:val="en-US"/>
        </w:rPr>
        <w:t xml:space="preserve"> </w:t>
      </w:r>
      <w:r w:rsidR="0070628C">
        <w:rPr>
          <w:lang w:val="en-US"/>
        </w:rPr>
        <w:t xml:space="preserve">(see circles indicating the sampling events in </w:t>
      </w:r>
      <w:r w:rsidR="00A14437" w:rsidRPr="00A14437">
        <w:rPr>
          <w:lang w:val="en-US"/>
        </w:rPr>
        <w:fldChar w:fldCharType="begin"/>
      </w:r>
      <w:r w:rsidR="00A14437" w:rsidRPr="00A14437">
        <w:rPr>
          <w:lang w:val="en-US"/>
        </w:rPr>
        <w:instrText xml:space="preserve"> REF _Ref47434948 \h  \* MERGEFORMAT </w:instrText>
      </w:r>
      <w:r w:rsidR="00A14437" w:rsidRPr="00A14437">
        <w:rPr>
          <w:lang w:val="en-US"/>
        </w:rPr>
      </w:r>
      <w:r w:rsidR="00A14437" w:rsidRPr="00A14437">
        <w:rPr>
          <w:lang w:val="en-US"/>
        </w:rPr>
        <w:fldChar w:fldCharType="separate"/>
      </w:r>
      <w:r w:rsidR="00A14437" w:rsidRPr="00A14437">
        <w:rPr>
          <w:lang w:val="en-US"/>
        </w:rPr>
        <w:t xml:space="preserve">Figure </w:t>
      </w:r>
      <w:r w:rsidR="00A14437" w:rsidRPr="00A14437">
        <w:rPr>
          <w:noProof/>
          <w:lang w:val="en-US"/>
        </w:rPr>
        <w:t>1</w:t>
      </w:r>
      <w:r w:rsidR="00A14437" w:rsidRPr="00A14437">
        <w:rPr>
          <w:lang w:val="en-US"/>
        </w:rPr>
        <w:fldChar w:fldCharType="end"/>
      </w:r>
      <w:r w:rsidRPr="00C54A48">
        <w:rPr>
          <w:lang w:val="en-US"/>
        </w:rPr>
        <w:t>c</w:t>
      </w:r>
      <w:r w:rsidR="006E349B" w:rsidRPr="00C54A48">
        <w:rPr>
          <w:lang w:val="en-US"/>
        </w:rPr>
        <w:t>).</w:t>
      </w:r>
      <w:r w:rsidR="006E349B">
        <w:rPr>
          <w:lang w:val="en-US"/>
        </w:rPr>
        <w:t xml:space="preserve"> </w:t>
      </w:r>
    </w:p>
    <w:p w14:paraId="0FC2A2FE" w14:textId="77777777" w:rsidR="00C54A48" w:rsidRDefault="00C54A48" w:rsidP="001B5A24">
      <w:pPr>
        <w:rPr>
          <w:color w:val="000000" w:themeColor="text1"/>
          <w:lang w:val="en-US"/>
        </w:rPr>
      </w:pPr>
    </w:p>
    <w:p w14:paraId="2735235A" w14:textId="74F907B7" w:rsidR="00380BE8" w:rsidRPr="005E3C93" w:rsidRDefault="008967B5" w:rsidP="001B5A24">
      <w:pPr>
        <w:rPr>
          <w:lang w:val="en-US"/>
        </w:rPr>
      </w:pPr>
      <w:r w:rsidRPr="008967B5">
        <w:rPr>
          <w:color w:val="000000" w:themeColor="text1"/>
          <w:lang w:val="en-US"/>
        </w:rPr>
        <w:t>Overall,</w:t>
      </w:r>
      <w:r w:rsidR="00EA695A">
        <w:rPr>
          <w:color w:val="000000" w:themeColor="text1"/>
          <w:lang w:val="en-US"/>
        </w:rPr>
        <w:t xml:space="preserve"> then, all else equal, </w:t>
      </w:r>
      <w:r w:rsidRPr="008967B5">
        <w:rPr>
          <w:color w:val="000000" w:themeColor="text1"/>
          <w:lang w:val="en-US"/>
        </w:rPr>
        <w:t>f</w:t>
      </w:r>
      <w:r w:rsidR="007E67FB" w:rsidRPr="008967B5">
        <w:rPr>
          <w:color w:val="000000" w:themeColor="text1"/>
          <w:lang w:val="en-US"/>
        </w:rPr>
        <w:t xml:space="preserve">ast-growing organisms </w:t>
      </w:r>
      <w:r w:rsidR="00EA695A">
        <w:rPr>
          <w:color w:val="000000" w:themeColor="text1"/>
          <w:lang w:val="en-US"/>
        </w:rPr>
        <w:t xml:space="preserve">appear to </w:t>
      </w:r>
      <w:r w:rsidR="00380BE8" w:rsidRPr="008967B5">
        <w:rPr>
          <w:color w:val="000000" w:themeColor="text1"/>
          <w:lang w:val="en-US"/>
        </w:rPr>
        <w:t>show higher stability</w:t>
      </w:r>
      <w:r w:rsidR="007E67FB" w:rsidRPr="008967B5">
        <w:rPr>
          <w:color w:val="000000" w:themeColor="text1"/>
          <w:lang w:val="en-US"/>
        </w:rPr>
        <w:t xml:space="preserve"> than slow-growing organisms, and this </w:t>
      </w:r>
      <w:r w:rsidRPr="008967B5">
        <w:rPr>
          <w:color w:val="000000" w:themeColor="text1"/>
          <w:lang w:val="en-US"/>
        </w:rPr>
        <w:t>propagates</w:t>
      </w:r>
      <w:r w:rsidR="007E67FB" w:rsidRPr="008967B5">
        <w:rPr>
          <w:color w:val="000000" w:themeColor="text1"/>
          <w:lang w:val="en-US"/>
        </w:rPr>
        <w:t xml:space="preserve"> from the </w:t>
      </w:r>
      <w:r w:rsidR="00E3168E">
        <w:rPr>
          <w:color w:val="000000" w:themeColor="text1"/>
          <w:lang w:val="en-US"/>
        </w:rPr>
        <w:t>individual</w:t>
      </w:r>
      <w:r w:rsidRPr="008967B5">
        <w:rPr>
          <w:color w:val="000000" w:themeColor="text1"/>
          <w:lang w:val="en-US"/>
        </w:rPr>
        <w:t>-</w:t>
      </w:r>
      <w:r w:rsidR="007E67FB" w:rsidRPr="008967B5">
        <w:rPr>
          <w:color w:val="000000" w:themeColor="text1"/>
          <w:lang w:val="en-US"/>
        </w:rPr>
        <w:t xml:space="preserve"> to the community-level.</w:t>
      </w:r>
      <w:r w:rsidR="00E56CFF">
        <w:rPr>
          <w:color w:val="000000" w:themeColor="text1"/>
          <w:lang w:val="en-US"/>
        </w:rPr>
        <w:t xml:space="preserve"> </w:t>
      </w:r>
      <w:r w:rsidR="00E56CFF" w:rsidRPr="00186D39">
        <w:rPr>
          <w:lang w:val="en-US"/>
        </w:rPr>
        <w:t xml:space="preserve">This </w:t>
      </w:r>
      <w:r w:rsidR="00E3168E">
        <w:rPr>
          <w:lang w:val="en-US"/>
        </w:rPr>
        <w:t xml:space="preserve">illustrates why </w:t>
      </w:r>
      <w:r w:rsidR="00E56CFF" w:rsidRPr="00186D39">
        <w:rPr>
          <w:lang w:val="en-US"/>
        </w:rPr>
        <w:t xml:space="preserve">measures of stability are not directly comparable across </w:t>
      </w:r>
      <w:ins w:id="188" w:author="Andrea Mentges" w:date="2020-09-08T10:03:00Z">
        <w:r w:rsidR="00CB7CBE">
          <w:rPr>
            <w:lang w:val="en-US"/>
          </w:rPr>
          <w:t xml:space="preserve">populations, </w:t>
        </w:r>
      </w:ins>
      <w:r w:rsidR="00E56CFF" w:rsidRPr="00186D39">
        <w:rPr>
          <w:lang w:val="en-US"/>
        </w:rPr>
        <w:lastRenderedPageBreak/>
        <w:t>communities and ecosystems, without confounding the outcomes with differences in growth rate.</w:t>
      </w:r>
    </w:p>
    <w:p w14:paraId="22ACEDC1" w14:textId="77777777" w:rsidR="00380BE8" w:rsidRDefault="00380BE8" w:rsidP="00380BE8">
      <w:pPr>
        <w:keepNext/>
      </w:pPr>
      <w:r>
        <w:rPr>
          <w:noProof/>
          <w:color w:val="FF0000"/>
          <w:lang w:val="en-US"/>
        </w:rPr>
        <w:drawing>
          <wp:inline distT="0" distB="0" distL="0" distR="0" wp14:anchorId="042E9A52" wp14:editId="6CE8D99F">
            <wp:extent cx="3397541" cy="24280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5760" cy="2441067"/>
                    </a:xfrm>
                    <a:prstGeom prst="rect">
                      <a:avLst/>
                    </a:prstGeom>
                  </pic:spPr>
                </pic:pic>
              </a:graphicData>
            </a:graphic>
          </wp:inline>
        </w:drawing>
      </w:r>
    </w:p>
    <w:p w14:paraId="30590303" w14:textId="27629F96" w:rsidR="00C93CBA" w:rsidRDefault="00380BE8" w:rsidP="00380BE8">
      <w:pPr>
        <w:pStyle w:val="Beschriftung"/>
      </w:pPr>
      <w:bookmarkStart w:id="189" w:name="_Ref47434948"/>
      <w:r w:rsidRPr="00380BE8">
        <w:rPr>
          <w:b/>
        </w:rPr>
        <w:t xml:space="preserve">Figure </w:t>
      </w:r>
      <w:r w:rsidRPr="00380BE8">
        <w:rPr>
          <w:b/>
        </w:rPr>
        <w:fldChar w:fldCharType="begin"/>
      </w:r>
      <w:r w:rsidRPr="00380BE8">
        <w:rPr>
          <w:b/>
        </w:rPr>
        <w:instrText xml:space="preserve"> SEQ Figure \* ARABIC </w:instrText>
      </w:r>
      <w:r w:rsidRPr="00380BE8">
        <w:rPr>
          <w:b/>
        </w:rPr>
        <w:fldChar w:fldCharType="separate"/>
      </w:r>
      <w:r w:rsidR="00647CE2">
        <w:rPr>
          <w:b/>
          <w:noProof/>
        </w:rPr>
        <w:t>1</w:t>
      </w:r>
      <w:r w:rsidRPr="00380BE8">
        <w:rPr>
          <w:b/>
        </w:rPr>
        <w:fldChar w:fldCharType="end"/>
      </w:r>
      <w:bookmarkEnd w:id="189"/>
      <w:r w:rsidRPr="00380BE8">
        <w:rPr>
          <w:b/>
        </w:rPr>
        <w:t xml:space="preserve">: </w:t>
      </w:r>
      <w:ins w:id="190" w:author="Andrea Mentges" w:date="2020-09-08T10:47:00Z">
        <w:r w:rsidR="006B5F2E">
          <w:rPr>
            <w:b/>
          </w:rPr>
          <w:t>Realized s</w:t>
        </w:r>
      </w:ins>
      <w:del w:id="191" w:author="Andrea Mentges" w:date="2020-09-08T10:47:00Z">
        <w:r w:rsidRPr="00380BE8" w:rsidDel="006B5F2E">
          <w:rPr>
            <w:b/>
          </w:rPr>
          <w:delText>S</w:delText>
        </w:r>
      </w:del>
      <w:r w:rsidRPr="00380BE8">
        <w:rPr>
          <w:b/>
        </w:rPr>
        <w:t>tability</w:t>
      </w:r>
      <w:r w:rsidRPr="009A0DE2">
        <w:rPr>
          <w:b/>
        </w:rPr>
        <w:t xml:space="preserve"> depends on growth rate.</w:t>
      </w:r>
      <w:r w:rsidRPr="009A0DE2">
        <w:t xml:space="preserve"> Time series of biomass for two organisms showing logistic growth, a fast</w:t>
      </w:r>
      <w:r>
        <w:t>-</w:t>
      </w:r>
      <w:r w:rsidRPr="009A0DE2">
        <w:t>grower (yellow) and a slow</w:t>
      </w:r>
      <w:r>
        <w:t>-</w:t>
      </w:r>
      <w:r w:rsidRPr="009A0DE2">
        <w:t xml:space="preserve">grower (blue). </w:t>
      </w:r>
      <w:r>
        <w:t>Grey bars indicate a disturbance</w:t>
      </w:r>
      <w:r w:rsidR="00E3168E">
        <w:t xml:space="preserve"> (</w:t>
      </w:r>
      <w:r>
        <w:t>i.e. a sudden change in biomass</w:t>
      </w:r>
      <w:r w:rsidR="00E3168E">
        <w:t xml:space="preserve">) </w:t>
      </w:r>
      <w:r>
        <w:t xml:space="preserve">due to environmental stochasticity or an external impact. </w:t>
      </w:r>
      <w:ins w:id="192" w:author="Andrea Mentges" w:date="2020-09-08T10:47:00Z">
        <w:r w:rsidR="006B5F2E">
          <w:t>Realized s</w:t>
        </w:r>
      </w:ins>
      <w:del w:id="193" w:author="Andrea Mentges" w:date="2020-09-08T10:47:00Z">
        <w:r w:rsidDel="006B5F2E">
          <w:delText>S</w:delText>
        </w:r>
      </w:del>
      <w:r w:rsidRPr="009A0DE2">
        <w:t xml:space="preserve">tability is illustrated in the form of </w:t>
      </w:r>
      <w:r>
        <w:t>(</w:t>
      </w:r>
      <w:r w:rsidRPr="009A0DE2">
        <w:rPr>
          <w:b/>
        </w:rPr>
        <w:t>a</w:t>
      </w:r>
      <w:r w:rsidRPr="009A0DE2">
        <w:t xml:space="preserve">) </w:t>
      </w:r>
      <w:r>
        <w:t>temporal stability</w:t>
      </w:r>
      <w:r w:rsidRPr="009A0DE2">
        <w:t xml:space="preserve">, </w:t>
      </w:r>
      <w:r>
        <w:t>(</w:t>
      </w:r>
      <w:r w:rsidRPr="009A0DE2">
        <w:rPr>
          <w:b/>
        </w:rPr>
        <w:t>b</w:t>
      </w:r>
      <w:r w:rsidRPr="009A0DE2">
        <w:t xml:space="preserve">) </w:t>
      </w:r>
      <w:r>
        <w:t>recovery and resilience</w:t>
      </w:r>
      <w:r w:rsidRPr="009A0DE2">
        <w:t xml:space="preserve">, and </w:t>
      </w:r>
      <w:r>
        <w:t>(</w:t>
      </w:r>
      <w:r w:rsidRPr="009A0DE2">
        <w:rPr>
          <w:b/>
        </w:rPr>
        <w:t>c</w:t>
      </w:r>
      <w:r w:rsidRPr="009A0DE2">
        <w:t>) resistance based on discrete sampling points</w:t>
      </w:r>
      <w:r w:rsidR="008D290F">
        <w:t xml:space="preserve"> (circles)</w:t>
      </w:r>
      <w:r>
        <w:t xml:space="preserve">. </w:t>
      </w:r>
      <w:ins w:id="194" w:author="Andrea Mentges" w:date="2020-09-08T10:47:00Z">
        <w:r w:rsidR="006B5F2E">
          <w:t xml:space="preserve">The </w:t>
        </w:r>
      </w:ins>
      <w:del w:id="195" w:author="Andrea Mentges" w:date="2020-09-08T10:47:00Z">
        <w:r w:rsidDel="006B5F2E">
          <w:delText xml:space="preserve">Stability of the </w:delText>
        </w:r>
      </w:del>
      <w:r>
        <w:t xml:space="preserve">fast-grower is </w:t>
      </w:r>
      <w:del w:id="196" w:author="Andrea Mentges" w:date="2020-09-08T10:47:00Z">
        <w:r w:rsidDel="006B5F2E">
          <w:delText xml:space="preserve">higher </w:delText>
        </w:r>
      </w:del>
      <w:ins w:id="197" w:author="Andrea Mentges" w:date="2020-09-08T10:47:00Z">
        <w:r w:rsidR="006B5F2E">
          <w:t xml:space="preserve">more stable </w:t>
        </w:r>
      </w:ins>
      <w:r>
        <w:t>compared to the slow-grower for all four considered</w:t>
      </w:r>
      <w:r w:rsidRPr="009A0DE2">
        <w:t xml:space="preserve"> </w:t>
      </w:r>
      <w:ins w:id="198" w:author="Andrea Mentges" w:date="2020-09-08T10:47:00Z">
        <w:r w:rsidR="006B5F2E">
          <w:t xml:space="preserve">realized </w:t>
        </w:r>
      </w:ins>
      <w:r w:rsidRPr="009A0DE2">
        <w:t>stability aspect</w:t>
      </w:r>
      <w:r>
        <w:t>s</w:t>
      </w:r>
      <w:r w:rsidRPr="009A0DE2">
        <w:t>.</w:t>
      </w:r>
    </w:p>
    <w:p w14:paraId="7B60ED83" w14:textId="0E71E18F" w:rsidR="00C54A48" w:rsidRPr="007D1E10" w:rsidRDefault="00C54A48" w:rsidP="00C54A48">
      <w:pPr>
        <w:pStyle w:val="Beschriftung"/>
        <w:keepNext/>
      </w:pPr>
      <w:bookmarkStart w:id="199" w:name="_Ref36816025"/>
      <w:r w:rsidRPr="007D1E10">
        <w:rPr>
          <w:b/>
        </w:rPr>
        <w:t xml:space="preserve">Table </w:t>
      </w:r>
      <w:r w:rsidRPr="007D1E10">
        <w:rPr>
          <w:b/>
        </w:rPr>
        <w:fldChar w:fldCharType="begin"/>
      </w:r>
      <w:r w:rsidRPr="007D1E10">
        <w:rPr>
          <w:b/>
        </w:rPr>
        <w:instrText xml:space="preserve"> SEQ Table \* ARABIC </w:instrText>
      </w:r>
      <w:r w:rsidRPr="007D1E10">
        <w:rPr>
          <w:b/>
        </w:rPr>
        <w:fldChar w:fldCharType="separate"/>
      </w:r>
      <w:r w:rsidR="00647CE2">
        <w:rPr>
          <w:b/>
          <w:noProof/>
        </w:rPr>
        <w:t>1</w:t>
      </w:r>
      <w:r w:rsidRPr="007D1E10">
        <w:rPr>
          <w:b/>
        </w:rPr>
        <w:fldChar w:fldCharType="end"/>
      </w:r>
      <w:bookmarkEnd w:id="199"/>
      <w:r w:rsidRPr="007D1E10">
        <w:rPr>
          <w:b/>
        </w:rPr>
        <w:t xml:space="preserve">: Stability </w:t>
      </w:r>
      <w:r>
        <w:rPr>
          <w:b/>
        </w:rPr>
        <w:t>for a slow-</w:t>
      </w:r>
      <w:r w:rsidRPr="0021244C">
        <w:rPr>
          <w:b/>
        </w:rPr>
        <w:t>grower (r=0.1) and a fast-grower (r=0.5), corresponding</w:t>
      </w:r>
      <w:r>
        <w:rPr>
          <w:b/>
        </w:rPr>
        <w:t xml:space="preserve"> to</w:t>
      </w:r>
      <w:ins w:id="200" w:author="Andrea Mentges" w:date="2020-08-28T10:04:00Z">
        <w:r w:rsidR="003F2020">
          <w:rPr>
            <w:b/>
          </w:rPr>
          <w:t xml:space="preserve"> </w:t>
        </w:r>
        <w:r w:rsidR="003F2020">
          <w:rPr>
            <w:b/>
          </w:rPr>
          <w:fldChar w:fldCharType="begin"/>
        </w:r>
        <w:r w:rsidR="003F2020">
          <w:rPr>
            <w:b/>
          </w:rPr>
          <w:instrText xml:space="preserve"> REF _Ref47434948 \h </w:instrText>
        </w:r>
      </w:ins>
      <w:r w:rsidR="003F2020">
        <w:rPr>
          <w:b/>
        </w:rPr>
      </w:r>
      <w:r w:rsidR="003F2020">
        <w:rPr>
          <w:b/>
        </w:rPr>
        <w:fldChar w:fldCharType="separate"/>
      </w:r>
      <w:ins w:id="201" w:author="Andrea Mentges" w:date="2020-08-28T10:04:00Z">
        <w:r w:rsidR="003F2020" w:rsidRPr="00380BE8">
          <w:rPr>
            <w:b/>
          </w:rPr>
          <w:t xml:space="preserve">Figure </w:t>
        </w:r>
        <w:r w:rsidR="003F2020">
          <w:rPr>
            <w:b/>
            <w:noProof/>
          </w:rPr>
          <w:t>1</w:t>
        </w:r>
        <w:r w:rsidR="003F2020">
          <w:rPr>
            <w:b/>
          </w:rPr>
          <w:fldChar w:fldCharType="end"/>
        </w:r>
        <w:r w:rsidR="003F2020">
          <w:rPr>
            <w:b/>
          </w:rPr>
          <w:t>.</w:t>
        </w:r>
      </w:ins>
      <w:r w:rsidRPr="007D1E10">
        <w:rPr>
          <w:b/>
        </w:rPr>
        <w:t xml:space="preserve"> </w:t>
      </w:r>
      <w:r>
        <w:t xml:space="preserve">The </w:t>
      </w:r>
      <w:ins w:id="202" w:author="Andrea Mentges" w:date="2020-08-28T10:02:00Z">
        <w:r w:rsidR="003F2020">
          <w:t>realized stability is based on s</w:t>
        </w:r>
      </w:ins>
      <w:ins w:id="203" w:author="Andrea Mentges" w:date="2020-08-28T10:03:00Z">
        <w:r w:rsidR="003F2020">
          <w:t>tandard</w:t>
        </w:r>
      </w:ins>
      <w:del w:id="204" w:author="Andrea Mentges" w:date="2020-08-28T10:01:00Z">
        <w:r w:rsidDel="003F2020">
          <w:delText xml:space="preserve">raw </w:delText>
        </w:r>
      </w:del>
      <w:del w:id="205" w:author="Andrea Mentges" w:date="2020-08-28T10:02:00Z">
        <w:r w:rsidDel="003F2020">
          <w:delText>estimates are simple</w:delText>
        </w:r>
      </w:del>
      <w:r>
        <w:t xml:space="preserve"> measures of stability, where high values indicate high stability. </w:t>
      </w:r>
      <w:ins w:id="206" w:author="Andrea Mentges" w:date="2020-08-28T10:03:00Z">
        <w:r w:rsidR="003F2020">
          <w:t>The intrinsic stability refers to estimates</w:t>
        </w:r>
      </w:ins>
      <w:del w:id="207" w:author="Andrea Mentges" w:date="2020-08-28T10:03:00Z">
        <w:r w:rsidDel="003F2020">
          <w:delText>To</w:delText>
        </w:r>
      </w:del>
      <w:r>
        <w:t xml:space="preserve"> </w:t>
      </w:r>
      <w:del w:id="208" w:author="Andrea Mentges" w:date="2020-08-28T10:23:00Z">
        <w:r w:rsidR="00A0035E" w:rsidDel="00300277">
          <w:delText>correct for</w:delText>
        </w:r>
      </w:del>
      <w:ins w:id="209" w:author="Andrea Mentges" w:date="2020-08-28T10:23:00Z">
        <w:r w:rsidR="00300277">
          <w:t>which account</w:t>
        </w:r>
      </w:ins>
      <w:ins w:id="210" w:author="Andrea Mentges" w:date="2020-08-28T10:24:00Z">
        <w:r w:rsidR="00300277">
          <w:t xml:space="preserve"> for the influence of</w:t>
        </w:r>
      </w:ins>
      <w:r w:rsidR="00A0035E">
        <w:t xml:space="preserve"> </w:t>
      </w:r>
      <w:r>
        <w:t>growth rate</w:t>
      </w:r>
      <w:ins w:id="211" w:author="Andrea Mentges" w:date="2020-08-28T10:03:00Z">
        <w:r w:rsidR="003F2020">
          <w:t xml:space="preserve"> by applying </w:t>
        </w:r>
      </w:ins>
      <w:del w:id="212" w:author="Andrea Mentges" w:date="2020-08-28T10:03:00Z">
        <w:r w:rsidDel="003F2020">
          <w:delText xml:space="preserve">, we applied </w:delText>
        </w:r>
      </w:del>
      <w:r>
        <w:t xml:space="preserve">our proposed </w:t>
      </w:r>
      <w:ins w:id="213" w:author="Andrea Mentges" w:date="2020-09-08T10:48:00Z">
        <w:r w:rsidR="006B5F2E">
          <w:t>methods</w:t>
        </w:r>
      </w:ins>
      <w:del w:id="214" w:author="Andrea Mentges" w:date="2020-09-08T10:48:00Z">
        <w:r w:rsidDel="006B5F2E">
          <w:delText>solutions</w:delText>
        </w:r>
      </w:del>
      <w:r>
        <w:t>. Bold printed numbers indicate which of the two organisms shows considerably higher stability.</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15" w:author="Andrea Mentges" w:date="2020-11-17T16:53:00Z">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704"/>
        <w:gridCol w:w="1280"/>
        <w:gridCol w:w="1272"/>
        <w:gridCol w:w="562"/>
        <w:gridCol w:w="1559"/>
        <w:gridCol w:w="1418"/>
        <w:tblGridChange w:id="216">
          <w:tblGrid>
            <w:gridCol w:w="1704"/>
            <w:gridCol w:w="1280"/>
            <w:gridCol w:w="1272"/>
            <w:gridCol w:w="562"/>
            <w:gridCol w:w="1559"/>
            <w:gridCol w:w="1418"/>
          </w:tblGrid>
        </w:tblGridChange>
      </w:tblGrid>
      <w:tr w:rsidR="00C54A48" w:rsidRPr="007D1E10" w14:paraId="0D2334D5" w14:textId="77777777" w:rsidTr="004A0784">
        <w:tc>
          <w:tcPr>
            <w:tcW w:w="1704" w:type="dxa"/>
            <w:tcPrChange w:id="217" w:author="Andrea Mentges" w:date="2020-11-17T16:53:00Z">
              <w:tcPr>
                <w:tcW w:w="1701" w:type="dxa"/>
              </w:tcPr>
            </w:tcPrChange>
          </w:tcPr>
          <w:p w14:paraId="5084B21A" w14:textId="77777777" w:rsidR="00C54A48" w:rsidRPr="007D1E10" w:rsidRDefault="00C54A48" w:rsidP="00A41D69">
            <w:pPr>
              <w:rPr>
                <w:rFonts w:asciiTheme="majorHAnsi" w:hAnsiTheme="majorHAnsi" w:cstheme="majorHAnsi"/>
                <w:sz w:val="20"/>
                <w:szCs w:val="20"/>
                <w:lang w:val="en-US"/>
              </w:rPr>
            </w:pPr>
          </w:p>
        </w:tc>
        <w:tc>
          <w:tcPr>
            <w:tcW w:w="2552" w:type="dxa"/>
            <w:gridSpan w:val="2"/>
            <w:tcPrChange w:id="218" w:author="Andrea Mentges" w:date="2020-11-17T16:53:00Z">
              <w:tcPr>
                <w:tcW w:w="2552" w:type="dxa"/>
                <w:gridSpan w:val="2"/>
              </w:tcPr>
            </w:tcPrChange>
          </w:tcPr>
          <w:p w14:paraId="0DB15E80" w14:textId="70BFF0A2" w:rsidR="00C54A48" w:rsidRPr="00D82D32" w:rsidRDefault="00C54A48" w:rsidP="00A41D69">
            <w:pPr>
              <w:jc w:val="center"/>
              <w:rPr>
                <w:rFonts w:asciiTheme="majorHAnsi" w:hAnsiTheme="majorHAnsi" w:cstheme="majorHAnsi"/>
                <w:sz w:val="20"/>
                <w:szCs w:val="20"/>
                <w:lang w:val="en-US"/>
              </w:rPr>
            </w:pPr>
            <w:del w:id="219" w:author="Andrea Mentges" w:date="2020-08-28T10:02:00Z">
              <w:r w:rsidRPr="00D82D32" w:rsidDel="003F2020">
                <w:rPr>
                  <w:rFonts w:asciiTheme="majorHAnsi" w:hAnsiTheme="majorHAnsi" w:cstheme="majorHAnsi"/>
                  <w:sz w:val="20"/>
                  <w:szCs w:val="20"/>
                  <w:lang w:val="en-US"/>
                </w:rPr>
                <w:delText xml:space="preserve">Raw </w:delText>
              </w:r>
            </w:del>
            <w:ins w:id="220" w:author="Andrea Mentges" w:date="2020-08-28T10:02:00Z">
              <w:r w:rsidR="003F2020" w:rsidRPr="00D82D32">
                <w:rPr>
                  <w:rFonts w:asciiTheme="majorHAnsi" w:hAnsiTheme="majorHAnsi" w:cstheme="majorHAnsi"/>
                  <w:sz w:val="20"/>
                  <w:szCs w:val="20"/>
                  <w:lang w:val="en-US"/>
                </w:rPr>
                <w:t>R</w:t>
              </w:r>
              <w:r w:rsidR="003F2020">
                <w:rPr>
                  <w:rFonts w:asciiTheme="majorHAnsi" w:hAnsiTheme="majorHAnsi" w:cstheme="majorHAnsi"/>
                  <w:sz w:val="20"/>
                  <w:szCs w:val="20"/>
                  <w:lang w:val="en-US"/>
                </w:rPr>
                <w:t>ealized</w:t>
              </w:r>
              <w:r w:rsidR="003F2020" w:rsidRPr="00D82D32">
                <w:rPr>
                  <w:rFonts w:asciiTheme="majorHAnsi" w:hAnsiTheme="majorHAnsi" w:cstheme="majorHAnsi"/>
                  <w:sz w:val="20"/>
                  <w:szCs w:val="20"/>
                  <w:lang w:val="en-US"/>
                </w:rPr>
                <w:t xml:space="preserve"> </w:t>
              </w:r>
            </w:ins>
            <w:del w:id="221" w:author="Andrea Mentges" w:date="2020-08-28T10:02:00Z">
              <w:r w:rsidRPr="00D82D32" w:rsidDel="003F2020">
                <w:rPr>
                  <w:rFonts w:asciiTheme="majorHAnsi" w:hAnsiTheme="majorHAnsi" w:cstheme="majorHAnsi"/>
                  <w:sz w:val="20"/>
                  <w:szCs w:val="20"/>
                  <w:lang w:val="en-US"/>
                </w:rPr>
                <w:delText>estimates</w:delText>
              </w:r>
            </w:del>
            <w:ins w:id="222" w:author="Andrea Mentges" w:date="2020-08-28T10:02:00Z">
              <w:r w:rsidR="003F2020">
                <w:rPr>
                  <w:rFonts w:asciiTheme="majorHAnsi" w:hAnsiTheme="majorHAnsi" w:cstheme="majorHAnsi"/>
                  <w:sz w:val="20"/>
                  <w:szCs w:val="20"/>
                  <w:lang w:val="en-US"/>
                </w:rPr>
                <w:t>stability</w:t>
              </w:r>
            </w:ins>
          </w:p>
        </w:tc>
        <w:tc>
          <w:tcPr>
            <w:tcW w:w="562" w:type="dxa"/>
            <w:tcPrChange w:id="223" w:author="Andrea Mentges" w:date="2020-11-17T16:53:00Z">
              <w:tcPr>
                <w:tcW w:w="562" w:type="dxa"/>
              </w:tcPr>
            </w:tcPrChange>
          </w:tcPr>
          <w:p w14:paraId="6882F9D0" w14:textId="77777777" w:rsidR="00C54A48" w:rsidRPr="00D82D32" w:rsidRDefault="00C54A48" w:rsidP="00A41D69">
            <w:pPr>
              <w:jc w:val="center"/>
              <w:rPr>
                <w:rFonts w:asciiTheme="majorHAnsi" w:hAnsiTheme="majorHAnsi" w:cstheme="majorHAnsi"/>
                <w:sz w:val="20"/>
                <w:szCs w:val="20"/>
                <w:lang w:val="en-US"/>
              </w:rPr>
            </w:pPr>
          </w:p>
        </w:tc>
        <w:tc>
          <w:tcPr>
            <w:tcW w:w="2977" w:type="dxa"/>
            <w:gridSpan w:val="2"/>
            <w:tcPrChange w:id="224" w:author="Andrea Mentges" w:date="2020-11-17T16:53:00Z">
              <w:tcPr>
                <w:tcW w:w="2977" w:type="dxa"/>
                <w:gridSpan w:val="2"/>
              </w:tcPr>
            </w:tcPrChange>
          </w:tcPr>
          <w:p w14:paraId="03B68BF0" w14:textId="22BF2A06" w:rsidR="00C54A48" w:rsidRPr="00D82D32" w:rsidRDefault="00A0035E" w:rsidP="00A41D69">
            <w:pPr>
              <w:jc w:val="center"/>
              <w:rPr>
                <w:rFonts w:asciiTheme="majorHAnsi" w:hAnsiTheme="majorHAnsi" w:cstheme="majorHAnsi"/>
                <w:sz w:val="20"/>
                <w:szCs w:val="20"/>
                <w:lang w:val="en-US"/>
              </w:rPr>
            </w:pPr>
            <w:del w:id="225" w:author="Andrea Mentges" w:date="2020-08-28T10:02:00Z">
              <w:r w:rsidDel="003F2020">
                <w:rPr>
                  <w:rFonts w:asciiTheme="majorHAnsi" w:hAnsiTheme="majorHAnsi" w:cstheme="majorHAnsi"/>
                  <w:sz w:val="20"/>
                  <w:szCs w:val="20"/>
                  <w:lang w:val="en-US"/>
                </w:rPr>
                <w:delText>Correct</w:delText>
              </w:r>
              <w:r w:rsidR="00C54A48" w:rsidDel="003F2020">
                <w:rPr>
                  <w:rFonts w:asciiTheme="majorHAnsi" w:hAnsiTheme="majorHAnsi" w:cstheme="majorHAnsi"/>
                  <w:sz w:val="20"/>
                  <w:szCs w:val="20"/>
                  <w:lang w:val="en-US"/>
                </w:rPr>
                <w:delText>ed</w:delText>
              </w:r>
              <w:r w:rsidR="00C54A48" w:rsidRPr="00D82D32" w:rsidDel="003F2020">
                <w:rPr>
                  <w:rFonts w:asciiTheme="majorHAnsi" w:hAnsiTheme="majorHAnsi" w:cstheme="majorHAnsi"/>
                  <w:sz w:val="20"/>
                  <w:szCs w:val="20"/>
                  <w:lang w:val="en-US"/>
                </w:rPr>
                <w:delText xml:space="preserve"> </w:delText>
              </w:r>
            </w:del>
            <w:ins w:id="226" w:author="Andrea Mentges" w:date="2020-08-28T10:02:00Z">
              <w:r w:rsidR="003F2020">
                <w:rPr>
                  <w:rFonts w:asciiTheme="majorHAnsi" w:hAnsiTheme="majorHAnsi" w:cstheme="majorHAnsi"/>
                  <w:sz w:val="20"/>
                  <w:szCs w:val="20"/>
                  <w:lang w:val="en-US"/>
                </w:rPr>
                <w:t>Intrinsic</w:t>
              </w:r>
              <w:r w:rsidR="003F2020" w:rsidRPr="00D82D32">
                <w:rPr>
                  <w:rFonts w:asciiTheme="majorHAnsi" w:hAnsiTheme="majorHAnsi" w:cstheme="majorHAnsi"/>
                  <w:sz w:val="20"/>
                  <w:szCs w:val="20"/>
                  <w:lang w:val="en-US"/>
                </w:rPr>
                <w:t xml:space="preserve"> </w:t>
              </w:r>
            </w:ins>
            <w:del w:id="227" w:author="Andrea Mentges" w:date="2020-08-28T10:02:00Z">
              <w:r w:rsidR="00C54A48" w:rsidRPr="00D82D32" w:rsidDel="003F2020">
                <w:rPr>
                  <w:rFonts w:asciiTheme="majorHAnsi" w:hAnsiTheme="majorHAnsi" w:cstheme="majorHAnsi"/>
                  <w:sz w:val="20"/>
                  <w:szCs w:val="20"/>
                  <w:lang w:val="en-US"/>
                </w:rPr>
                <w:delText>estimates</w:delText>
              </w:r>
            </w:del>
            <w:ins w:id="228" w:author="Andrea Mentges" w:date="2020-08-28T10:02:00Z">
              <w:r w:rsidR="003F2020">
                <w:rPr>
                  <w:rFonts w:asciiTheme="majorHAnsi" w:hAnsiTheme="majorHAnsi" w:cstheme="majorHAnsi"/>
                  <w:sz w:val="20"/>
                  <w:szCs w:val="20"/>
                  <w:lang w:val="en-US"/>
                </w:rPr>
                <w:t>stability</w:t>
              </w:r>
            </w:ins>
          </w:p>
        </w:tc>
      </w:tr>
      <w:tr w:rsidR="00C54A48" w:rsidRPr="007D1E10" w14:paraId="06CDB40C" w14:textId="77777777" w:rsidTr="004A0784">
        <w:tc>
          <w:tcPr>
            <w:tcW w:w="1704" w:type="dxa"/>
            <w:tcBorders>
              <w:bottom w:val="double" w:sz="4" w:space="0" w:color="auto"/>
            </w:tcBorders>
            <w:tcPrChange w:id="229" w:author="Andrea Mentges" w:date="2020-11-17T16:53:00Z">
              <w:tcPr>
                <w:tcW w:w="1701" w:type="dxa"/>
                <w:tcBorders>
                  <w:bottom w:val="double" w:sz="4" w:space="0" w:color="auto"/>
                </w:tcBorders>
              </w:tcPr>
            </w:tcPrChange>
          </w:tcPr>
          <w:p w14:paraId="1AAE7D2A" w14:textId="77777777" w:rsidR="00C54A48" w:rsidRPr="007D1E10" w:rsidRDefault="00C54A48" w:rsidP="00A41D69">
            <w:pPr>
              <w:rPr>
                <w:rFonts w:asciiTheme="majorHAnsi" w:hAnsiTheme="majorHAnsi" w:cstheme="majorHAnsi"/>
                <w:sz w:val="20"/>
                <w:szCs w:val="20"/>
                <w:lang w:val="en-US"/>
              </w:rPr>
            </w:pPr>
          </w:p>
        </w:tc>
        <w:tc>
          <w:tcPr>
            <w:tcW w:w="1280" w:type="dxa"/>
            <w:tcBorders>
              <w:bottom w:val="double" w:sz="4" w:space="0" w:color="auto"/>
            </w:tcBorders>
            <w:tcPrChange w:id="230" w:author="Andrea Mentges" w:date="2020-11-17T16:53:00Z">
              <w:tcPr>
                <w:tcW w:w="1280" w:type="dxa"/>
                <w:tcBorders>
                  <w:bottom w:val="double" w:sz="4" w:space="0" w:color="auto"/>
                </w:tcBorders>
              </w:tcPr>
            </w:tcPrChange>
          </w:tcPr>
          <w:p w14:paraId="3304670F" w14:textId="77777777" w:rsidR="00C54A48" w:rsidRPr="00D82D32" w:rsidRDefault="00C54A48" w:rsidP="00A41D69">
            <w:pPr>
              <w:rPr>
                <w:rFonts w:asciiTheme="majorHAnsi" w:hAnsiTheme="majorHAnsi" w:cstheme="majorHAnsi"/>
                <w:i/>
                <w:sz w:val="20"/>
                <w:szCs w:val="20"/>
                <w:lang w:val="en-US"/>
              </w:rPr>
            </w:pPr>
            <w:r w:rsidRPr="00D82D32">
              <w:rPr>
                <w:rFonts w:asciiTheme="majorHAnsi" w:hAnsiTheme="majorHAnsi" w:cstheme="majorHAnsi"/>
                <w:i/>
                <w:sz w:val="20"/>
                <w:szCs w:val="20"/>
                <w:lang w:val="en-US"/>
              </w:rPr>
              <w:t>Slow-grower</w:t>
            </w:r>
          </w:p>
        </w:tc>
        <w:tc>
          <w:tcPr>
            <w:tcW w:w="1272" w:type="dxa"/>
            <w:tcBorders>
              <w:bottom w:val="double" w:sz="4" w:space="0" w:color="auto"/>
            </w:tcBorders>
            <w:tcPrChange w:id="231" w:author="Andrea Mentges" w:date="2020-11-17T16:53:00Z">
              <w:tcPr>
                <w:tcW w:w="1272" w:type="dxa"/>
                <w:tcBorders>
                  <w:bottom w:val="double" w:sz="4" w:space="0" w:color="auto"/>
                </w:tcBorders>
              </w:tcPr>
            </w:tcPrChange>
          </w:tcPr>
          <w:p w14:paraId="4AF28A22" w14:textId="77777777" w:rsidR="00C54A48" w:rsidRPr="00D82D32" w:rsidRDefault="00C54A48" w:rsidP="00A41D69">
            <w:pPr>
              <w:rPr>
                <w:rFonts w:asciiTheme="majorHAnsi" w:hAnsiTheme="majorHAnsi" w:cstheme="majorHAnsi"/>
                <w:i/>
                <w:sz w:val="20"/>
                <w:szCs w:val="20"/>
                <w:lang w:val="en-US"/>
              </w:rPr>
            </w:pPr>
            <w:r w:rsidRPr="00D82D32">
              <w:rPr>
                <w:rFonts w:asciiTheme="majorHAnsi" w:hAnsiTheme="majorHAnsi" w:cstheme="majorHAnsi"/>
                <w:i/>
                <w:sz w:val="20"/>
                <w:szCs w:val="20"/>
                <w:lang w:val="en-US"/>
              </w:rPr>
              <w:t>Fast-grower</w:t>
            </w:r>
          </w:p>
        </w:tc>
        <w:tc>
          <w:tcPr>
            <w:tcW w:w="562" w:type="dxa"/>
            <w:tcBorders>
              <w:bottom w:val="double" w:sz="4" w:space="0" w:color="auto"/>
            </w:tcBorders>
            <w:tcPrChange w:id="232" w:author="Andrea Mentges" w:date="2020-11-17T16:53:00Z">
              <w:tcPr>
                <w:tcW w:w="562" w:type="dxa"/>
                <w:tcBorders>
                  <w:bottom w:val="double" w:sz="4" w:space="0" w:color="auto"/>
                </w:tcBorders>
              </w:tcPr>
            </w:tcPrChange>
          </w:tcPr>
          <w:p w14:paraId="55AA1277" w14:textId="77777777" w:rsidR="00C54A48" w:rsidRPr="00D82D32" w:rsidRDefault="00C54A48" w:rsidP="00A41D69">
            <w:pPr>
              <w:rPr>
                <w:rFonts w:asciiTheme="majorHAnsi" w:hAnsiTheme="majorHAnsi" w:cstheme="majorHAnsi"/>
                <w:i/>
                <w:sz w:val="20"/>
                <w:szCs w:val="20"/>
                <w:lang w:val="en-US"/>
              </w:rPr>
            </w:pPr>
          </w:p>
        </w:tc>
        <w:tc>
          <w:tcPr>
            <w:tcW w:w="1559" w:type="dxa"/>
            <w:tcBorders>
              <w:bottom w:val="double" w:sz="4" w:space="0" w:color="auto"/>
            </w:tcBorders>
            <w:tcPrChange w:id="233" w:author="Andrea Mentges" w:date="2020-11-17T16:53:00Z">
              <w:tcPr>
                <w:tcW w:w="1559" w:type="dxa"/>
                <w:tcBorders>
                  <w:bottom w:val="double" w:sz="4" w:space="0" w:color="auto"/>
                </w:tcBorders>
              </w:tcPr>
            </w:tcPrChange>
          </w:tcPr>
          <w:p w14:paraId="78935072" w14:textId="77777777" w:rsidR="00C54A48" w:rsidRPr="00D82D32" w:rsidRDefault="00C54A48" w:rsidP="00A41D69">
            <w:pPr>
              <w:rPr>
                <w:rFonts w:asciiTheme="majorHAnsi" w:hAnsiTheme="majorHAnsi" w:cstheme="majorHAnsi"/>
                <w:i/>
                <w:sz w:val="20"/>
                <w:szCs w:val="20"/>
                <w:lang w:val="en-US"/>
              </w:rPr>
            </w:pPr>
            <w:r w:rsidRPr="00D82D32">
              <w:rPr>
                <w:rFonts w:asciiTheme="majorHAnsi" w:hAnsiTheme="majorHAnsi" w:cstheme="majorHAnsi"/>
                <w:i/>
                <w:sz w:val="20"/>
                <w:szCs w:val="20"/>
                <w:lang w:val="en-US"/>
              </w:rPr>
              <w:t>Slow-grower</w:t>
            </w:r>
          </w:p>
        </w:tc>
        <w:tc>
          <w:tcPr>
            <w:tcW w:w="1418" w:type="dxa"/>
            <w:tcBorders>
              <w:bottom w:val="double" w:sz="4" w:space="0" w:color="auto"/>
            </w:tcBorders>
            <w:tcPrChange w:id="234" w:author="Andrea Mentges" w:date="2020-11-17T16:53:00Z">
              <w:tcPr>
                <w:tcW w:w="1418" w:type="dxa"/>
                <w:tcBorders>
                  <w:bottom w:val="double" w:sz="4" w:space="0" w:color="auto"/>
                </w:tcBorders>
              </w:tcPr>
            </w:tcPrChange>
          </w:tcPr>
          <w:p w14:paraId="468210DC" w14:textId="77777777" w:rsidR="00C54A48" w:rsidRPr="00D82D32" w:rsidRDefault="00C54A48" w:rsidP="00A41D69">
            <w:pPr>
              <w:rPr>
                <w:rFonts w:asciiTheme="majorHAnsi" w:hAnsiTheme="majorHAnsi" w:cstheme="majorHAnsi"/>
                <w:i/>
                <w:sz w:val="20"/>
                <w:szCs w:val="20"/>
                <w:lang w:val="en-US"/>
              </w:rPr>
            </w:pPr>
            <w:r w:rsidRPr="00D82D32">
              <w:rPr>
                <w:rFonts w:asciiTheme="majorHAnsi" w:hAnsiTheme="majorHAnsi" w:cstheme="majorHAnsi"/>
                <w:i/>
                <w:sz w:val="20"/>
                <w:szCs w:val="20"/>
                <w:lang w:val="en-US"/>
              </w:rPr>
              <w:t>Fast-grower</w:t>
            </w:r>
          </w:p>
        </w:tc>
      </w:tr>
      <w:tr w:rsidR="00C54A48" w:rsidRPr="007D1E10" w14:paraId="052A70A5" w14:textId="77777777" w:rsidTr="004A0784">
        <w:tc>
          <w:tcPr>
            <w:tcW w:w="1704" w:type="dxa"/>
            <w:tcPrChange w:id="235" w:author="Andrea Mentges" w:date="2020-11-17T16:53:00Z">
              <w:tcPr>
                <w:tcW w:w="1701" w:type="dxa"/>
              </w:tcPr>
            </w:tcPrChange>
          </w:tcPr>
          <w:p w14:paraId="1C80E7F5" w14:textId="77777777" w:rsidR="00C54A48" w:rsidRPr="007D1E10" w:rsidRDefault="00C54A48" w:rsidP="00A41D69">
            <w:pPr>
              <w:rPr>
                <w:rFonts w:asciiTheme="majorHAnsi" w:hAnsiTheme="majorHAnsi" w:cstheme="majorHAnsi"/>
                <w:sz w:val="20"/>
                <w:szCs w:val="20"/>
                <w:lang w:val="en-US"/>
              </w:rPr>
            </w:pPr>
            <w:r>
              <w:rPr>
                <w:rFonts w:asciiTheme="majorHAnsi" w:hAnsiTheme="majorHAnsi" w:cstheme="majorHAnsi"/>
                <w:sz w:val="20"/>
                <w:szCs w:val="20"/>
                <w:lang w:val="en-US"/>
              </w:rPr>
              <w:t>Temporal stability</w:t>
            </w:r>
          </w:p>
        </w:tc>
        <w:tc>
          <w:tcPr>
            <w:tcW w:w="1280" w:type="dxa"/>
            <w:tcPrChange w:id="236" w:author="Andrea Mentges" w:date="2020-11-17T16:53:00Z">
              <w:tcPr>
                <w:tcW w:w="1280" w:type="dxa"/>
              </w:tcPr>
            </w:tcPrChange>
          </w:tcPr>
          <w:p w14:paraId="184F734E" w14:textId="77777777" w:rsidR="00C54A48" w:rsidRPr="00D82D32" w:rsidRDefault="00C54A48" w:rsidP="00A41D69">
            <w:pPr>
              <w:jc w:val="right"/>
              <w:rPr>
                <w:rFonts w:asciiTheme="majorHAnsi" w:hAnsiTheme="majorHAnsi" w:cstheme="majorHAnsi"/>
                <w:sz w:val="20"/>
                <w:szCs w:val="20"/>
                <w:lang w:val="en-US"/>
              </w:rPr>
            </w:pPr>
            <w:r w:rsidRPr="00D82D32">
              <w:rPr>
                <w:rFonts w:asciiTheme="majorHAnsi" w:hAnsiTheme="majorHAnsi" w:cstheme="majorHAnsi"/>
                <w:sz w:val="20"/>
                <w:szCs w:val="20"/>
                <w:lang w:val="en-US"/>
              </w:rPr>
              <w:t>1</w:t>
            </w:r>
            <w:r>
              <w:rPr>
                <w:rFonts w:asciiTheme="majorHAnsi" w:hAnsiTheme="majorHAnsi" w:cstheme="majorHAnsi"/>
                <w:sz w:val="20"/>
                <w:szCs w:val="20"/>
                <w:lang w:val="en-US"/>
              </w:rPr>
              <w:t>1.57</w:t>
            </w:r>
          </w:p>
        </w:tc>
        <w:tc>
          <w:tcPr>
            <w:tcW w:w="1272" w:type="dxa"/>
            <w:tcPrChange w:id="237" w:author="Andrea Mentges" w:date="2020-11-17T16:53:00Z">
              <w:tcPr>
                <w:tcW w:w="1272" w:type="dxa"/>
              </w:tcPr>
            </w:tcPrChange>
          </w:tcPr>
          <w:p w14:paraId="3B072DE2" w14:textId="77777777" w:rsidR="00C54A48" w:rsidRPr="00D82D32" w:rsidRDefault="00C54A48" w:rsidP="00A41D69">
            <w:pPr>
              <w:jc w:val="right"/>
              <w:rPr>
                <w:rFonts w:asciiTheme="majorHAnsi" w:hAnsiTheme="majorHAnsi" w:cstheme="majorHAnsi"/>
                <w:b/>
                <w:sz w:val="20"/>
                <w:szCs w:val="20"/>
                <w:lang w:val="en-US"/>
              </w:rPr>
            </w:pPr>
            <w:r>
              <w:rPr>
                <w:rFonts w:asciiTheme="majorHAnsi" w:hAnsiTheme="majorHAnsi" w:cstheme="majorHAnsi"/>
                <w:b/>
                <w:sz w:val="20"/>
                <w:szCs w:val="20"/>
                <w:lang w:val="en-US"/>
              </w:rPr>
              <w:t>24.61</w:t>
            </w:r>
          </w:p>
        </w:tc>
        <w:tc>
          <w:tcPr>
            <w:tcW w:w="562" w:type="dxa"/>
            <w:tcPrChange w:id="238" w:author="Andrea Mentges" w:date="2020-11-17T16:53:00Z">
              <w:tcPr>
                <w:tcW w:w="562" w:type="dxa"/>
              </w:tcPr>
            </w:tcPrChange>
          </w:tcPr>
          <w:p w14:paraId="1D7819EF" w14:textId="77777777" w:rsidR="00C54A48" w:rsidRPr="00FB3F38" w:rsidRDefault="00C54A48" w:rsidP="00A41D69">
            <w:pPr>
              <w:jc w:val="right"/>
              <w:rPr>
                <w:rFonts w:asciiTheme="majorHAnsi" w:hAnsiTheme="majorHAnsi" w:cstheme="majorHAnsi"/>
                <w:sz w:val="20"/>
                <w:szCs w:val="20"/>
                <w:highlight w:val="yellow"/>
                <w:lang w:val="en-US"/>
              </w:rPr>
            </w:pPr>
          </w:p>
        </w:tc>
        <w:tc>
          <w:tcPr>
            <w:tcW w:w="1559" w:type="dxa"/>
            <w:tcPrChange w:id="239" w:author="Andrea Mentges" w:date="2020-11-17T16:53:00Z">
              <w:tcPr>
                <w:tcW w:w="1559" w:type="dxa"/>
              </w:tcPr>
            </w:tcPrChange>
          </w:tcPr>
          <w:p w14:paraId="2387AFB5" w14:textId="77777777" w:rsidR="00C54A48" w:rsidRPr="00D82D32" w:rsidRDefault="00C54A48" w:rsidP="00A41D69">
            <w:pPr>
              <w:jc w:val="right"/>
              <w:rPr>
                <w:rFonts w:asciiTheme="majorHAnsi" w:hAnsiTheme="majorHAnsi" w:cstheme="majorHAnsi"/>
                <w:sz w:val="20"/>
                <w:szCs w:val="20"/>
                <w:lang w:val="en-US"/>
              </w:rPr>
            </w:pPr>
            <w:r w:rsidRPr="006B061B">
              <w:rPr>
                <w:rFonts w:asciiTheme="majorHAnsi" w:hAnsiTheme="majorHAnsi" w:cstheme="majorHAnsi"/>
                <w:color w:val="000000" w:themeColor="text1"/>
                <w:sz w:val="20"/>
                <w:szCs w:val="20"/>
                <w:lang w:val="en-US"/>
              </w:rPr>
              <w:t>3</w:t>
            </w:r>
            <w:r>
              <w:rPr>
                <w:rFonts w:asciiTheme="majorHAnsi" w:hAnsiTheme="majorHAnsi" w:cstheme="majorHAnsi"/>
                <w:color w:val="000000" w:themeColor="text1"/>
                <w:sz w:val="20"/>
                <w:szCs w:val="20"/>
                <w:lang w:val="en-US"/>
              </w:rPr>
              <w:t>6</w:t>
            </w:r>
            <w:r w:rsidRPr="006B061B">
              <w:rPr>
                <w:rFonts w:asciiTheme="majorHAnsi" w:hAnsiTheme="majorHAnsi" w:cstheme="majorHAnsi"/>
                <w:color w:val="000000" w:themeColor="text1"/>
                <w:sz w:val="20"/>
                <w:szCs w:val="20"/>
                <w:lang w:val="en-US"/>
              </w:rPr>
              <w:t>.</w:t>
            </w:r>
            <w:r>
              <w:rPr>
                <w:rFonts w:asciiTheme="majorHAnsi" w:hAnsiTheme="majorHAnsi" w:cstheme="majorHAnsi"/>
                <w:color w:val="000000" w:themeColor="text1"/>
                <w:sz w:val="20"/>
                <w:szCs w:val="20"/>
                <w:lang w:val="en-US"/>
              </w:rPr>
              <w:t>57</w:t>
            </w:r>
          </w:p>
        </w:tc>
        <w:tc>
          <w:tcPr>
            <w:tcW w:w="1418" w:type="dxa"/>
            <w:tcPrChange w:id="240" w:author="Andrea Mentges" w:date="2020-11-17T16:53:00Z">
              <w:tcPr>
                <w:tcW w:w="1418" w:type="dxa"/>
              </w:tcPr>
            </w:tcPrChange>
          </w:tcPr>
          <w:p w14:paraId="276C69FA" w14:textId="77777777" w:rsidR="00C54A48" w:rsidRDefault="00C54A48" w:rsidP="00A41D69">
            <w:pPr>
              <w:jc w:val="right"/>
              <w:rPr>
                <w:rFonts w:asciiTheme="majorHAnsi" w:hAnsiTheme="majorHAnsi" w:cstheme="majorHAnsi"/>
                <w:sz w:val="20"/>
                <w:szCs w:val="20"/>
                <w:lang w:val="en-US"/>
              </w:rPr>
            </w:pPr>
            <w:r>
              <w:rPr>
                <w:rFonts w:asciiTheme="majorHAnsi" w:hAnsiTheme="majorHAnsi" w:cstheme="majorHAnsi"/>
                <w:color w:val="000000" w:themeColor="text1"/>
                <w:sz w:val="20"/>
                <w:szCs w:val="20"/>
                <w:lang w:val="en-US"/>
              </w:rPr>
              <w:t>34.80</w:t>
            </w:r>
          </w:p>
        </w:tc>
      </w:tr>
      <w:tr w:rsidR="00C54A48" w:rsidRPr="007D1E10" w14:paraId="246D09A0" w14:textId="77777777" w:rsidTr="004A0784">
        <w:tc>
          <w:tcPr>
            <w:tcW w:w="1704" w:type="dxa"/>
            <w:tcPrChange w:id="241" w:author="Andrea Mentges" w:date="2020-11-17T16:53:00Z">
              <w:tcPr>
                <w:tcW w:w="1701" w:type="dxa"/>
              </w:tcPr>
            </w:tcPrChange>
          </w:tcPr>
          <w:p w14:paraId="48300EBB" w14:textId="77777777" w:rsidR="00C54A48" w:rsidRPr="007D1E10" w:rsidRDefault="00C54A48" w:rsidP="00A41D69">
            <w:pPr>
              <w:rPr>
                <w:rFonts w:asciiTheme="majorHAnsi" w:hAnsiTheme="majorHAnsi" w:cstheme="majorHAnsi"/>
                <w:sz w:val="20"/>
                <w:szCs w:val="20"/>
                <w:lang w:val="en-US"/>
              </w:rPr>
            </w:pPr>
            <w:r w:rsidRPr="007D1E10">
              <w:rPr>
                <w:rFonts w:asciiTheme="majorHAnsi" w:hAnsiTheme="majorHAnsi" w:cstheme="majorHAnsi"/>
                <w:sz w:val="20"/>
                <w:szCs w:val="20"/>
                <w:lang w:val="en-US"/>
              </w:rPr>
              <w:t>Recovery</w:t>
            </w:r>
          </w:p>
        </w:tc>
        <w:tc>
          <w:tcPr>
            <w:tcW w:w="1280" w:type="dxa"/>
            <w:tcPrChange w:id="242" w:author="Andrea Mentges" w:date="2020-11-17T16:53:00Z">
              <w:tcPr>
                <w:tcW w:w="1280" w:type="dxa"/>
              </w:tcPr>
            </w:tcPrChange>
          </w:tcPr>
          <w:p w14:paraId="76B1FCE3" w14:textId="77777777" w:rsidR="00C54A48" w:rsidRPr="00D82D32" w:rsidRDefault="00C54A48" w:rsidP="00A41D69">
            <w:pPr>
              <w:jc w:val="right"/>
              <w:rPr>
                <w:rFonts w:asciiTheme="majorHAnsi" w:hAnsiTheme="majorHAnsi" w:cstheme="majorHAnsi"/>
                <w:sz w:val="20"/>
                <w:szCs w:val="20"/>
                <w:lang w:val="en-US"/>
              </w:rPr>
            </w:pPr>
            <w:r w:rsidRPr="00D82D32">
              <w:rPr>
                <w:rFonts w:asciiTheme="majorHAnsi" w:hAnsiTheme="majorHAnsi" w:cstheme="majorHAnsi"/>
                <w:sz w:val="20"/>
                <w:szCs w:val="20"/>
                <w:lang w:val="en-US"/>
              </w:rPr>
              <w:t>0.</w:t>
            </w:r>
            <w:r>
              <w:rPr>
                <w:rFonts w:asciiTheme="majorHAnsi" w:hAnsiTheme="majorHAnsi" w:cstheme="majorHAnsi"/>
                <w:sz w:val="20"/>
                <w:szCs w:val="20"/>
                <w:lang w:val="en-US"/>
              </w:rPr>
              <w:t>60</w:t>
            </w:r>
          </w:p>
        </w:tc>
        <w:tc>
          <w:tcPr>
            <w:tcW w:w="1272" w:type="dxa"/>
            <w:tcPrChange w:id="243" w:author="Andrea Mentges" w:date="2020-11-17T16:53:00Z">
              <w:tcPr>
                <w:tcW w:w="1272" w:type="dxa"/>
              </w:tcPr>
            </w:tcPrChange>
          </w:tcPr>
          <w:p w14:paraId="253F9251" w14:textId="77777777" w:rsidR="00C54A48" w:rsidRPr="00D82D32" w:rsidRDefault="00C54A48" w:rsidP="00A41D69">
            <w:pPr>
              <w:jc w:val="right"/>
              <w:rPr>
                <w:rFonts w:asciiTheme="majorHAnsi" w:hAnsiTheme="majorHAnsi" w:cstheme="majorHAnsi"/>
                <w:b/>
                <w:sz w:val="20"/>
                <w:szCs w:val="20"/>
                <w:lang w:val="en-US"/>
              </w:rPr>
            </w:pPr>
            <w:r w:rsidRPr="00D82D32">
              <w:rPr>
                <w:rFonts w:asciiTheme="majorHAnsi" w:hAnsiTheme="majorHAnsi" w:cstheme="majorHAnsi"/>
                <w:b/>
                <w:sz w:val="20"/>
                <w:szCs w:val="20"/>
                <w:lang w:val="en-US"/>
              </w:rPr>
              <w:t>1.00</w:t>
            </w:r>
          </w:p>
        </w:tc>
        <w:tc>
          <w:tcPr>
            <w:tcW w:w="562" w:type="dxa"/>
            <w:tcPrChange w:id="244" w:author="Andrea Mentges" w:date="2020-11-17T16:53:00Z">
              <w:tcPr>
                <w:tcW w:w="562" w:type="dxa"/>
              </w:tcPr>
            </w:tcPrChange>
          </w:tcPr>
          <w:p w14:paraId="12DCFF07" w14:textId="77777777" w:rsidR="00C54A48" w:rsidRPr="00FB3F38" w:rsidRDefault="00C54A48" w:rsidP="00A41D69">
            <w:pPr>
              <w:jc w:val="right"/>
              <w:rPr>
                <w:rFonts w:asciiTheme="majorHAnsi" w:hAnsiTheme="majorHAnsi" w:cstheme="majorHAnsi"/>
                <w:sz w:val="20"/>
                <w:szCs w:val="20"/>
                <w:highlight w:val="yellow"/>
                <w:lang w:val="en-US"/>
              </w:rPr>
            </w:pPr>
          </w:p>
        </w:tc>
        <w:tc>
          <w:tcPr>
            <w:tcW w:w="1559" w:type="dxa"/>
            <w:tcPrChange w:id="245" w:author="Andrea Mentges" w:date="2020-11-17T16:53:00Z">
              <w:tcPr>
                <w:tcW w:w="1559" w:type="dxa"/>
              </w:tcPr>
            </w:tcPrChange>
          </w:tcPr>
          <w:p w14:paraId="43305B9A" w14:textId="77777777" w:rsidR="00C54A48" w:rsidRPr="00D82D32" w:rsidRDefault="00C54A48" w:rsidP="00A41D69">
            <w:pPr>
              <w:jc w:val="right"/>
              <w:rPr>
                <w:rFonts w:asciiTheme="majorHAnsi" w:hAnsiTheme="majorHAnsi" w:cstheme="majorHAnsi"/>
                <w:sz w:val="20"/>
                <w:szCs w:val="20"/>
                <w:lang w:val="en-US"/>
              </w:rPr>
            </w:pPr>
            <w:r>
              <w:rPr>
                <w:rFonts w:asciiTheme="majorHAnsi" w:hAnsiTheme="majorHAnsi" w:cstheme="majorHAnsi"/>
                <w:sz w:val="20"/>
                <w:szCs w:val="20"/>
                <w:lang w:val="en-US"/>
              </w:rPr>
              <w:t>0.60</w:t>
            </w:r>
          </w:p>
        </w:tc>
        <w:tc>
          <w:tcPr>
            <w:tcW w:w="1418" w:type="dxa"/>
            <w:tcPrChange w:id="246" w:author="Andrea Mentges" w:date="2020-11-17T16:53:00Z">
              <w:tcPr>
                <w:tcW w:w="1418" w:type="dxa"/>
              </w:tcPr>
            </w:tcPrChange>
          </w:tcPr>
          <w:p w14:paraId="3136F54B" w14:textId="77777777" w:rsidR="00C54A48" w:rsidRPr="00D82D32" w:rsidRDefault="00C54A48" w:rsidP="00A41D69">
            <w:pPr>
              <w:jc w:val="right"/>
              <w:rPr>
                <w:rFonts w:asciiTheme="majorHAnsi" w:hAnsiTheme="majorHAnsi" w:cstheme="majorHAnsi"/>
                <w:sz w:val="20"/>
                <w:szCs w:val="20"/>
                <w:lang w:val="en-US"/>
              </w:rPr>
            </w:pPr>
            <w:r>
              <w:rPr>
                <w:rFonts w:asciiTheme="majorHAnsi" w:hAnsiTheme="majorHAnsi" w:cstheme="majorHAnsi"/>
                <w:sz w:val="20"/>
                <w:szCs w:val="20"/>
                <w:lang w:val="en-US"/>
              </w:rPr>
              <w:t>0.60</w:t>
            </w:r>
          </w:p>
        </w:tc>
      </w:tr>
      <w:tr w:rsidR="00C54A48" w:rsidRPr="007D1E10" w14:paraId="7B80930C" w14:textId="77777777" w:rsidTr="004A0784">
        <w:tc>
          <w:tcPr>
            <w:tcW w:w="1704" w:type="dxa"/>
            <w:tcPrChange w:id="247" w:author="Andrea Mentges" w:date="2020-11-17T16:53:00Z">
              <w:tcPr>
                <w:tcW w:w="1701" w:type="dxa"/>
              </w:tcPr>
            </w:tcPrChange>
          </w:tcPr>
          <w:p w14:paraId="06170EA1" w14:textId="77777777" w:rsidR="00C54A48" w:rsidRPr="007D1E10" w:rsidRDefault="00C54A48" w:rsidP="00A41D69">
            <w:pPr>
              <w:rPr>
                <w:rFonts w:asciiTheme="majorHAnsi" w:hAnsiTheme="majorHAnsi" w:cstheme="majorHAnsi"/>
                <w:sz w:val="20"/>
                <w:szCs w:val="20"/>
                <w:lang w:val="en-US"/>
              </w:rPr>
            </w:pPr>
            <w:r w:rsidRPr="007D1E10">
              <w:rPr>
                <w:rFonts w:asciiTheme="majorHAnsi" w:hAnsiTheme="majorHAnsi" w:cstheme="majorHAnsi"/>
                <w:sz w:val="20"/>
                <w:szCs w:val="20"/>
                <w:lang w:val="en-US"/>
              </w:rPr>
              <w:t>Resilience</w:t>
            </w:r>
          </w:p>
        </w:tc>
        <w:tc>
          <w:tcPr>
            <w:tcW w:w="1280" w:type="dxa"/>
            <w:tcPrChange w:id="248" w:author="Andrea Mentges" w:date="2020-11-17T16:53:00Z">
              <w:tcPr>
                <w:tcW w:w="1280" w:type="dxa"/>
              </w:tcPr>
            </w:tcPrChange>
          </w:tcPr>
          <w:p w14:paraId="3D98DF40" w14:textId="77777777" w:rsidR="00C54A48" w:rsidRPr="00D82D32" w:rsidRDefault="00C54A48" w:rsidP="00A41D69">
            <w:pPr>
              <w:jc w:val="right"/>
              <w:rPr>
                <w:rFonts w:asciiTheme="majorHAnsi" w:hAnsiTheme="majorHAnsi" w:cstheme="majorHAnsi"/>
                <w:sz w:val="20"/>
                <w:szCs w:val="20"/>
                <w:lang w:val="en-US"/>
              </w:rPr>
            </w:pPr>
            <w:r>
              <w:rPr>
                <w:rFonts w:asciiTheme="majorHAnsi" w:hAnsiTheme="majorHAnsi" w:cstheme="majorHAnsi"/>
                <w:sz w:val="20"/>
                <w:szCs w:val="20"/>
                <w:lang w:val="en-US"/>
              </w:rPr>
              <w:t>1.25</w:t>
            </w:r>
          </w:p>
        </w:tc>
        <w:tc>
          <w:tcPr>
            <w:tcW w:w="1272" w:type="dxa"/>
            <w:tcPrChange w:id="249" w:author="Andrea Mentges" w:date="2020-11-17T16:53:00Z">
              <w:tcPr>
                <w:tcW w:w="1272" w:type="dxa"/>
              </w:tcPr>
            </w:tcPrChange>
          </w:tcPr>
          <w:p w14:paraId="2CB96CE6" w14:textId="77777777" w:rsidR="00C54A48" w:rsidRPr="00D82D32" w:rsidRDefault="00C54A48" w:rsidP="00A41D69">
            <w:pPr>
              <w:jc w:val="right"/>
              <w:rPr>
                <w:rFonts w:asciiTheme="majorHAnsi" w:hAnsiTheme="majorHAnsi" w:cstheme="majorHAnsi"/>
                <w:b/>
                <w:sz w:val="20"/>
                <w:szCs w:val="20"/>
                <w:lang w:val="en-US"/>
              </w:rPr>
            </w:pPr>
            <w:r>
              <w:rPr>
                <w:rFonts w:asciiTheme="majorHAnsi" w:hAnsiTheme="majorHAnsi" w:cstheme="majorHAnsi"/>
                <w:b/>
                <w:sz w:val="20"/>
                <w:szCs w:val="20"/>
                <w:lang w:val="en-US"/>
              </w:rPr>
              <w:t>6.25</w:t>
            </w:r>
          </w:p>
        </w:tc>
        <w:tc>
          <w:tcPr>
            <w:tcW w:w="562" w:type="dxa"/>
            <w:tcPrChange w:id="250" w:author="Andrea Mentges" w:date="2020-11-17T16:53:00Z">
              <w:tcPr>
                <w:tcW w:w="562" w:type="dxa"/>
              </w:tcPr>
            </w:tcPrChange>
          </w:tcPr>
          <w:p w14:paraId="60937471" w14:textId="77777777" w:rsidR="00C54A48" w:rsidRPr="00FB3F38" w:rsidRDefault="00C54A48" w:rsidP="00A41D69">
            <w:pPr>
              <w:jc w:val="right"/>
              <w:rPr>
                <w:rFonts w:asciiTheme="majorHAnsi" w:hAnsiTheme="majorHAnsi" w:cstheme="majorHAnsi"/>
                <w:sz w:val="20"/>
                <w:szCs w:val="20"/>
                <w:highlight w:val="yellow"/>
                <w:lang w:val="en-US"/>
              </w:rPr>
            </w:pPr>
          </w:p>
        </w:tc>
        <w:tc>
          <w:tcPr>
            <w:tcW w:w="1559" w:type="dxa"/>
            <w:tcPrChange w:id="251" w:author="Andrea Mentges" w:date="2020-11-17T16:53:00Z">
              <w:tcPr>
                <w:tcW w:w="1559" w:type="dxa"/>
              </w:tcPr>
            </w:tcPrChange>
          </w:tcPr>
          <w:p w14:paraId="13E6F86F" w14:textId="77777777" w:rsidR="00C54A48" w:rsidRDefault="00C54A48" w:rsidP="00A41D69">
            <w:pPr>
              <w:jc w:val="right"/>
              <w:rPr>
                <w:rFonts w:asciiTheme="majorHAnsi" w:hAnsiTheme="majorHAnsi" w:cstheme="majorHAnsi"/>
                <w:sz w:val="20"/>
                <w:szCs w:val="20"/>
                <w:lang w:val="en-US"/>
              </w:rPr>
            </w:pPr>
            <w:r>
              <w:rPr>
                <w:rFonts w:asciiTheme="majorHAnsi" w:hAnsiTheme="majorHAnsi" w:cstheme="majorHAnsi"/>
                <w:sz w:val="20"/>
                <w:szCs w:val="20"/>
                <w:lang w:val="en-US"/>
              </w:rPr>
              <w:t>12.50</w:t>
            </w:r>
          </w:p>
        </w:tc>
        <w:tc>
          <w:tcPr>
            <w:tcW w:w="1418" w:type="dxa"/>
            <w:tcPrChange w:id="252" w:author="Andrea Mentges" w:date="2020-11-17T16:53:00Z">
              <w:tcPr>
                <w:tcW w:w="1418" w:type="dxa"/>
              </w:tcPr>
            </w:tcPrChange>
          </w:tcPr>
          <w:p w14:paraId="1ED56496" w14:textId="77777777" w:rsidR="00C54A48" w:rsidRDefault="00C54A48" w:rsidP="00A41D69">
            <w:pPr>
              <w:jc w:val="right"/>
              <w:rPr>
                <w:rFonts w:asciiTheme="majorHAnsi" w:hAnsiTheme="majorHAnsi" w:cstheme="majorHAnsi"/>
                <w:sz w:val="20"/>
                <w:szCs w:val="20"/>
                <w:lang w:val="en-US"/>
              </w:rPr>
            </w:pPr>
            <w:r>
              <w:rPr>
                <w:rFonts w:asciiTheme="majorHAnsi" w:hAnsiTheme="majorHAnsi" w:cstheme="majorHAnsi"/>
                <w:sz w:val="20"/>
                <w:szCs w:val="20"/>
                <w:lang w:val="en-US"/>
              </w:rPr>
              <w:t>12.50</w:t>
            </w:r>
          </w:p>
        </w:tc>
      </w:tr>
      <w:tr w:rsidR="00C54A48" w:rsidRPr="007D1E10" w14:paraId="4258E708" w14:textId="77777777" w:rsidTr="004A0784">
        <w:tc>
          <w:tcPr>
            <w:tcW w:w="1704" w:type="dxa"/>
            <w:tcPrChange w:id="253" w:author="Andrea Mentges" w:date="2020-11-17T16:53:00Z">
              <w:tcPr>
                <w:tcW w:w="1701" w:type="dxa"/>
              </w:tcPr>
            </w:tcPrChange>
          </w:tcPr>
          <w:p w14:paraId="0E963B48" w14:textId="77777777" w:rsidR="00C54A48" w:rsidRPr="007D1E10" w:rsidRDefault="00C54A48" w:rsidP="00A41D69">
            <w:pPr>
              <w:rPr>
                <w:rFonts w:asciiTheme="majorHAnsi" w:hAnsiTheme="majorHAnsi" w:cstheme="majorHAnsi"/>
                <w:sz w:val="20"/>
                <w:szCs w:val="20"/>
                <w:lang w:val="en-US"/>
              </w:rPr>
            </w:pPr>
            <w:r w:rsidRPr="007D1E10">
              <w:rPr>
                <w:rFonts w:asciiTheme="majorHAnsi" w:hAnsiTheme="majorHAnsi" w:cstheme="majorHAnsi"/>
                <w:sz w:val="20"/>
                <w:szCs w:val="20"/>
                <w:lang w:val="en-US"/>
              </w:rPr>
              <w:t>Resistance</w:t>
            </w:r>
          </w:p>
        </w:tc>
        <w:tc>
          <w:tcPr>
            <w:tcW w:w="1280" w:type="dxa"/>
            <w:tcPrChange w:id="254" w:author="Andrea Mentges" w:date="2020-11-17T16:53:00Z">
              <w:tcPr>
                <w:tcW w:w="1280" w:type="dxa"/>
              </w:tcPr>
            </w:tcPrChange>
          </w:tcPr>
          <w:p w14:paraId="346CFFD1" w14:textId="77777777" w:rsidR="00C54A48" w:rsidRPr="00D82D32" w:rsidRDefault="00C54A48" w:rsidP="00A41D69">
            <w:pPr>
              <w:jc w:val="right"/>
              <w:rPr>
                <w:rFonts w:asciiTheme="majorHAnsi" w:hAnsiTheme="majorHAnsi" w:cstheme="majorHAnsi"/>
                <w:sz w:val="20"/>
                <w:szCs w:val="20"/>
                <w:lang w:val="en-US"/>
              </w:rPr>
            </w:pPr>
            <w:r w:rsidRPr="00D82D32">
              <w:rPr>
                <w:rFonts w:asciiTheme="majorHAnsi" w:hAnsiTheme="majorHAnsi" w:cstheme="majorHAnsi"/>
                <w:sz w:val="20"/>
                <w:szCs w:val="20"/>
                <w:lang w:val="en-US"/>
              </w:rPr>
              <w:t>0.2</w:t>
            </w:r>
            <w:r>
              <w:rPr>
                <w:rFonts w:asciiTheme="majorHAnsi" w:hAnsiTheme="majorHAnsi" w:cstheme="majorHAnsi"/>
                <w:sz w:val="20"/>
                <w:szCs w:val="20"/>
                <w:lang w:val="en-US"/>
              </w:rPr>
              <w:t>3</w:t>
            </w:r>
          </w:p>
        </w:tc>
        <w:tc>
          <w:tcPr>
            <w:tcW w:w="1272" w:type="dxa"/>
            <w:tcPrChange w:id="255" w:author="Andrea Mentges" w:date="2020-11-17T16:53:00Z">
              <w:tcPr>
                <w:tcW w:w="1272" w:type="dxa"/>
              </w:tcPr>
            </w:tcPrChange>
          </w:tcPr>
          <w:p w14:paraId="549EB36A" w14:textId="77777777" w:rsidR="00C54A48" w:rsidRPr="00D82D32" w:rsidRDefault="00C54A48" w:rsidP="00A41D69">
            <w:pPr>
              <w:jc w:val="right"/>
              <w:rPr>
                <w:rFonts w:asciiTheme="majorHAnsi" w:hAnsiTheme="majorHAnsi" w:cstheme="majorHAnsi"/>
                <w:b/>
                <w:sz w:val="20"/>
                <w:szCs w:val="20"/>
                <w:lang w:val="en-US"/>
              </w:rPr>
            </w:pPr>
            <w:r w:rsidRPr="00D82D32">
              <w:rPr>
                <w:rFonts w:asciiTheme="majorHAnsi" w:hAnsiTheme="majorHAnsi" w:cstheme="majorHAnsi"/>
                <w:b/>
                <w:sz w:val="20"/>
                <w:szCs w:val="20"/>
                <w:lang w:val="en-US"/>
              </w:rPr>
              <w:t>0.</w:t>
            </w:r>
            <w:r>
              <w:rPr>
                <w:rFonts w:asciiTheme="majorHAnsi" w:hAnsiTheme="majorHAnsi" w:cstheme="majorHAnsi"/>
                <w:b/>
                <w:sz w:val="20"/>
                <w:szCs w:val="20"/>
                <w:lang w:val="en-US"/>
              </w:rPr>
              <w:t>40</w:t>
            </w:r>
          </w:p>
        </w:tc>
        <w:tc>
          <w:tcPr>
            <w:tcW w:w="562" w:type="dxa"/>
            <w:tcPrChange w:id="256" w:author="Andrea Mentges" w:date="2020-11-17T16:53:00Z">
              <w:tcPr>
                <w:tcW w:w="562" w:type="dxa"/>
              </w:tcPr>
            </w:tcPrChange>
          </w:tcPr>
          <w:p w14:paraId="6755D614" w14:textId="77777777" w:rsidR="00C54A48" w:rsidRPr="00FB3F38" w:rsidRDefault="00C54A48" w:rsidP="00A41D69">
            <w:pPr>
              <w:jc w:val="right"/>
              <w:rPr>
                <w:rFonts w:asciiTheme="majorHAnsi" w:hAnsiTheme="majorHAnsi" w:cstheme="majorHAnsi"/>
                <w:sz w:val="20"/>
                <w:szCs w:val="20"/>
                <w:highlight w:val="yellow"/>
                <w:lang w:val="en-US"/>
              </w:rPr>
            </w:pPr>
          </w:p>
        </w:tc>
        <w:tc>
          <w:tcPr>
            <w:tcW w:w="1559" w:type="dxa"/>
            <w:tcPrChange w:id="257" w:author="Andrea Mentges" w:date="2020-11-17T16:53:00Z">
              <w:tcPr>
                <w:tcW w:w="1559" w:type="dxa"/>
              </w:tcPr>
            </w:tcPrChange>
          </w:tcPr>
          <w:p w14:paraId="63029EAC" w14:textId="77777777" w:rsidR="00C54A48" w:rsidRPr="00D82D32" w:rsidRDefault="00C54A48" w:rsidP="00A41D69">
            <w:pPr>
              <w:jc w:val="right"/>
              <w:rPr>
                <w:rFonts w:asciiTheme="majorHAnsi" w:hAnsiTheme="majorHAnsi" w:cstheme="majorHAnsi"/>
                <w:sz w:val="20"/>
                <w:szCs w:val="20"/>
                <w:lang w:val="en-US"/>
              </w:rPr>
            </w:pPr>
            <w:r>
              <w:rPr>
                <w:rFonts w:asciiTheme="majorHAnsi" w:hAnsiTheme="majorHAnsi" w:cstheme="majorHAnsi"/>
                <w:sz w:val="20"/>
                <w:szCs w:val="20"/>
                <w:lang w:val="en-US"/>
              </w:rPr>
              <w:t>0.40</w:t>
            </w:r>
          </w:p>
        </w:tc>
        <w:tc>
          <w:tcPr>
            <w:tcW w:w="1418" w:type="dxa"/>
            <w:tcPrChange w:id="258" w:author="Andrea Mentges" w:date="2020-11-17T16:53:00Z">
              <w:tcPr>
                <w:tcW w:w="1418" w:type="dxa"/>
              </w:tcPr>
            </w:tcPrChange>
          </w:tcPr>
          <w:p w14:paraId="768E0B6A" w14:textId="77777777" w:rsidR="00C54A48" w:rsidRPr="00D82D32" w:rsidRDefault="00C54A48" w:rsidP="00A41D69">
            <w:pPr>
              <w:jc w:val="right"/>
              <w:rPr>
                <w:rFonts w:asciiTheme="majorHAnsi" w:hAnsiTheme="majorHAnsi" w:cstheme="majorHAnsi"/>
                <w:sz w:val="20"/>
                <w:szCs w:val="20"/>
                <w:lang w:val="en-US"/>
              </w:rPr>
            </w:pPr>
            <w:r>
              <w:rPr>
                <w:rFonts w:asciiTheme="majorHAnsi" w:hAnsiTheme="majorHAnsi" w:cstheme="majorHAnsi"/>
                <w:sz w:val="20"/>
                <w:szCs w:val="20"/>
                <w:lang w:val="en-US"/>
              </w:rPr>
              <w:t>0.40</w:t>
            </w:r>
          </w:p>
        </w:tc>
      </w:tr>
    </w:tbl>
    <w:p w14:paraId="43EE7F27" w14:textId="77777777" w:rsidR="00242910" w:rsidRDefault="00242910" w:rsidP="00965973">
      <w:pPr>
        <w:rPr>
          <w:lang w:val="en-US"/>
        </w:rPr>
      </w:pPr>
    </w:p>
    <w:p w14:paraId="646358A7" w14:textId="14896607" w:rsidR="00AC5DAC" w:rsidRPr="002572BD" w:rsidRDefault="007011D7" w:rsidP="002572BD">
      <w:pPr>
        <w:pStyle w:val="berschrift1"/>
        <w:rPr>
          <w:lang w:val="en-US"/>
        </w:rPr>
      </w:pPr>
      <w:del w:id="259" w:author="Andrea Mentges" w:date="2020-09-08T10:12:00Z">
        <w:r w:rsidDel="004B6AC6">
          <w:rPr>
            <w:lang w:val="en-US"/>
          </w:rPr>
          <w:delText>Solution</w:delText>
        </w:r>
      </w:del>
      <w:ins w:id="260" w:author="Andrea Mentges" w:date="2020-09-08T10:12:00Z">
        <w:r w:rsidR="004B6AC6">
          <w:rPr>
            <w:lang w:val="en-US"/>
          </w:rPr>
          <w:t>Partitioning</w:t>
        </w:r>
      </w:ins>
      <w:r>
        <w:rPr>
          <w:lang w:val="en-US"/>
        </w:rPr>
        <w:t xml:space="preserve">: </w:t>
      </w:r>
      <w:r w:rsidR="00AC5DAC">
        <w:rPr>
          <w:lang w:val="en-US"/>
        </w:rPr>
        <w:t xml:space="preserve">How to </w:t>
      </w:r>
      <w:del w:id="261" w:author="Andrea Mentges" w:date="2020-09-08T10:12:00Z">
        <w:r w:rsidR="00AC5DAC" w:rsidDel="004B6AC6">
          <w:rPr>
            <w:lang w:val="en-US"/>
          </w:rPr>
          <w:delText>account for growth rate differences</w:delText>
        </w:r>
      </w:del>
      <w:ins w:id="262" w:author="Andrea Mentges" w:date="2020-09-08T10:12:00Z">
        <w:r w:rsidR="004B6AC6">
          <w:rPr>
            <w:lang w:val="en-US"/>
          </w:rPr>
          <w:t>derive intrinsic stability from realized stability</w:t>
        </w:r>
      </w:ins>
    </w:p>
    <w:p w14:paraId="524CDD9A" w14:textId="77777777" w:rsidR="00AC5DAC" w:rsidRDefault="00AC5DAC" w:rsidP="00AC5DAC">
      <w:pPr>
        <w:rPr>
          <w:lang w:val="en-US"/>
        </w:rPr>
      </w:pPr>
    </w:p>
    <w:p w14:paraId="3F3875CE" w14:textId="6B5D7F44" w:rsidR="0070628C" w:rsidRDefault="00F54DCF" w:rsidP="00380BE8">
      <w:pPr>
        <w:rPr>
          <w:lang w:val="en-US"/>
        </w:rPr>
      </w:pPr>
      <w:r>
        <w:rPr>
          <w:lang w:val="en-US"/>
        </w:rPr>
        <w:t>Next</w:t>
      </w:r>
      <w:r w:rsidR="0070628C">
        <w:rPr>
          <w:lang w:val="en-US"/>
        </w:rPr>
        <w:t xml:space="preserve">, we present simple methods to </w:t>
      </w:r>
      <w:del w:id="263" w:author="Andrea Mentges" w:date="2020-09-08T10:13:00Z">
        <w:r w:rsidR="00AC5DAC" w:rsidDel="004B6AC6">
          <w:rPr>
            <w:lang w:val="en-US"/>
          </w:rPr>
          <w:delText xml:space="preserve">account </w:delText>
        </w:r>
      </w:del>
      <w:ins w:id="264" w:author="Andrea Mentges" w:date="2020-09-08T10:13:00Z">
        <w:r w:rsidR="004B6AC6">
          <w:rPr>
            <w:lang w:val="en-US"/>
          </w:rPr>
          <w:t xml:space="preserve">derive intrinsic stability from measures of realized stability, i.e. </w:t>
        </w:r>
      </w:ins>
      <w:del w:id="265" w:author="Andrea Mentges" w:date="2020-09-08T10:13:00Z">
        <w:r w:rsidR="00AC5DAC" w:rsidDel="004B6AC6">
          <w:rPr>
            <w:lang w:val="en-US"/>
          </w:rPr>
          <w:delText>for growth rate differences</w:delText>
        </w:r>
        <w:r w:rsidR="0070628C" w:rsidDel="004B6AC6">
          <w:rPr>
            <w:lang w:val="en-US"/>
          </w:rPr>
          <w:delText xml:space="preserve"> in measures</w:delText>
        </w:r>
      </w:del>
      <w:ins w:id="266" w:author="Andrea Mentges" w:date="2020-09-08T10:13:00Z">
        <w:r w:rsidR="004B6AC6">
          <w:rPr>
            <w:lang w:val="en-US"/>
          </w:rPr>
          <w:t xml:space="preserve">calculate intrinsic </w:t>
        </w:r>
      </w:ins>
      <w:del w:id="267" w:author="Andrea Mentges" w:date="2020-09-08T10:13:00Z">
        <w:r w:rsidR="0070628C" w:rsidDel="004B6AC6">
          <w:rPr>
            <w:lang w:val="en-US"/>
          </w:rPr>
          <w:delText xml:space="preserve"> of </w:delText>
        </w:r>
      </w:del>
      <w:r w:rsidR="0070628C">
        <w:rPr>
          <w:lang w:val="en-US"/>
        </w:rPr>
        <w:t>temporal stability, recovery, resilience, and resistance.</w:t>
      </w:r>
      <w:r w:rsidR="00AC5DAC">
        <w:rPr>
          <w:lang w:val="en-US"/>
        </w:rPr>
        <w:t xml:space="preserve"> </w:t>
      </w:r>
      <w:r w:rsidR="0070628C">
        <w:rPr>
          <w:lang w:val="en-US"/>
        </w:rPr>
        <w:t xml:space="preserve">These </w:t>
      </w:r>
      <w:del w:id="268" w:author="Andrea Mentges" w:date="2020-09-08T10:14:00Z">
        <w:r w:rsidR="0070628C" w:rsidDel="004B6AC6">
          <w:rPr>
            <w:lang w:val="en-US"/>
          </w:rPr>
          <w:delText>methods c</w:delText>
        </w:r>
        <w:r w:rsidR="00BC09C8" w:rsidDel="004B6AC6">
          <w:rPr>
            <w:lang w:val="en-US"/>
          </w:rPr>
          <w:delText>an</w:delText>
        </w:r>
        <w:r w:rsidR="0070628C" w:rsidDel="004B6AC6">
          <w:rPr>
            <w:lang w:val="en-US"/>
          </w:rPr>
          <w:delText xml:space="preserve"> be used to</w:delText>
        </w:r>
      </w:del>
      <w:ins w:id="269" w:author="Andrea Mentges" w:date="2020-09-08T10:14:00Z">
        <w:r w:rsidR="004B6AC6">
          <w:rPr>
            <w:lang w:val="en-US"/>
          </w:rPr>
          <w:t>measures of intrinsic stability</w:t>
        </w:r>
      </w:ins>
      <w:r w:rsidR="0070628C">
        <w:rPr>
          <w:lang w:val="en-US"/>
        </w:rPr>
        <w:t xml:space="preserve"> </w:t>
      </w:r>
      <w:del w:id="270" w:author="Andrea Mentges" w:date="2020-08-28T10:24:00Z">
        <w:r w:rsidR="0070628C" w:rsidDel="00300277">
          <w:rPr>
            <w:lang w:val="en-US"/>
          </w:rPr>
          <w:delText xml:space="preserve">correct </w:delText>
        </w:r>
      </w:del>
      <w:ins w:id="271" w:author="Andrea Mentges" w:date="2020-08-28T10:24:00Z">
        <w:r w:rsidR="00300277">
          <w:rPr>
            <w:lang w:val="en-US"/>
          </w:rPr>
          <w:t xml:space="preserve">account </w:t>
        </w:r>
      </w:ins>
      <w:r w:rsidR="0070628C">
        <w:rPr>
          <w:lang w:val="en-US"/>
        </w:rPr>
        <w:t>for the effect of growth rate</w:t>
      </w:r>
      <w:del w:id="272" w:author="Andrea Mentges" w:date="2020-09-08T10:14:00Z">
        <w:r w:rsidR="00AC5DAC" w:rsidDel="004B6AC6">
          <w:rPr>
            <w:lang w:val="en-US"/>
          </w:rPr>
          <w:delText xml:space="preserve"> in </w:delText>
        </w:r>
        <w:r w:rsidR="0070628C" w:rsidDel="004B6AC6">
          <w:rPr>
            <w:lang w:val="en-US"/>
          </w:rPr>
          <w:delText>observed stability</w:delText>
        </w:r>
      </w:del>
      <w:r w:rsidR="0070628C">
        <w:rPr>
          <w:lang w:val="en-US"/>
        </w:rPr>
        <w:t>,</w:t>
      </w:r>
      <w:r w:rsidR="00DB3BAE">
        <w:rPr>
          <w:lang w:val="en-US"/>
        </w:rPr>
        <w:t xml:space="preserve"> </w:t>
      </w:r>
      <w:ins w:id="273" w:author="Andrea Mentges" w:date="2020-09-08T10:14:00Z">
        <w:r w:rsidR="004B6AC6">
          <w:rPr>
            <w:lang w:val="en-US"/>
          </w:rPr>
          <w:t xml:space="preserve">and can be used, </w:t>
        </w:r>
      </w:ins>
      <w:r w:rsidR="00DB3BAE">
        <w:rPr>
          <w:lang w:val="en-US"/>
        </w:rPr>
        <w:t>for example, when doing</w:t>
      </w:r>
      <w:r w:rsidR="0070628C">
        <w:rPr>
          <w:lang w:val="en-US"/>
        </w:rPr>
        <w:t xml:space="preserve"> </w:t>
      </w:r>
      <w:r w:rsidR="00AC5DAC">
        <w:rPr>
          <w:lang w:val="en-US"/>
        </w:rPr>
        <w:t xml:space="preserve">meta-analyses </w:t>
      </w:r>
      <w:r w:rsidR="00DB3BAE">
        <w:rPr>
          <w:lang w:val="en-US"/>
        </w:rPr>
        <w:t xml:space="preserve">or other syntheses </w:t>
      </w:r>
      <w:r w:rsidR="00AC5DAC">
        <w:rPr>
          <w:lang w:val="en-US"/>
        </w:rPr>
        <w:t>comparing stability across systems.</w:t>
      </w:r>
      <w:r w:rsidR="007902C9" w:rsidRPr="007902C9">
        <w:rPr>
          <w:color w:val="FF0000"/>
          <w:lang w:val="en-US"/>
        </w:rPr>
        <w:t xml:space="preserve"> </w:t>
      </w:r>
      <w:del w:id="274" w:author="Andrea Mentges" w:date="2020-08-28T10:24:00Z">
        <w:r w:rsidR="002E5B05" w:rsidDel="00300277">
          <w:rPr>
            <w:lang w:val="en-US"/>
          </w:rPr>
          <w:delText xml:space="preserve">Applying </w:delText>
        </w:r>
        <w:r w:rsidR="007902C9" w:rsidDel="00300277">
          <w:rPr>
            <w:lang w:val="en-US"/>
          </w:rPr>
          <w:delText>our proposed correction</w:delText>
        </w:r>
        <w:r w:rsidR="002E5B05" w:rsidDel="00300277">
          <w:rPr>
            <w:lang w:val="en-US"/>
          </w:rPr>
          <w:delText xml:space="preserve"> </w:delText>
        </w:r>
        <w:r w:rsidR="007902C9" w:rsidDel="00300277">
          <w:rPr>
            <w:lang w:val="en-US"/>
          </w:rPr>
          <w:delText>methods</w:delText>
        </w:r>
      </w:del>
      <w:ins w:id="275" w:author="Andrea Mentges" w:date="2020-09-08T10:15:00Z">
        <w:r w:rsidR="004B6AC6">
          <w:rPr>
            <w:lang w:val="en-US"/>
          </w:rPr>
          <w:t>In our conceptual illustration</w:t>
        </w:r>
      </w:ins>
      <w:r w:rsidR="002E5B05">
        <w:rPr>
          <w:lang w:val="en-US"/>
        </w:rPr>
        <w:t>, the slow-grower and the fast-grower</w:t>
      </w:r>
      <w:ins w:id="276" w:author="Andrea Mentges" w:date="2020-09-08T10:15:00Z">
        <w:r w:rsidR="004B6AC6">
          <w:rPr>
            <w:lang w:val="en-US"/>
          </w:rPr>
          <w:t xml:space="preserve">, which </w:t>
        </w:r>
      </w:ins>
      <w:del w:id="277" w:author="Andrea Mentges" w:date="2020-09-08T10:15:00Z">
        <w:r w:rsidR="002E5B05" w:rsidDel="004B6AC6">
          <w:rPr>
            <w:lang w:val="en-US"/>
          </w:rPr>
          <w:delText xml:space="preserve"> </w:delText>
        </w:r>
      </w:del>
      <w:ins w:id="278" w:author="Andrea Mentges" w:date="2020-09-08T10:15:00Z">
        <w:r w:rsidR="004B6AC6">
          <w:rPr>
            <w:lang w:val="en-US"/>
          </w:rPr>
          <w:t xml:space="preserve">differ in realized stability, </w:t>
        </w:r>
      </w:ins>
      <w:del w:id="279" w:author="Andrea Mentges" w:date="2020-09-08T10:15:00Z">
        <w:r w:rsidR="007902C9" w:rsidDel="004B6AC6">
          <w:rPr>
            <w:lang w:val="en-US"/>
          </w:rPr>
          <w:delText>from the</w:delText>
        </w:r>
        <w:r w:rsidR="002E5B05" w:rsidDel="004B6AC6">
          <w:rPr>
            <w:lang w:val="en-US"/>
          </w:rPr>
          <w:delText xml:space="preserve"> conceptual simulations </w:delText>
        </w:r>
      </w:del>
      <w:r w:rsidR="002E5B05">
        <w:rPr>
          <w:lang w:val="en-US"/>
        </w:rPr>
        <w:t xml:space="preserve">show similar </w:t>
      </w:r>
      <w:ins w:id="280" w:author="Andrea Mentges" w:date="2020-09-08T10:15:00Z">
        <w:r w:rsidR="004B6AC6">
          <w:rPr>
            <w:lang w:val="en-US"/>
          </w:rPr>
          <w:t xml:space="preserve">intrinsic </w:t>
        </w:r>
      </w:ins>
      <w:r w:rsidR="002E5B05" w:rsidRPr="002E5B05">
        <w:rPr>
          <w:lang w:val="en-US"/>
        </w:rPr>
        <w:t>stability (</w:t>
      </w:r>
      <w:r w:rsidR="002E5B05" w:rsidRPr="002E5B05">
        <w:rPr>
          <w:lang w:val="en-US"/>
        </w:rPr>
        <w:fldChar w:fldCharType="begin"/>
      </w:r>
      <w:r w:rsidR="002E5B05" w:rsidRPr="002E5B05">
        <w:rPr>
          <w:lang w:val="en-US"/>
        </w:rPr>
        <w:instrText xml:space="preserve"> REF _Ref36816025 \h  \* MERGEFORMAT </w:instrText>
      </w:r>
      <w:r w:rsidR="002E5B05" w:rsidRPr="002E5B05">
        <w:rPr>
          <w:lang w:val="en-US"/>
        </w:rPr>
      </w:r>
      <w:r w:rsidR="002E5B05" w:rsidRPr="002E5B05">
        <w:rPr>
          <w:lang w:val="en-US"/>
        </w:rPr>
        <w:fldChar w:fldCharType="separate"/>
      </w:r>
      <w:r w:rsidR="00647CE2" w:rsidRPr="00647CE2">
        <w:rPr>
          <w:lang w:val="en-US"/>
        </w:rPr>
        <w:t xml:space="preserve">Table </w:t>
      </w:r>
      <w:r w:rsidR="00647CE2" w:rsidRPr="00647CE2">
        <w:rPr>
          <w:noProof/>
          <w:lang w:val="en-US"/>
        </w:rPr>
        <w:t>1</w:t>
      </w:r>
      <w:r w:rsidR="002E5B05" w:rsidRPr="002E5B05">
        <w:rPr>
          <w:lang w:val="en-US"/>
        </w:rPr>
        <w:fldChar w:fldCharType="end"/>
      </w:r>
      <w:r w:rsidR="002E5B05" w:rsidRPr="002E5B05">
        <w:rPr>
          <w:lang w:val="en-US"/>
        </w:rPr>
        <w:t>).</w:t>
      </w:r>
    </w:p>
    <w:p w14:paraId="13191E84" w14:textId="455FE57D" w:rsidR="0070628C" w:rsidRDefault="0070628C" w:rsidP="00380BE8">
      <w:pPr>
        <w:rPr>
          <w:lang w:val="en-US"/>
        </w:rPr>
      </w:pPr>
    </w:p>
    <w:p w14:paraId="0AF3D430" w14:textId="578F4C2C" w:rsidR="00CC3AFC" w:rsidRPr="00CC3AFC" w:rsidRDefault="004B6AC6" w:rsidP="00CC3AFC">
      <w:pPr>
        <w:pStyle w:val="berschrift2"/>
        <w:rPr>
          <w:lang w:val="en-US"/>
        </w:rPr>
      </w:pPr>
      <w:ins w:id="281" w:author="Andrea Mentges" w:date="2020-09-08T10:15:00Z">
        <w:r>
          <w:rPr>
            <w:lang w:val="en-US"/>
          </w:rPr>
          <w:t>Intrinsic t</w:t>
        </w:r>
      </w:ins>
      <w:del w:id="282" w:author="Andrea Mentges" w:date="2020-09-08T10:15:00Z">
        <w:r w:rsidR="00CC3AFC" w:rsidRPr="00CC3AFC" w:rsidDel="004B6AC6">
          <w:rPr>
            <w:lang w:val="en-US"/>
          </w:rPr>
          <w:delText>T</w:delText>
        </w:r>
      </w:del>
      <w:r w:rsidR="00CC3AFC" w:rsidRPr="00CC3AFC">
        <w:rPr>
          <w:lang w:val="en-US"/>
        </w:rPr>
        <w:t>emporal stability</w:t>
      </w:r>
    </w:p>
    <w:p w14:paraId="3B64DEC7" w14:textId="283B15B3" w:rsidR="000C6F94" w:rsidRDefault="0070628C" w:rsidP="00E23A67">
      <w:pPr>
        <w:rPr>
          <w:lang w:val="en-US"/>
        </w:rPr>
      </w:pPr>
      <w:r>
        <w:rPr>
          <w:lang w:val="en-US"/>
        </w:rPr>
        <w:t xml:space="preserve">To </w:t>
      </w:r>
      <w:r w:rsidR="00DB3BAE">
        <w:rPr>
          <w:lang w:val="en-US"/>
        </w:rPr>
        <w:t xml:space="preserve">control for growth rate when calculating </w:t>
      </w:r>
      <w:r w:rsidR="00E23A67">
        <w:rPr>
          <w:lang w:val="en-US"/>
        </w:rPr>
        <w:t>temporal stability</w:t>
      </w:r>
      <w:r w:rsidR="00380BE8">
        <w:rPr>
          <w:lang w:val="en-US"/>
        </w:rPr>
        <w:t>,</w:t>
      </w:r>
      <w:r>
        <w:rPr>
          <w:lang w:val="en-US"/>
        </w:rPr>
        <w:t xml:space="preserve"> we</w:t>
      </w:r>
      <w:r w:rsidR="00DB3BAE">
        <w:rPr>
          <w:lang w:val="en-US"/>
        </w:rPr>
        <w:t xml:space="preserve"> first</w:t>
      </w:r>
      <w:r w:rsidR="00E23A67">
        <w:rPr>
          <w:lang w:val="en-US"/>
        </w:rPr>
        <w:t xml:space="preserve"> define temporal stability as </w:t>
      </w:r>
      <w:r w:rsidR="00E23A67" w:rsidRPr="005E3C93">
        <w:rPr>
          <w:lang w:val="en-US"/>
        </w:rPr>
        <w:t>the inverse of coefficient of variation</w:t>
      </w:r>
      <w:r w:rsidR="00DB3BAE">
        <w:rPr>
          <w:lang w:val="en-US"/>
        </w:rPr>
        <w:t xml:space="preserve">. We then </w:t>
      </w:r>
      <w:r w:rsidR="00E23A67">
        <w:rPr>
          <w:lang w:val="en-US"/>
        </w:rPr>
        <w:t xml:space="preserve">make use of the </w:t>
      </w:r>
      <w:r w:rsidR="00227776">
        <w:rPr>
          <w:lang w:val="en-US"/>
        </w:rPr>
        <w:t xml:space="preserve">known </w:t>
      </w:r>
      <w:r w:rsidR="00E23A67">
        <w:rPr>
          <w:lang w:val="en-US"/>
        </w:rPr>
        <w:t>relationship between the</w:t>
      </w:r>
      <w:r w:rsidR="000C6F94">
        <w:rPr>
          <w:lang w:val="en-US"/>
        </w:rPr>
        <w:t xml:space="preserve"> temporal</w:t>
      </w:r>
      <w:r w:rsidR="00E23A67">
        <w:rPr>
          <w:lang w:val="en-US"/>
        </w:rPr>
        <w:t xml:space="preserve"> variance of biomass </w:t>
      </w:r>
      <w:r w:rsidR="00E23A67" w:rsidRPr="009C4D9F">
        <w:rPr>
          <w:i/>
          <w:lang w:val="en-US"/>
        </w:rPr>
        <w:t>N</w:t>
      </w:r>
      <w:r w:rsidR="00E23A67">
        <w:rPr>
          <w:lang w:val="en-US"/>
        </w:rPr>
        <w:t xml:space="preserve"> </w:t>
      </w:r>
      <w:r w:rsidR="000C6F94">
        <w:rPr>
          <w:lang w:val="en-US"/>
        </w:rPr>
        <w:t xml:space="preserve">(i.e. </w:t>
      </w:r>
      <w:r w:rsidR="000C6F94" w:rsidRPr="001E0190">
        <w:rPr>
          <w:lang w:val="en-GB"/>
        </w:rPr>
        <w:t xml:space="preserve">the mean squared distance of the </w:t>
      </w:r>
      <w:r w:rsidR="000C6F94">
        <w:rPr>
          <w:lang w:val="en-GB"/>
        </w:rPr>
        <w:t>organism</w:t>
      </w:r>
      <w:r w:rsidR="00FB22FD">
        <w:rPr>
          <w:lang w:val="en-GB"/>
        </w:rPr>
        <w:t>’</w:t>
      </w:r>
      <w:r w:rsidR="000C6F94">
        <w:rPr>
          <w:lang w:val="en-GB"/>
        </w:rPr>
        <w:t>s biomass</w:t>
      </w:r>
      <w:r w:rsidR="000C6F94" w:rsidRPr="001E0190">
        <w:rPr>
          <w:lang w:val="en-GB"/>
        </w:rPr>
        <w:t xml:space="preserve"> from equilibrium</w:t>
      </w:r>
      <w:r w:rsidR="000C6F94">
        <w:rPr>
          <w:lang w:val="en-US"/>
        </w:rPr>
        <w:t xml:space="preserve">) </w:t>
      </w:r>
      <w:r w:rsidR="00227776">
        <w:rPr>
          <w:lang w:val="en-US"/>
        </w:rPr>
        <w:t xml:space="preserve">and properties of the disturbance regime for a univariate, linear system. Several previous studies have demonstrated that this simple correction performs remarkably well even for more complex systems, such as </w:t>
      </w:r>
      <w:r w:rsidR="000C6F94">
        <w:rPr>
          <w:lang w:val="en-US"/>
        </w:rPr>
        <w:t xml:space="preserve">logistic growth </w:t>
      </w:r>
      <w:r w:rsidR="00227776">
        <w:rPr>
          <w:lang w:val="en-US"/>
        </w:rPr>
        <w:t xml:space="preserve">or </w:t>
      </w:r>
      <w:proofErr w:type="spellStart"/>
      <w:r w:rsidR="00227776">
        <w:rPr>
          <w:lang w:val="en-US"/>
        </w:rPr>
        <w:t>Lokta</w:t>
      </w:r>
      <w:proofErr w:type="spellEnd"/>
      <w:r w:rsidR="00227776">
        <w:rPr>
          <w:lang w:val="en-US"/>
        </w:rPr>
        <w:t>-Volterra competition with many interacting species</w:t>
      </w:r>
      <w:r w:rsidR="00E23A67">
        <w:rPr>
          <w:lang w:val="en-US"/>
        </w:rPr>
        <w:t xml:space="preserve">: </w:t>
      </w:r>
      <m:oMath>
        <m:r>
          <w:rPr>
            <w:rFonts w:ascii="Cambria Math" w:hAnsi="Cambria Math"/>
            <w:lang w:val="en-US"/>
          </w:rPr>
          <m:t>var</m:t>
        </m:r>
        <m:d>
          <m:dPr>
            <m:ctrlPr>
              <w:rPr>
                <w:rFonts w:ascii="Cambria Math" w:hAnsi="Cambria Math"/>
                <w:i/>
                <w:lang w:val="en-US"/>
              </w:rPr>
            </m:ctrlPr>
          </m:dPr>
          <m:e>
            <m:r>
              <w:rPr>
                <w:rFonts w:ascii="Cambria Math" w:hAnsi="Cambria Math"/>
                <w:lang w:val="en-US"/>
              </w:rPr>
              <m:t>N</m:t>
            </m:r>
          </m:e>
        </m:d>
        <m:r>
          <w:rPr>
            <w:rFonts w:ascii="Cambria Math" w:hAnsi="Cambria Math"/>
            <w:lang w:val="en-US"/>
          </w:rPr>
          <m:t>=</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μ</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e>
        </m:d>
        <m:r>
          <w:rPr>
            <w:rFonts w:ascii="Cambria Math" w:hAnsi="Cambria Math"/>
            <w:lang w:val="en-US"/>
          </w:rPr>
          <m:t>λ/2r</m:t>
        </m:r>
      </m:oMath>
      <w:r w:rsidR="00E23A67">
        <w:rPr>
          <w:lang w:val="en-US"/>
        </w:rPr>
        <w:t xml:space="preserve"> </w:t>
      </w:r>
      <w:r w:rsidR="00E23A67">
        <w:rPr>
          <w:lang w:val="en-US"/>
        </w:rPr>
        <w:fldChar w:fldCharType="begin" w:fldLock="1"/>
      </w:r>
      <w:r w:rsidR="00FB22FD">
        <w:rPr>
          <w:lang w:val="en-US"/>
        </w:rPr>
        <w:instrText>ADDIN CSL_CITATION {"citationItems":[{"id":"ITEM-1","itemData":{"author":[{"dropping-particle":"","family":"Clark","given":"Adam Thomas","non-dropping-particle":"","parse-names":false,"suffix":""},{"dropping-particle":"","family":"Zelnik","given":"Yuval R","non-dropping-particle":"","parse-names":false,"suffix":""},{"dropping-particle":"","family":"Arnoldi","given":"Jean-francois","non-dropping-particle":"","parse-names":false,"suffix":""},{"dropping-particle":"","family":"Hodapp","given":"Dorothee","non-dropping-particle":"","parse-names":false,"suffix":""},{"dropping-particle":"","family":"Karakoç","given":"Canan","non-dropping-particle":"","parse-names":false,"suffix":""},{"dropping-particle":"","family":"König","given":"Sara","non-dropping-particle":"","parse-names":false,"suffix":""},{"dropping-particle":"","family":"Loreau","given":"Michel","non-dropping-particle":"","parse-names":false,"suffix":""},{"dropping-particle":"","family":"Barabas","given":"György","non-dropping-particle":"","parse-names":false,"suffix":""},{"dropping-particle":"","family":"Chase","given":"Jon","non-dropping-particle":"","parse-names":false,"suffix":""},{"dropping-particle":"","family":"Huth","given":"Andreas","non-dropping-particle":"","parse-names":false,"suffix":""},{"dropping-particle":"","family":"Jacquet","given":"Claire","non-dropping-particle":"","parse-names":false,"suffix":""},{"dropping-particle":"","family":"Taubert","given":"Franziska","non-dropping-particle":"","parse-names":false,"suffix":""},{"dropping-particle":"De","family":"Mazancourt","given":"Claire","non-dropping-particle":"","parse-names":false,"suffix":""},{"dropping-particle":"","family":"Meyer","given":"Katherine","non-dropping-particle":"","parse-names":false,"suffix":""},{"dropping-particle":"","family":"Shoemaker","given":"Lauren","non-dropping-particle":"","parse-names":false,"suffix":""},{"dropping-particle":"","family":"Wang","given":"Shaopeng","non-dropping-particle":"","parse-names":false,"suffix":""}],"id":"ITEM-1","issued":{"date-parts":[["2020"]]},"title":"How perceived stability varies across temporal, spatial, and ecological scales","type":"article-journal"},"uris":["http://www.mendeley.com/documents/?uuid=cd9285e4-32e1-4a25-b5be-4e3fecb68ec7"]},{"id":"ITEM-2","itemData":{"DOI":"10.1016/j.jtbi.2015.10.012","ISSN":"10958541","abstract":"In theoretical studies, the most commonly used measure of ecological stability is resilience: ecosystems asymptotic rate of return to equilibrium after a pulse-perturbation -or shock. A complementary notion of growing popularity is reactivity: the strongest initial response to shocks. On the other hand, empirical stability is often quantified as the inverse of temporal variability, directly estimated on data, and reflecting ecosystems response to persistent and erratic environmental disturbances. It is unclear whether and how this empirical measure is related to resilience and reactivity. Here, we establish a connection by introducing two variability-based stability measures belonging to the theoretical realm of resilience and reactivity. We call them intrinsic, stochastic and deterministic invariability; respectively defined as the inverse of the strongest stationary response to white-noise and to single-frequency perturbations. We prove that they predict ecosystems worst response to broad classes of disturbances, including realistic models of environmental fluctuations. We show that they are intermediate measures between resilience and reactivity and that, although defined with respect to persistent perturbations, they can be related to the whole transient regime following a shock, making them more integrative notions than reactivity and resilience. We argue that invariability measures constitute a stepping stone, and discuss the challenges ahead to further unify theoretical and empirical approaches to stability.","author":[{"dropping-particle":"","family":"Arnoldi","given":"J. F.","non-dropping-particle":"","parse-names":false,"suffix":""},{"dropping-particle":"","family":"Loreau","given":"M.","non-dropping-particle":"","parse-names":false,"suffix":""},{"dropping-particle":"","family":"Haegeman","given":"B.","non-dropping-particle":"","parse-names":false,"suffix":""}],"container-title":"Journal of Theoretical Biology","id":"ITEM-2","issued":{"date-parts":[["2016"]]},"page":"47-59","publisher":"Elsevier","title":"Resilience, reactivity and variability: A mathematical comparison of ecological stability measures","type":"article-journal","volume":"389"},"uris":["http://www.mendeley.com/documents/?uuid=58acaac5-14d3-41ac-8988-e9850f6c6105"]},{"id":"ITEM-3","itemData":{"DOI":"10.1111/ele.13345","ISSN":"1461-023X","abstract":"Our empirical knowledge of ecosystem stability and of diversity-stability relationships is mostly built on the analysis of temporal variability of population and ecosystem properties. Variability, however, often depends on external factors that act as disturbances, making it difficult to compare its value across systems, and relate it to other stability concepts. Here we show how variability, when seen as a response to stochastic perturbations of various types, can reveal inherent stability properties of ecological communities, with clear connections with other stability measures. This requires abandoning one-dimensional representations of stability, in which a single variability measurement is taken as a proxy for how stable a system is, and instead consider the whole variability spectrum , i.e. the distribution of the system's response to the vast set of perturbations that can generate variability. In species-rich model communities, we show that there exist generic patterns for which specific abundance classes of species govern variability. In particular, the response to stochastic immigration is typically governed by rare species while common species drive the response to environmental perturbations. We show that the contrasting contributions of different species abundance classes can be responsible for opposite diversity-stability patterns. More generally, our work proposes that a multidimensional perspective on stability allows one to better appreciate the dynamical richness of ecosystems, and to better understand the causes and consequences of their stability patterns.","author":[{"dropping-particle":"","family":"Arnoldi","given":"Jean</w:instrText>
      </w:r>
      <w:r w:rsidR="00FB22FD">
        <w:rPr>
          <w:rFonts w:ascii="Cambria Math" w:hAnsi="Cambria Math" w:cs="Cambria Math"/>
          <w:lang w:val="en-US"/>
        </w:rPr>
        <w:instrText>‐</w:instrText>
      </w:r>
      <w:r w:rsidR="00FB22FD">
        <w:rPr>
          <w:lang w:val="en-US"/>
        </w:rPr>
        <w:instrText>François","non-dropping-particle":"","parse-names":false,"suffix":""},{"dropping-particle":"","family":"Loreau","given":"Michel","non-dropping-particle":"","parse-names":false,"suffix":""},{"dropping-particle":"","family":"Haegeman","given":"Bart","non-dropping-particle":"","parse-names":false,"suffix":""}],"container-title":"Ecology Letters","id":"ITEM-3","issued":{"date-parts":[["2019"]]},"note":"Resilience &amp;quot;shows bewildering complexity depending on the timescale considered&amp;quot; Pimm2019","page":"1557-1567","title":"The inherent multidimensionality of temporal variability: how common and rare species shape stability patterns","type":"article-journal"},"uris":["http://www.mendeley.com/documents/?uuid=a4acfd4f-7468-405a-8097-2c5cb0698d78"]}],"mendeley":{"formattedCitation":"(Arnoldi &lt;i&gt;et al.&lt;/i&gt; 2016, 2019; Clark &lt;i&gt;et al.&lt;/i&gt; 2020)","plainTextFormattedCitation":"(Arnoldi et al. 2016, 2019; Clark et al. 2020)","previouslyFormattedCitation":"(Clark &lt;i&gt;et al.&lt;/i&gt; 2020)"},"properties":{"noteIndex":0},"schema":"https://github.com/citation-style-language/schema/raw/master/csl-citation.json"}</w:instrText>
      </w:r>
      <w:r w:rsidR="00E23A67">
        <w:rPr>
          <w:lang w:val="en-US"/>
        </w:rPr>
        <w:fldChar w:fldCharType="separate"/>
      </w:r>
      <w:r w:rsidR="00FB22FD" w:rsidRPr="00FB22FD">
        <w:rPr>
          <w:noProof/>
          <w:lang w:val="en-US"/>
        </w:rPr>
        <w:t xml:space="preserve">(Arnoldi </w:t>
      </w:r>
      <w:r w:rsidR="00FB22FD" w:rsidRPr="00FB22FD">
        <w:rPr>
          <w:i/>
          <w:noProof/>
          <w:lang w:val="en-US"/>
        </w:rPr>
        <w:t>et al.</w:t>
      </w:r>
      <w:r w:rsidR="00FB22FD" w:rsidRPr="00FB22FD">
        <w:rPr>
          <w:noProof/>
          <w:lang w:val="en-US"/>
        </w:rPr>
        <w:t xml:space="preserve"> 2016, </w:t>
      </w:r>
      <w:r w:rsidR="00FB22FD" w:rsidRPr="00FB22FD">
        <w:rPr>
          <w:noProof/>
          <w:lang w:val="en-US"/>
        </w:rPr>
        <w:lastRenderedPageBreak/>
        <w:t xml:space="preserve">2019; Clark </w:t>
      </w:r>
      <w:r w:rsidR="00FB22FD" w:rsidRPr="00FB22FD">
        <w:rPr>
          <w:i/>
          <w:noProof/>
          <w:lang w:val="en-US"/>
        </w:rPr>
        <w:t>et al.</w:t>
      </w:r>
      <w:r w:rsidR="00FB22FD" w:rsidRPr="00FB22FD">
        <w:rPr>
          <w:noProof/>
          <w:lang w:val="en-US"/>
        </w:rPr>
        <w:t xml:space="preserve"> 2020)</w:t>
      </w:r>
      <w:r w:rsidR="00E23A67">
        <w:rPr>
          <w:lang w:val="en-US"/>
        </w:rPr>
        <w:fldChar w:fldCharType="end"/>
      </w:r>
      <w:r w:rsidR="00E23A67">
        <w:rPr>
          <w:lang w:val="en-US"/>
        </w:rPr>
        <w:t xml:space="preserve">, where </w:t>
      </w:r>
      <w:r w:rsidR="00E23A67" w:rsidRPr="00181F01">
        <w:rPr>
          <w:i/>
          <w:lang w:val="en-US"/>
        </w:rPr>
        <w:t>μ</w:t>
      </w:r>
      <w:r w:rsidR="00E23A67">
        <w:rPr>
          <w:lang w:val="en-US"/>
        </w:rPr>
        <w:t xml:space="preserve"> is the average disturbance strength, </w:t>
      </w:r>
      <w:r w:rsidR="00E23A67" w:rsidRPr="00181F01">
        <w:rPr>
          <w:i/>
          <w:lang w:val="en-US"/>
        </w:rPr>
        <w:t>σ</w:t>
      </w:r>
      <w:r w:rsidR="00E23A67">
        <w:rPr>
          <w:lang w:val="en-US"/>
        </w:rPr>
        <w:t xml:space="preserve"> is the standard deviation of disturbances, and </w:t>
      </w:r>
      <w:r w:rsidR="00E23A67" w:rsidRPr="00181F01">
        <w:rPr>
          <w:i/>
          <w:lang w:val="en-US"/>
        </w:rPr>
        <w:t>λ</w:t>
      </w:r>
      <w:r w:rsidR="00E23A67">
        <w:rPr>
          <w:lang w:val="en-US"/>
        </w:rPr>
        <w:t xml:space="preserve"> is the frequency of the exponential distribution from which disturbance strength</w:t>
      </w:r>
      <w:r w:rsidR="00E23A67" w:rsidRPr="007C24FD">
        <w:rPr>
          <w:lang w:val="en-US"/>
        </w:rPr>
        <w:t xml:space="preserve"> </w:t>
      </w:r>
      <w:r w:rsidR="00E23A67">
        <w:rPr>
          <w:lang w:val="en-US"/>
        </w:rPr>
        <w:t>is drawn. Assuming that these properties of the disturbance regime (</w:t>
      </w:r>
      <w:r w:rsidR="00E23A67" w:rsidRPr="00181F01">
        <w:rPr>
          <w:i/>
          <w:lang w:val="en-US"/>
        </w:rPr>
        <w:t>μ</w:t>
      </w:r>
      <w:r w:rsidR="00E23A67">
        <w:rPr>
          <w:lang w:val="en-US"/>
        </w:rPr>
        <w:t xml:space="preserve">, </w:t>
      </w:r>
      <w:r w:rsidR="00E23A67" w:rsidRPr="00181F01">
        <w:rPr>
          <w:i/>
          <w:lang w:val="en-US"/>
        </w:rPr>
        <w:t>σ</w:t>
      </w:r>
      <w:r w:rsidR="00E23A67">
        <w:rPr>
          <w:lang w:val="en-US"/>
        </w:rPr>
        <w:t xml:space="preserve">, and </w:t>
      </w:r>
      <w:r w:rsidR="00E23A67" w:rsidRPr="00181F01">
        <w:rPr>
          <w:i/>
          <w:lang w:val="en-US"/>
        </w:rPr>
        <w:t>λ</w:t>
      </w:r>
      <w:r w:rsidR="00E23A67">
        <w:rPr>
          <w:lang w:val="en-US"/>
        </w:rPr>
        <w:t xml:space="preserve">) are the same across time series, </w:t>
      </w:r>
      <m:oMath>
        <m:r>
          <w:rPr>
            <w:rFonts w:ascii="Cambria Math" w:hAnsi="Cambria Math"/>
            <w:lang w:val="en-US"/>
          </w:rPr>
          <m:t>var</m:t>
        </m:r>
        <m:d>
          <m:dPr>
            <m:ctrlPr>
              <w:rPr>
                <w:rFonts w:ascii="Cambria Math" w:hAnsi="Cambria Math"/>
                <w:i/>
                <w:lang w:val="en-US"/>
              </w:rPr>
            </m:ctrlPr>
          </m:dPr>
          <m:e>
            <m:r>
              <w:rPr>
                <w:rFonts w:ascii="Cambria Math" w:hAnsi="Cambria Math"/>
                <w:lang w:val="en-US"/>
              </w:rPr>
              <m:t>N</m:t>
            </m:r>
          </m:e>
        </m:d>
        <m:r>
          <w:rPr>
            <w:rFonts w:ascii="Cambria Math" w:hAnsi="Cambria Math"/>
            <w:lang w:val="en-US"/>
          </w:rPr>
          <m:t xml:space="preserve"> r=</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μ</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e>
        </m:d>
        <m:r>
          <w:rPr>
            <w:rFonts w:ascii="Cambria Math" w:hAnsi="Cambria Math"/>
            <w:lang w:val="en-US"/>
          </w:rPr>
          <m:t>λ/2=</m:t>
        </m:r>
        <m:r>
          <m:rPr>
            <m:nor/>
          </m:rPr>
          <w:rPr>
            <w:rFonts w:ascii="Cambria Math" w:hAnsi="Cambria Math"/>
            <w:lang w:val="en-US"/>
          </w:rPr>
          <m:t>const.</m:t>
        </m:r>
      </m:oMath>
      <w:r w:rsidR="00DB3BAE">
        <w:rPr>
          <w:lang w:val="en-US"/>
        </w:rPr>
        <w:t xml:space="preserve"> Because </w:t>
      </w:r>
      <m:oMath>
        <m:r>
          <w:rPr>
            <w:rFonts w:ascii="Cambria Math" w:hAnsi="Cambria Math"/>
            <w:lang w:val="en-US"/>
          </w:rPr>
          <m:t>var</m:t>
        </m:r>
        <m:d>
          <m:dPr>
            <m:ctrlPr>
              <w:rPr>
                <w:rFonts w:ascii="Cambria Math" w:hAnsi="Cambria Math"/>
                <w:i/>
                <w:lang w:val="en-US"/>
              </w:rPr>
            </m:ctrlPr>
          </m:dPr>
          <m:e>
            <m:r>
              <w:rPr>
                <w:rFonts w:ascii="Cambria Math" w:hAnsi="Cambria Math"/>
                <w:lang w:val="en-US"/>
              </w:rPr>
              <m:t>N</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CV</m:t>
            </m:r>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mean(N)</m:t>
            </m:r>
          </m:e>
          <m:sup>
            <m:r>
              <w:rPr>
                <w:rFonts w:ascii="Cambria Math" w:hAnsi="Cambria Math"/>
                <w:lang w:val="en-US"/>
              </w:rPr>
              <m:t>2</m:t>
            </m:r>
          </m:sup>
        </m:sSup>
      </m:oMath>
      <w:r w:rsidR="00E23A67">
        <w:rPr>
          <w:lang w:val="en-US"/>
        </w:rPr>
        <w:t xml:space="preserve">, it follows that </w:t>
      </w:r>
      <m:oMath>
        <m:r>
          <w:rPr>
            <w:rFonts w:ascii="Cambria Math" w:hAnsi="Cambria Math"/>
            <w:lang w:val="en-US"/>
          </w:rPr>
          <m:t xml:space="preserve">CV </m:t>
        </m:r>
        <m:rad>
          <m:radPr>
            <m:degHide m:val="1"/>
            <m:ctrlPr>
              <w:rPr>
                <w:rFonts w:ascii="Cambria Math" w:hAnsi="Cambria Math"/>
                <w:i/>
                <w:lang w:val="en-US"/>
              </w:rPr>
            </m:ctrlPr>
          </m:radPr>
          <m:deg/>
          <m:e>
            <m:r>
              <w:rPr>
                <w:rFonts w:ascii="Cambria Math" w:hAnsi="Cambria Math"/>
                <w:lang w:val="en-US"/>
              </w:rPr>
              <m:t>r</m:t>
            </m:r>
          </m:e>
        </m:rad>
        <m:r>
          <w:rPr>
            <w:rFonts w:ascii="Cambria Math" w:hAnsi="Cambria Math"/>
            <w:lang w:val="en-US"/>
          </w:rPr>
          <m:t>=</m:t>
        </m:r>
        <m:r>
          <m:rPr>
            <m:nor/>
          </m:rPr>
          <w:rPr>
            <w:rFonts w:ascii="Cambria Math" w:hAnsi="Cambria Math"/>
            <w:lang w:val="en-US"/>
          </w:rPr>
          <m:t>const.</m:t>
        </m:r>
      </m:oMath>
      <w:r w:rsidR="00E23A67">
        <w:rPr>
          <w:lang w:val="en-US"/>
        </w:rPr>
        <w:t xml:space="preserve"> Thus, provided that similar disturbance regimes apply </w:t>
      </w:r>
      <w:r w:rsidR="000C6F94">
        <w:rPr>
          <w:lang w:val="en-US"/>
        </w:rPr>
        <w:t xml:space="preserve">to </w:t>
      </w:r>
      <w:r w:rsidR="00DB3BAE">
        <w:rPr>
          <w:lang w:val="en-US"/>
        </w:rPr>
        <w:t>the</w:t>
      </w:r>
      <w:r w:rsidR="00E23A67">
        <w:rPr>
          <w:lang w:val="en-US"/>
        </w:rPr>
        <w:t xml:space="preserve"> time series</w:t>
      </w:r>
      <w:r w:rsidR="00DB3BAE">
        <w:rPr>
          <w:lang w:val="en-US"/>
        </w:rPr>
        <w:t xml:space="preserve"> of interest</w:t>
      </w:r>
      <w:r w:rsidR="00E23A67">
        <w:rPr>
          <w:lang w:val="en-US"/>
        </w:rPr>
        <w:t xml:space="preserve">, we can </w:t>
      </w:r>
      <w:del w:id="283" w:author="Andrea Mentges" w:date="2020-08-28T10:22:00Z">
        <w:r w:rsidR="00E23A67" w:rsidDel="00300277">
          <w:rPr>
            <w:lang w:val="en-US"/>
          </w:rPr>
          <w:delText xml:space="preserve">correct </w:delText>
        </w:r>
      </w:del>
      <w:ins w:id="284" w:author="Andrea Mentges" w:date="2020-08-28T10:22:00Z">
        <w:r w:rsidR="00300277">
          <w:rPr>
            <w:lang w:val="en-US"/>
          </w:rPr>
          <w:t xml:space="preserve">account </w:t>
        </w:r>
      </w:ins>
      <w:r w:rsidR="00E23A67">
        <w:rPr>
          <w:lang w:val="en-US"/>
        </w:rPr>
        <w:t xml:space="preserve">for the effect of growth rate in estimates of temporal stability </w:t>
      </w:r>
      <w:r w:rsidR="009C4D9F" w:rsidRPr="005E3C93">
        <w:rPr>
          <w:lang w:val="en-US"/>
        </w:rPr>
        <w:t xml:space="preserve">by </w:t>
      </w:r>
      <w:r w:rsidR="00E23A67">
        <w:rPr>
          <w:lang w:val="en-US"/>
        </w:rPr>
        <w:t xml:space="preserve">dividing them by </w:t>
      </w:r>
      <w:r w:rsidR="009C4D9F" w:rsidRPr="005E3C93">
        <w:rPr>
          <w:lang w:val="en-US"/>
        </w:rPr>
        <w:t>the square root of growth rate</w:t>
      </w:r>
      <w:r w:rsidR="000C6F94">
        <w:rPr>
          <w:lang w:val="en-US"/>
        </w:rPr>
        <w:t xml:space="preserve"> </w:t>
      </w:r>
      <w:r w:rsidR="000C6F94" w:rsidRPr="005E3C93">
        <w:rPr>
          <w:lang w:val="en-US"/>
        </w:rPr>
        <w:t>(</w:t>
      </w:r>
      <w:r w:rsidR="000C6F94" w:rsidRPr="005E3C93">
        <w:rPr>
          <w:lang w:val="en-US"/>
        </w:rPr>
        <w:fldChar w:fldCharType="begin"/>
      </w:r>
      <w:r w:rsidR="000C6F94" w:rsidRPr="005E3C93">
        <w:rPr>
          <w:lang w:val="en-US"/>
        </w:rPr>
        <w:instrText xml:space="preserve"> REF _Ref38395096 \h  \* MERGEFORMAT </w:instrText>
      </w:r>
      <w:r w:rsidR="000C6F94" w:rsidRPr="005E3C93">
        <w:rPr>
          <w:lang w:val="en-US"/>
        </w:rPr>
      </w:r>
      <w:r w:rsidR="000C6F94" w:rsidRPr="005E3C93">
        <w:rPr>
          <w:lang w:val="en-US"/>
        </w:rPr>
        <w:fldChar w:fldCharType="separate"/>
      </w:r>
      <w:r w:rsidR="00647CE2" w:rsidRPr="00647CE2">
        <w:rPr>
          <w:lang w:val="en-US"/>
        </w:rPr>
        <w:t xml:space="preserve">Figure </w:t>
      </w:r>
      <w:r w:rsidR="00647CE2" w:rsidRPr="00647CE2">
        <w:rPr>
          <w:noProof/>
          <w:lang w:val="en-US"/>
        </w:rPr>
        <w:t>2</w:t>
      </w:r>
      <w:r w:rsidR="000C6F94" w:rsidRPr="005E3C93">
        <w:rPr>
          <w:lang w:val="en-US"/>
        </w:rPr>
        <w:fldChar w:fldCharType="end"/>
      </w:r>
      <w:r w:rsidR="000C6F94" w:rsidRPr="005E3C93">
        <w:rPr>
          <w:lang w:val="en-US"/>
        </w:rPr>
        <w:t>b)</w:t>
      </w:r>
      <w:r w:rsidR="00E23A67">
        <w:rPr>
          <w:lang w:val="en-US"/>
        </w:rPr>
        <w:t>:</w:t>
      </w:r>
      <w:r w:rsidR="009C4D9F" w:rsidRPr="005E3C93">
        <w:rPr>
          <w:lang w:val="en-US"/>
        </w:rPr>
        <w:t xml:space="preserve"> </w:t>
      </w:r>
    </w:p>
    <w:p w14:paraId="5AC61B3A" w14:textId="77777777" w:rsidR="000C6F94" w:rsidRDefault="000C6F94" w:rsidP="00E23A67">
      <w:pPr>
        <w:rPr>
          <w:lang w:val="en-US"/>
        </w:rPr>
      </w:pPr>
    </w:p>
    <w:p w14:paraId="012359DC" w14:textId="24BB5C20" w:rsidR="00380BE8" w:rsidRDefault="00E73028" w:rsidP="000C6F94">
      <w:pPr>
        <w:rPr>
          <w:lang w:val="en-US"/>
        </w:rPr>
      </w:pPr>
      <m:oMath>
        <m:sSub>
          <m:sSubPr>
            <m:ctrlPr>
              <w:rPr>
                <w:rFonts w:ascii="Cambria Math" w:hAnsi="Cambria Math"/>
                <w:i/>
                <w:lang w:val="en-US"/>
              </w:rPr>
            </m:ctrlPr>
          </m:sSubPr>
          <m:e>
            <m:r>
              <w:rPr>
                <w:rFonts w:ascii="Cambria Math" w:hAnsi="Cambria Math"/>
                <w:lang w:val="en-US"/>
              </w:rPr>
              <m:t xml:space="preserve">temp. stab. </m:t>
            </m:r>
          </m:e>
          <m:sub>
            <m:r>
              <w:ins w:id="285" w:author="Andrea Mentges" w:date="2020-08-28T09:48:00Z">
                <w:rPr>
                  <w:rFonts w:ascii="Cambria Math" w:hAnsi="Cambria Math"/>
                  <w:lang w:val="en-US"/>
                </w:rPr>
                <m:t>intr</m:t>
              </w:ins>
            </m:r>
            <m:r>
              <w:del w:id="286" w:author="Andrea Mentges" w:date="2020-08-28T09:48:00Z">
                <w:rPr>
                  <w:rFonts w:ascii="Cambria Math" w:hAnsi="Cambria Math"/>
                  <w:lang w:val="en-US"/>
                </w:rPr>
                <m:t>corr</m:t>
              </w:del>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 xml:space="preserve">CV </m:t>
            </m:r>
            <m:rad>
              <m:radPr>
                <m:degHide m:val="1"/>
                <m:ctrlPr>
                  <w:rPr>
                    <w:rFonts w:ascii="Cambria Math" w:hAnsi="Cambria Math"/>
                    <w:i/>
                    <w:lang w:val="en-US"/>
                  </w:rPr>
                </m:ctrlPr>
              </m:radPr>
              <m:deg/>
              <m:e>
                <m:r>
                  <w:rPr>
                    <w:rFonts w:ascii="Cambria Math" w:hAnsi="Cambria Math"/>
                    <w:lang w:val="en-US"/>
                  </w:rPr>
                  <m:t>r</m:t>
                </m:r>
              </m:e>
            </m:rad>
          </m:den>
        </m:f>
      </m:oMath>
      <w:r w:rsidR="009C4D9F" w:rsidRPr="005E3C93">
        <w:rPr>
          <w:lang w:val="en-US"/>
        </w:rPr>
        <w:t xml:space="preserve">  .</w:t>
      </w:r>
    </w:p>
    <w:p w14:paraId="3BD7F86B" w14:textId="69647A92" w:rsidR="009C4D9F" w:rsidRDefault="000C6F94" w:rsidP="000C6F94">
      <w:pPr>
        <w:jc w:val="right"/>
        <w:rPr>
          <w:lang w:val="en-US"/>
        </w:rPr>
      </w:pPr>
      <w:r>
        <w:rPr>
          <w:lang w:val="en-US"/>
        </w:rPr>
        <w:t>(Eq. 1)</w:t>
      </w:r>
    </w:p>
    <w:p w14:paraId="443AF3A9" w14:textId="77777777" w:rsidR="00380BE8" w:rsidRDefault="00380BE8" w:rsidP="00380BE8">
      <w:pPr>
        <w:rPr>
          <w:lang w:val="en-US"/>
        </w:rPr>
      </w:pPr>
    </w:p>
    <w:p w14:paraId="24A270B7" w14:textId="727197B6" w:rsidR="00380BE8" w:rsidRDefault="00777CCD" w:rsidP="00380BE8">
      <w:pPr>
        <w:keepNext/>
      </w:pPr>
      <w:r>
        <w:rPr>
          <w:noProof/>
        </w:rPr>
        <w:drawing>
          <wp:inline distT="0" distB="0" distL="0" distR="0" wp14:anchorId="0AD6030D" wp14:editId="3D619C3B">
            <wp:extent cx="4717612" cy="117940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llustrate_CV_solution.bmp"/>
                    <pic:cNvPicPr/>
                  </pic:nvPicPr>
                  <pic:blipFill>
                    <a:blip r:embed="rId14">
                      <a:extLst>
                        <a:ext uri="{28A0092B-C50C-407E-A947-70E740481C1C}">
                          <a14:useLocalDpi xmlns:a14="http://schemas.microsoft.com/office/drawing/2010/main" val="0"/>
                        </a:ext>
                      </a:extLst>
                    </a:blip>
                    <a:stretch>
                      <a:fillRect/>
                    </a:stretch>
                  </pic:blipFill>
                  <pic:spPr>
                    <a:xfrm>
                      <a:off x="0" y="0"/>
                      <a:ext cx="4717612" cy="1179403"/>
                    </a:xfrm>
                    <a:prstGeom prst="rect">
                      <a:avLst/>
                    </a:prstGeom>
                  </pic:spPr>
                </pic:pic>
              </a:graphicData>
            </a:graphic>
          </wp:inline>
        </w:drawing>
      </w:r>
    </w:p>
    <w:p w14:paraId="6B679DF3" w14:textId="39F728E6" w:rsidR="00380BE8" w:rsidRDefault="00380BE8" w:rsidP="00380BE8">
      <w:pPr>
        <w:pStyle w:val="Beschriftung"/>
      </w:pPr>
      <w:bookmarkStart w:id="287" w:name="_Ref38395096"/>
      <w:r w:rsidRPr="0045466B">
        <w:rPr>
          <w:b/>
        </w:rPr>
        <w:t xml:space="preserve">Figure </w:t>
      </w:r>
      <w:r w:rsidRPr="0045466B">
        <w:rPr>
          <w:b/>
        </w:rPr>
        <w:fldChar w:fldCharType="begin"/>
      </w:r>
      <w:r w:rsidRPr="0045466B">
        <w:rPr>
          <w:b/>
        </w:rPr>
        <w:instrText xml:space="preserve"> SEQ Figure \* ARABIC </w:instrText>
      </w:r>
      <w:r w:rsidRPr="0045466B">
        <w:rPr>
          <w:b/>
        </w:rPr>
        <w:fldChar w:fldCharType="separate"/>
      </w:r>
      <w:r w:rsidR="00647CE2">
        <w:rPr>
          <w:b/>
          <w:noProof/>
        </w:rPr>
        <w:t>2</w:t>
      </w:r>
      <w:r w:rsidRPr="0045466B">
        <w:rPr>
          <w:b/>
        </w:rPr>
        <w:fldChar w:fldCharType="end"/>
      </w:r>
      <w:bookmarkEnd w:id="287"/>
      <w:r w:rsidRPr="0045466B">
        <w:rPr>
          <w:b/>
        </w:rPr>
        <w:t xml:space="preserve">: </w:t>
      </w:r>
      <w:del w:id="288" w:author="Andrea Mentges" w:date="2020-09-08T10:53:00Z">
        <w:r w:rsidR="00205486" w:rsidDel="006B5F2E">
          <w:rPr>
            <w:b/>
          </w:rPr>
          <w:delText>Accounting for growth rate in</w:delText>
        </w:r>
      </w:del>
      <w:ins w:id="289" w:author="Andrea Mentges" w:date="2020-09-08T10:53:00Z">
        <w:r w:rsidR="006B5F2E">
          <w:rPr>
            <w:b/>
          </w:rPr>
          <w:t>Partitioning of</w:t>
        </w:r>
      </w:ins>
      <w:r w:rsidRPr="0045466B">
        <w:rPr>
          <w:b/>
        </w:rPr>
        <w:t xml:space="preserve"> </w:t>
      </w:r>
      <w:r w:rsidR="00E23A67">
        <w:rPr>
          <w:b/>
        </w:rPr>
        <w:t>temporal stability</w:t>
      </w:r>
      <w:r w:rsidR="00DE04C1">
        <w:rPr>
          <w:b/>
        </w:rPr>
        <w:t xml:space="preserve"> estimates</w:t>
      </w:r>
      <w:r w:rsidR="00E23A67" w:rsidRPr="0045466B">
        <w:t>.</w:t>
      </w:r>
      <w:r w:rsidRPr="0045466B">
        <w:t xml:space="preserve"> (a) </w:t>
      </w:r>
      <w:del w:id="290" w:author="Andrea Mentges" w:date="2020-08-28T10:05:00Z">
        <w:r w:rsidDel="003F2020">
          <w:delText>R</w:delText>
        </w:r>
        <w:r w:rsidRPr="0045466B" w:rsidDel="003F2020">
          <w:delText xml:space="preserve">aw estimates </w:delText>
        </w:r>
        <w:r w:rsidDel="003F2020">
          <w:delText>of</w:delText>
        </w:r>
      </w:del>
      <w:ins w:id="291" w:author="Andrea Mentges" w:date="2020-08-28T10:05:00Z">
        <w:r w:rsidR="003F2020">
          <w:t>Realized</w:t>
        </w:r>
      </w:ins>
      <w:r>
        <w:t xml:space="preserve"> </w:t>
      </w:r>
      <w:r w:rsidR="00E23A67">
        <w:t>temporal stabilit</w:t>
      </w:r>
      <w:r w:rsidR="00E23A67" w:rsidRPr="0045466B">
        <w:t xml:space="preserve">y </w:t>
      </w:r>
      <w:r w:rsidRPr="0045466B">
        <w:t>increase</w:t>
      </w:r>
      <w:ins w:id="292" w:author="Andrea Mentges" w:date="2020-08-28T10:05:00Z">
        <w:r w:rsidR="003F2020">
          <w:t>s</w:t>
        </w:r>
      </w:ins>
      <w:r>
        <w:t xml:space="preserve"> </w:t>
      </w:r>
      <w:r w:rsidRPr="0045466B">
        <w:t>with growth rate</w:t>
      </w:r>
      <w:ins w:id="293" w:author="Andrea Mentges" w:date="2020-09-08T10:53:00Z">
        <w:r w:rsidR="006B5F2E">
          <w:t xml:space="preserve">, whereas </w:t>
        </w:r>
      </w:ins>
      <w:del w:id="294" w:author="Andrea Mentges" w:date="2020-09-08T10:53:00Z">
        <w:r w:rsidRPr="0045466B" w:rsidDel="006B5F2E">
          <w:delText>.</w:delText>
        </w:r>
        <w:r w:rsidDel="006B5F2E">
          <w:delText xml:space="preserve"> </w:delText>
        </w:r>
      </w:del>
      <w:r w:rsidRPr="0045466B">
        <w:t>(b)</w:t>
      </w:r>
      <w:r>
        <w:t xml:space="preserve"> </w:t>
      </w:r>
      <w:del w:id="295" w:author="Andrea Mentges" w:date="2020-09-08T10:53:00Z">
        <w:r w:rsidRPr="0045466B" w:rsidDel="006B5F2E">
          <w:delText>To account for growth rate differences</w:delText>
        </w:r>
      </w:del>
      <w:ins w:id="296" w:author="Andrea Mentges" w:date="2020-09-08T10:53:00Z">
        <w:r w:rsidR="006B5F2E">
          <w:t>i</w:t>
        </w:r>
      </w:ins>
      <w:ins w:id="297" w:author="Andrea Mentges" w:date="2020-08-28T10:05:00Z">
        <w:r w:rsidR="003F2020">
          <w:t>ntrinsic temporal s</w:t>
        </w:r>
      </w:ins>
      <w:ins w:id="298" w:author="Andrea Mentges" w:date="2020-08-28T10:06:00Z">
        <w:r w:rsidR="003F2020">
          <w:t>tability</w:t>
        </w:r>
      </w:ins>
      <w:ins w:id="299" w:author="Andrea Mentges" w:date="2020-09-08T10:53:00Z">
        <w:r w:rsidR="006B5F2E">
          <w:t xml:space="preserve"> is on average constant across growth rates. Intrinsic stability</w:t>
        </w:r>
      </w:ins>
      <w:del w:id="300" w:author="Andrea Mentges" w:date="2020-08-28T10:05:00Z">
        <w:r w:rsidRPr="0045466B" w:rsidDel="003F2020">
          <w:delText xml:space="preserve">, </w:delText>
        </w:r>
      </w:del>
      <w:del w:id="301" w:author="Andrea Mentges" w:date="2020-08-28T10:06:00Z">
        <w:r w:rsidR="00E23A67" w:rsidDel="003F2020">
          <w:delText>temporal stability</w:delText>
        </w:r>
      </w:del>
      <w:r w:rsidR="00E23A67" w:rsidRPr="0045466B">
        <w:t xml:space="preserve"> </w:t>
      </w:r>
      <w:del w:id="302" w:author="Andrea Mentges" w:date="2020-09-08T10:54:00Z">
        <w:r w:rsidRPr="0045466B" w:rsidDel="006B5F2E">
          <w:delText>can be re-scaled</w:delText>
        </w:r>
      </w:del>
      <w:ins w:id="303" w:author="Andrea Mentges" w:date="2020-09-08T10:54:00Z">
        <w:r w:rsidR="006B5F2E">
          <w:t>is derived</w:t>
        </w:r>
      </w:ins>
      <w:r w:rsidRPr="0045466B">
        <w:t xml:space="preserve"> by dividing by the square root of growth rate. </w:t>
      </w:r>
      <w:r w:rsidR="00E23A67" w:rsidRPr="0045466B">
        <w:t>The</w:t>
      </w:r>
      <w:r w:rsidR="00E23A67">
        <w:t xml:space="preserve"> solid orange</w:t>
      </w:r>
      <w:r w:rsidR="00E23A67" w:rsidRPr="0045466B">
        <w:t xml:space="preserve"> lines indicate </w:t>
      </w:r>
      <w:r w:rsidR="00E23A67">
        <w:t>the analytical</w:t>
      </w:r>
      <w:r w:rsidR="00E23A67" w:rsidRPr="0045466B">
        <w:t xml:space="preserve"> relationships between </w:t>
      </w:r>
      <w:del w:id="304" w:author="Andrea Mentges" w:date="2020-09-08T10:54:00Z">
        <w:r w:rsidR="00E23A67" w:rsidRPr="0045466B" w:rsidDel="006B5F2E">
          <w:delText xml:space="preserve">invariability </w:delText>
        </w:r>
      </w:del>
      <w:ins w:id="305" w:author="Andrea Mentges" w:date="2020-09-08T10:54:00Z">
        <w:r w:rsidR="006B5F2E">
          <w:t>temporal stability</w:t>
        </w:r>
        <w:r w:rsidR="006B5F2E" w:rsidRPr="0045466B">
          <w:t xml:space="preserve"> </w:t>
        </w:r>
      </w:ins>
      <w:r w:rsidR="00E23A67" w:rsidRPr="0045466B">
        <w:t>and growth rate</w:t>
      </w:r>
      <w:r w:rsidR="00E23A67">
        <w:t xml:space="preserve"> </w:t>
      </w:r>
      <w:r w:rsidR="000C6F94">
        <w:t xml:space="preserve">(eq. 1) </w:t>
      </w:r>
      <w:r w:rsidR="00E23A67">
        <w:t>across a range of growth rates between 0.05 and 2</w:t>
      </w:r>
      <w:r w:rsidR="00E23A67" w:rsidRPr="0045466B">
        <w:t>.</w:t>
      </w:r>
      <w:r w:rsidR="00E23A67">
        <w:t xml:space="preserve"> </w:t>
      </w:r>
      <w:r w:rsidRPr="0045466B">
        <w:t xml:space="preserve">The dots indicate </w:t>
      </w:r>
      <w:del w:id="306" w:author="Andrea Mentges" w:date="2020-08-28T10:06:00Z">
        <w:r w:rsidRPr="0045466B" w:rsidDel="003F2020">
          <w:delText>raw and re-scaled</w:delText>
        </w:r>
      </w:del>
      <w:ins w:id="307" w:author="Andrea Mentges" w:date="2020-08-28T10:06:00Z">
        <w:r w:rsidR="003F2020">
          <w:t>realized and intrinsic</w:t>
        </w:r>
      </w:ins>
      <w:r w:rsidRPr="0045466B">
        <w:t xml:space="preserve"> </w:t>
      </w:r>
      <w:r w:rsidR="00E23A67">
        <w:t>temporal stability</w:t>
      </w:r>
      <w:r w:rsidR="00E23A67" w:rsidRPr="0045466B">
        <w:t xml:space="preserve"> </w:t>
      </w:r>
      <w:r w:rsidRPr="0045466B">
        <w:t>of 100 independent stochastic time series</w:t>
      </w:r>
      <w:r w:rsidR="00E23A67">
        <w:t>, which deviate from the general trend due to the stochasticity in the time series</w:t>
      </w:r>
      <w:r w:rsidRPr="0045466B">
        <w:t xml:space="preserve">.  </w:t>
      </w:r>
    </w:p>
    <w:p w14:paraId="0DB4A583" w14:textId="70BF07D2" w:rsidR="00AC5DAC" w:rsidRPr="00CC3AFC" w:rsidRDefault="004B6AC6" w:rsidP="00CC3AFC">
      <w:pPr>
        <w:pStyle w:val="berschrift2"/>
        <w:rPr>
          <w:lang w:val="en-US"/>
        </w:rPr>
      </w:pPr>
      <w:ins w:id="308" w:author="Andrea Mentges" w:date="2020-09-08T10:16:00Z">
        <w:r>
          <w:rPr>
            <w:lang w:val="en-US"/>
          </w:rPr>
          <w:t>Intrinsic r</w:t>
        </w:r>
      </w:ins>
      <w:del w:id="309" w:author="Andrea Mentges" w:date="2020-09-08T10:16:00Z">
        <w:r w:rsidR="00CC3AFC" w:rsidRPr="00CC3AFC" w:rsidDel="004B6AC6">
          <w:rPr>
            <w:lang w:val="en-US"/>
          </w:rPr>
          <w:delText>R</w:delText>
        </w:r>
      </w:del>
      <w:r w:rsidR="00CC3AFC" w:rsidRPr="00CC3AFC">
        <w:rPr>
          <w:lang w:val="en-US"/>
        </w:rPr>
        <w:t>ecovery and resilience</w:t>
      </w:r>
    </w:p>
    <w:p w14:paraId="663E53ED" w14:textId="772F6F5B" w:rsidR="00AC5DAC" w:rsidRDefault="00AC5DAC" w:rsidP="00F25E19">
      <w:pPr>
        <w:rPr>
          <w:lang w:val="en-US"/>
        </w:rPr>
      </w:pPr>
      <w:r w:rsidRPr="00965973">
        <w:rPr>
          <w:color w:val="000000" w:themeColor="text1"/>
          <w:lang w:val="en-US"/>
        </w:rPr>
        <w:t>For recovery and resilience, data can be re-scaled</w:t>
      </w:r>
      <w:r w:rsidR="00BC09C8" w:rsidRPr="00965973">
        <w:rPr>
          <w:color w:val="000000" w:themeColor="text1"/>
          <w:lang w:val="en-US"/>
        </w:rPr>
        <w:t xml:space="preserve"> </w:t>
      </w:r>
      <w:r w:rsidR="00E23A67" w:rsidRPr="00965973">
        <w:rPr>
          <w:color w:val="000000" w:themeColor="text1"/>
          <w:lang w:val="en-US"/>
        </w:rPr>
        <w:t xml:space="preserve">by “stretching” the time axis </w:t>
      </w:r>
      <w:r w:rsidR="000D66C3" w:rsidRPr="00965973">
        <w:rPr>
          <w:color w:val="000000" w:themeColor="text1"/>
          <w:lang w:val="en-US"/>
        </w:rPr>
        <w:t>relative to the</w:t>
      </w:r>
      <w:r w:rsidR="002C069A">
        <w:rPr>
          <w:color w:val="000000" w:themeColor="text1"/>
          <w:lang w:val="en-US"/>
        </w:rPr>
        <w:t xml:space="preserve"> </w:t>
      </w:r>
      <w:r w:rsidR="000D66C3" w:rsidRPr="00965973">
        <w:rPr>
          <w:color w:val="000000" w:themeColor="text1"/>
          <w:lang w:val="en-US"/>
        </w:rPr>
        <w:t>growth rate</w:t>
      </w:r>
      <w:r w:rsidR="002C069A">
        <w:rPr>
          <w:color w:val="000000" w:themeColor="text1"/>
          <w:lang w:val="en-US"/>
        </w:rPr>
        <w:t>s of the faster and slower growers to create</w:t>
      </w:r>
      <w:r w:rsidR="00E23A67" w:rsidRPr="00965973">
        <w:rPr>
          <w:color w:val="000000" w:themeColor="text1"/>
          <w:lang w:val="en-US"/>
        </w:rPr>
        <w:t xml:space="preserve"> a joint time axis</w:t>
      </w:r>
      <w:r w:rsidR="002C069A">
        <w:rPr>
          <w:color w:val="000000" w:themeColor="text1"/>
          <w:lang w:val="en-US"/>
        </w:rPr>
        <w:t xml:space="preserve">. Then, we can </w:t>
      </w:r>
      <w:r w:rsidR="000D66C3" w:rsidRPr="00965973">
        <w:rPr>
          <w:color w:val="000000" w:themeColor="text1"/>
          <w:lang w:val="en-US"/>
        </w:rPr>
        <w:t>restrict</w:t>
      </w:r>
      <w:r w:rsidR="002C069A">
        <w:rPr>
          <w:color w:val="000000" w:themeColor="text1"/>
          <w:lang w:val="en-US"/>
        </w:rPr>
        <w:t xml:space="preserve"> comparisons to</w:t>
      </w:r>
      <w:r w:rsidR="000D66C3" w:rsidRPr="00965973">
        <w:rPr>
          <w:color w:val="000000" w:themeColor="text1"/>
          <w:lang w:val="en-US"/>
        </w:rPr>
        <w:t xml:space="preserve"> the time frame that is available </w:t>
      </w:r>
      <w:r w:rsidR="000D66C3">
        <w:rPr>
          <w:lang w:val="en-US"/>
        </w:rPr>
        <w:t>for all organisms</w:t>
      </w:r>
      <w:r w:rsidR="00BC09C8">
        <w:rPr>
          <w:lang w:val="en-US"/>
        </w:rPr>
        <w:t>. This is done by</w:t>
      </w:r>
      <w:ins w:id="310" w:author="Andrea Mentges" w:date="2020-09-02T10:25:00Z">
        <w:r w:rsidR="00F25E19">
          <w:rPr>
            <w:lang w:val="en-US"/>
          </w:rPr>
          <w:t xml:space="preserve"> </w:t>
        </w:r>
      </w:ins>
      <w:ins w:id="311" w:author="Andrea Mentges" w:date="2020-09-02T10:24:00Z">
        <w:r w:rsidR="00F25E19">
          <w:rPr>
            <w:lang w:val="en-US"/>
          </w:rPr>
          <w:t xml:space="preserve">normalizing the time axis </w:t>
        </w:r>
      </w:ins>
      <w:proofErr w:type="spellStart"/>
      <w:ins w:id="312" w:author="Andrea Mentges" w:date="2020-09-08T10:57:00Z">
        <w:r w:rsidR="00F67F98">
          <w:rPr>
            <w:lang w:val="en-US"/>
          </w:rPr>
          <w:t>a</w:t>
        </w:r>
      </w:ins>
      <w:ins w:id="313" w:author="Andrea Mentges" w:date="2020-09-02T10:24:00Z">
        <w:r w:rsidR="00F25E19">
          <w:rPr>
            <w:lang w:val="en-US"/>
          </w:rPr>
          <w:t>such</w:t>
        </w:r>
        <w:proofErr w:type="spellEnd"/>
        <w:r w:rsidR="00F25E19">
          <w:rPr>
            <w:lang w:val="en-US"/>
          </w:rPr>
          <w:t xml:space="preserve"> that all organisms grow according to a growth curve with </w:t>
        </w:r>
        <w:r w:rsidR="00F25E19" w:rsidRPr="00BE7AA4">
          <w:rPr>
            <w:i/>
            <w:lang w:val="en-US"/>
          </w:rPr>
          <w:t>r=1</w:t>
        </w:r>
      </w:ins>
      <w:ins w:id="314" w:author="Andrea Mentges" w:date="2020-09-02T10:25:00Z">
        <w:r w:rsidR="00F25E19">
          <w:rPr>
            <w:lang w:val="en-US"/>
          </w:rPr>
          <w:t xml:space="preserve">, i.e. </w:t>
        </w:r>
      </w:ins>
      <w:ins w:id="315" w:author="Andrea Mentges" w:date="2020-09-02T10:05:00Z">
        <w:r w:rsidR="00BE7AA4">
          <w:rPr>
            <w:lang w:val="en-US"/>
          </w:rPr>
          <w:t xml:space="preserve">per unit rescaled time, the organisms grow the same </w:t>
        </w:r>
      </w:ins>
      <w:ins w:id="316" w:author="Andrea Mentges" w:date="2020-09-02T10:25:00Z">
        <w:r w:rsidR="00F25E19">
          <w:rPr>
            <w:lang w:val="en-US"/>
          </w:rPr>
          <w:t xml:space="preserve">amount </w:t>
        </w:r>
      </w:ins>
      <w:ins w:id="317" w:author="Andrea Mentges" w:date="2020-09-02T10:07:00Z">
        <w:r w:rsidR="00BE7AA4">
          <w:rPr>
            <w:lang w:val="en-US"/>
          </w:rPr>
          <w:t>(unless some other factor changes their growth</w:t>
        </w:r>
      </w:ins>
      <w:ins w:id="318" w:author="Andrea Mentges" w:date="2020-09-02T10:26:00Z">
        <w:r w:rsidR="00F25E19">
          <w:rPr>
            <w:lang w:val="en-US"/>
          </w:rPr>
          <w:t>).</w:t>
        </w:r>
      </w:ins>
      <w:ins w:id="319" w:author="Andrea Mentges" w:date="2020-09-02T10:28:00Z">
        <w:r w:rsidR="00F25E19">
          <w:rPr>
            <w:lang w:val="en-US"/>
          </w:rPr>
          <w:t xml:space="preserve"> </w:t>
        </w:r>
      </w:ins>
      <w:ins w:id="320" w:author="Andrea Mentges" w:date="2020-09-02T10:29:00Z">
        <w:r w:rsidR="00F25E19">
          <w:rPr>
            <w:lang w:val="en-US"/>
          </w:rPr>
          <w:t>From the logi</w:t>
        </w:r>
      </w:ins>
      <w:ins w:id="321" w:author="Andrea Mentges" w:date="2020-09-02T10:30:00Z">
        <w:r w:rsidR="00F25E19">
          <w:rPr>
            <w:lang w:val="en-US"/>
          </w:rPr>
          <w:t xml:space="preserve">stic growth function </w:t>
        </w:r>
        <w:proofErr w:type="spellStart"/>
        <w:r w:rsidR="00F25E19" w:rsidRPr="00F25E19">
          <w:rPr>
            <w:i/>
            <w:lang w:val="en-US"/>
          </w:rPr>
          <w:t>dN</w:t>
        </w:r>
        <w:proofErr w:type="spellEnd"/>
        <w:r w:rsidR="00F25E19" w:rsidRPr="00F25E19">
          <w:rPr>
            <w:i/>
            <w:lang w:val="en-US"/>
          </w:rPr>
          <w:t xml:space="preserve">/dt = </w:t>
        </w:r>
        <w:proofErr w:type="spellStart"/>
        <w:r w:rsidR="00F25E19" w:rsidRPr="00F25E19">
          <w:rPr>
            <w:i/>
            <w:lang w:val="en-US"/>
          </w:rPr>
          <w:t>rN</w:t>
        </w:r>
        <w:proofErr w:type="spellEnd"/>
        <w:r w:rsidR="00F25E19" w:rsidRPr="00F25E19">
          <w:rPr>
            <w:i/>
            <w:lang w:val="en-US"/>
          </w:rPr>
          <w:t>*(K-N)/K</w:t>
        </w:r>
        <w:r w:rsidR="00F25E19">
          <w:rPr>
            <w:lang w:val="en-US"/>
          </w:rPr>
          <w:t xml:space="preserve"> the effect of growth rate is removed by dividing </w:t>
        </w:r>
      </w:ins>
      <w:ins w:id="322" w:author="Andrea Mentges" w:date="2020-09-02T10:31:00Z">
        <w:r w:rsidR="00F25E19">
          <w:rPr>
            <w:lang w:val="en-US"/>
          </w:rPr>
          <w:t xml:space="preserve">by </w:t>
        </w:r>
        <w:r w:rsidR="00F25E19" w:rsidRPr="00F25E19">
          <w:rPr>
            <w:i/>
            <w:lang w:val="en-US"/>
          </w:rPr>
          <w:t>r</w:t>
        </w:r>
        <w:r w:rsidR="00F25E19">
          <w:rPr>
            <w:lang w:val="en-US"/>
          </w:rPr>
          <w:t xml:space="preserve">, i.e. </w:t>
        </w:r>
      </w:ins>
      <w:ins w:id="323" w:author="Andrea Mentges" w:date="2020-09-02T10:32:00Z">
        <w:r w:rsidR="00F25E19">
          <w:rPr>
            <w:lang w:val="en-US"/>
          </w:rPr>
          <w:t xml:space="preserve">the time axis is multiplied by </w:t>
        </w:r>
        <w:r w:rsidR="00F25E19" w:rsidRPr="00F25E19">
          <w:rPr>
            <w:i/>
            <w:lang w:val="en-US"/>
          </w:rPr>
          <w:t>r</w:t>
        </w:r>
        <w:r w:rsidR="00F25E19">
          <w:rPr>
            <w:lang w:val="en-US"/>
          </w:rPr>
          <w:t xml:space="preserve">: </w:t>
        </w:r>
      </w:ins>
      <w:proofErr w:type="spellStart"/>
      <w:ins w:id="324" w:author="Andrea Mentges" w:date="2020-09-02T10:31:00Z">
        <w:r w:rsidR="00F25E19">
          <w:rPr>
            <w:lang w:val="en-US"/>
          </w:rPr>
          <w:t>dN</w:t>
        </w:r>
        <w:proofErr w:type="spellEnd"/>
        <w:r w:rsidR="00F25E19">
          <w:rPr>
            <w:lang w:val="en-US"/>
          </w:rPr>
          <w:t xml:space="preserve">/dt/r = </w:t>
        </w:r>
        <w:proofErr w:type="spellStart"/>
        <w:r w:rsidR="00F25E19">
          <w:rPr>
            <w:lang w:val="en-US"/>
          </w:rPr>
          <w:t>dN</w:t>
        </w:r>
        <w:proofErr w:type="spellEnd"/>
        <w:r w:rsidR="00F25E19">
          <w:rPr>
            <w:lang w:val="en-US"/>
          </w:rPr>
          <w:t>/(dt*r)</w:t>
        </w:r>
      </w:ins>
      <w:ins w:id="325" w:author="Andrea Mentges" w:date="2020-09-08T10:58:00Z">
        <w:r w:rsidR="00F67F98">
          <w:rPr>
            <w:lang w:val="en-US"/>
          </w:rPr>
          <w:t>, resulting in a dimensionless time axis</w:t>
        </w:r>
      </w:ins>
      <w:ins w:id="326" w:author="Andrea Mentges" w:date="2020-09-02T10:31:00Z">
        <w:r w:rsidR="00F25E19">
          <w:rPr>
            <w:lang w:val="en-US"/>
          </w:rPr>
          <w:t>.</w:t>
        </w:r>
      </w:ins>
      <w:ins w:id="327" w:author="Andrea Mentges" w:date="2020-09-02T10:26:00Z">
        <w:r w:rsidR="00F25E19">
          <w:rPr>
            <w:lang w:val="en-US"/>
          </w:rPr>
          <w:t xml:space="preserve"> Also, the </w:t>
        </w:r>
      </w:ins>
      <w:ins w:id="328" w:author="Andrea Mentges" w:date="2020-09-02T10:29:00Z">
        <w:r w:rsidR="00F25E19">
          <w:rPr>
            <w:lang w:val="en-US"/>
          </w:rPr>
          <w:t>rescaled</w:t>
        </w:r>
      </w:ins>
      <w:ins w:id="329" w:author="Andrea Mentges" w:date="2020-09-02T10:26:00Z">
        <w:r w:rsidR="00F25E19">
          <w:rPr>
            <w:lang w:val="en-US"/>
          </w:rPr>
          <w:t xml:space="preserve"> time axis is measured in units since disturbance</w:t>
        </w:r>
      </w:ins>
      <w:ins w:id="330" w:author="Andrea Mentges" w:date="2020-09-02T10:29:00Z">
        <w:r w:rsidR="00F25E19">
          <w:rPr>
            <w:lang w:val="en-US"/>
          </w:rPr>
          <w:t xml:space="preserve"> (</w:t>
        </w:r>
        <w:r w:rsidR="00F25E19" w:rsidRPr="00F25E19">
          <w:rPr>
            <w:i/>
            <w:lang w:val="en-US"/>
          </w:rPr>
          <w:t>t-</w:t>
        </w:r>
        <w:proofErr w:type="spellStart"/>
        <w:r w:rsidR="00F25E19" w:rsidRPr="00F25E19">
          <w:rPr>
            <w:i/>
            <w:lang w:val="en-US"/>
          </w:rPr>
          <w:t>t</w:t>
        </w:r>
        <w:r w:rsidR="00F25E19" w:rsidRPr="00F25E19">
          <w:rPr>
            <w:i/>
            <w:vertAlign w:val="subscript"/>
            <w:lang w:val="en-US"/>
          </w:rPr>
          <w:t>dist</w:t>
        </w:r>
        <w:proofErr w:type="spellEnd"/>
        <w:r w:rsidR="00F25E19">
          <w:rPr>
            <w:lang w:val="en-US"/>
          </w:rPr>
          <w:t>)</w:t>
        </w:r>
      </w:ins>
      <w:ins w:id="331" w:author="Andrea Mentges" w:date="2020-09-02T10:26:00Z">
        <w:r w:rsidR="00F25E19">
          <w:rPr>
            <w:lang w:val="en-US"/>
          </w:rPr>
          <w:t>. It follows</w:t>
        </w:r>
      </w:ins>
      <w:ins w:id="332" w:author="Andrea Mentges" w:date="2020-09-02T18:31:00Z">
        <w:r w:rsidR="00DF719E">
          <w:rPr>
            <w:lang w:val="en-US"/>
          </w:rPr>
          <w:t xml:space="preserve"> that</w:t>
        </w:r>
      </w:ins>
      <w:ins w:id="333" w:author="Andrea Mentges" w:date="2020-09-02T10:27:00Z">
        <w:r w:rsidR="00F25E19">
          <w:rPr>
            <w:lang w:val="en-US"/>
          </w:rPr>
          <w:t>:</w:t>
        </w:r>
      </w:ins>
      <w:ins w:id="334" w:author="Andrea Mentges" w:date="2020-09-02T10:25:00Z">
        <w:r w:rsidR="00F25E19">
          <w:rPr>
            <w:lang w:val="en-US"/>
          </w:rPr>
          <w:t xml:space="preserve"> </w:t>
        </w:r>
      </w:ins>
      <w:del w:id="335" w:author="Andrea Mentges" w:date="2020-09-02T10:25:00Z">
        <w:r w:rsidR="00BC09C8" w:rsidDel="00F25E19">
          <w:rPr>
            <w:lang w:val="en-US"/>
          </w:rPr>
          <w:delText>:</w:delText>
        </w:r>
      </w:del>
      <w:proofErr w:type="spellStart"/>
      <w:ins w:id="336" w:author="Andrea Mentges" w:date="2020-08-28T09:57:00Z">
        <w:r w:rsidR="00FB22FD" w:rsidRPr="00FB22FD">
          <w:rPr>
            <w:i/>
            <w:lang w:val="en-US"/>
          </w:rPr>
          <w:t>t</w:t>
        </w:r>
        <w:r w:rsidR="00FB22FD" w:rsidRPr="00FB22FD">
          <w:rPr>
            <w:i/>
            <w:vertAlign w:val="subscript"/>
            <w:lang w:val="en-US"/>
          </w:rPr>
          <w:t>int</w:t>
        </w:r>
        <w:r w:rsidR="00FB22FD">
          <w:rPr>
            <w:i/>
            <w:vertAlign w:val="subscript"/>
            <w:lang w:val="en-US"/>
          </w:rPr>
          <w:t>r</w:t>
        </w:r>
        <w:proofErr w:type="spellEnd"/>
        <w:r w:rsidR="00FB22FD" w:rsidRPr="00FB22FD">
          <w:rPr>
            <w:i/>
            <w:lang w:val="en-US"/>
          </w:rPr>
          <w:t xml:space="preserve"> </w:t>
        </w:r>
        <w:r w:rsidR="00FB22FD">
          <w:rPr>
            <w:lang w:val="en-US"/>
          </w:rPr>
          <w:t xml:space="preserve">= </w:t>
        </w:r>
      </w:ins>
      <w:ins w:id="337" w:author="Andrea Mentges" w:date="2020-08-28T09:59:00Z">
        <w:r w:rsidR="003F2020">
          <w:rPr>
            <w:lang w:val="en-US"/>
          </w:rPr>
          <w:t>(</w:t>
        </w:r>
      </w:ins>
      <w:ins w:id="338" w:author="Andrea Mentges" w:date="2020-08-28T09:57:00Z">
        <w:r w:rsidR="00FB22FD" w:rsidRPr="003F2020">
          <w:rPr>
            <w:i/>
            <w:lang w:val="en-US"/>
          </w:rPr>
          <w:t>t</w:t>
        </w:r>
      </w:ins>
      <w:ins w:id="339" w:author="Andrea Mentges" w:date="2020-08-28T09:59:00Z">
        <w:r w:rsidR="003F2020">
          <w:rPr>
            <w:i/>
            <w:lang w:val="en-US"/>
          </w:rPr>
          <w:t xml:space="preserve"> </w:t>
        </w:r>
      </w:ins>
      <w:ins w:id="340" w:author="Andrea Mentges" w:date="2020-08-28T09:58:00Z">
        <w:r w:rsidR="003F2020">
          <w:rPr>
            <w:i/>
            <w:lang w:val="en-US"/>
          </w:rPr>
          <w:t>-</w:t>
        </w:r>
      </w:ins>
      <w:ins w:id="341" w:author="Andrea Mentges" w:date="2020-08-28T09:59:00Z">
        <w:r w:rsidR="003F2020">
          <w:rPr>
            <w:i/>
            <w:lang w:val="en-US"/>
          </w:rPr>
          <w:t xml:space="preserve"> </w:t>
        </w:r>
      </w:ins>
      <w:proofErr w:type="spellStart"/>
      <w:ins w:id="342" w:author="Andrea Mentges" w:date="2020-08-28T09:58:00Z">
        <w:r w:rsidR="003F2020">
          <w:rPr>
            <w:i/>
            <w:lang w:val="en-US"/>
          </w:rPr>
          <w:t>t</w:t>
        </w:r>
        <w:r w:rsidR="003F2020" w:rsidRPr="003F2020">
          <w:rPr>
            <w:i/>
            <w:vertAlign w:val="subscript"/>
            <w:lang w:val="en-US"/>
          </w:rPr>
          <w:t>dist</w:t>
        </w:r>
        <w:proofErr w:type="spellEnd"/>
        <w:r w:rsidR="003F2020" w:rsidRPr="003F2020">
          <w:rPr>
            <w:lang w:val="en-US"/>
          </w:rPr>
          <w:t>)</w:t>
        </w:r>
        <w:r w:rsidR="003F2020">
          <w:rPr>
            <w:i/>
            <w:lang w:val="en-US"/>
          </w:rPr>
          <w:t xml:space="preserve"> r</w:t>
        </w:r>
      </w:ins>
      <w:r w:rsidR="00600D5E">
        <w:rPr>
          <w:lang w:val="en-US"/>
        </w:rPr>
        <w:t xml:space="preserve">, where </w:t>
      </w:r>
      <w:proofErr w:type="spellStart"/>
      <w:r w:rsidR="00600D5E" w:rsidRPr="00B8736D">
        <w:rPr>
          <w:i/>
          <w:lang w:val="en-US"/>
        </w:rPr>
        <w:t>t</w:t>
      </w:r>
      <w:proofErr w:type="spellEnd"/>
      <w:r w:rsidR="00600D5E">
        <w:rPr>
          <w:lang w:val="en-US"/>
        </w:rPr>
        <w:t xml:space="preserve"> is sampling time and </w:t>
      </w:r>
      <w:proofErr w:type="spellStart"/>
      <w:r w:rsidR="00600D5E" w:rsidRPr="00B8736D">
        <w:rPr>
          <w:i/>
          <w:lang w:val="en-US"/>
        </w:rPr>
        <w:t>t</w:t>
      </w:r>
      <w:r w:rsidR="00600D5E" w:rsidRPr="00B8736D">
        <w:rPr>
          <w:i/>
          <w:vertAlign w:val="subscript"/>
          <w:lang w:val="en-US"/>
        </w:rPr>
        <w:t>dist</w:t>
      </w:r>
      <w:proofErr w:type="spellEnd"/>
      <w:r w:rsidR="00600D5E">
        <w:rPr>
          <w:lang w:val="en-US"/>
        </w:rPr>
        <w:t xml:space="preserve"> is the time point of the disturbance. </w:t>
      </w:r>
      <w:r w:rsidR="000D66C3">
        <w:rPr>
          <w:lang w:val="en-US"/>
        </w:rPr>
        <w:t xml:space="preserve">The </w:t>
      </w:r>
      <w:r w:rsidR="006B4017">
        <w:rPr>
          <w:lang w:val="en-US"/>
        </w:rPr>
        <w:t xml:space="preserve">re-scaling shows that, </w:t>
      </w:r>
      <w:r w:rsidR="00523F8C">
        <w:rPr>
          <w:lang w:val="en-US"/>
        </w:rPr>
        <w:t>relatively speaking</w:t>
      </w:r>
      <w:r w:rsidR="006B4017">
        <w:rPr>
          <w:lang w:val="en-US"/>
        </w:rPr>
        <w:t>, the fast-grower was sampled longer</w:t>
      </w:r>
      <w:r w:rsidR="000D66C3">
        <w:rPr>
          <w:lang w:val="en-US"/>
        </w:rPr>
        <w:t xml:space="preserve"> and was therefore able to recover more completely. On the</w:t>
      </w:r>
      <w:r w:rsidR="00BC09C8">
        <w:rPr>
          <w:lang w:val="en-US"/>
        </w:rPr>
        <w:t xml:space="preserve"> re-scaled </w:t>
      </w:r>
      <w:r w:rsidR="000D66C3">
        <w:rPr>
          <w:lang w:val="en-US"/>
        </w:rPr>
        <w:t xml:space="preserve">joint time axis, however, both organisms </w:t>
      </w:r>
      <w:r w:rsidR="00E84606">
        <w:rPr>
          <w:lang w:val="en-US"/>
        </w:rPr>
        <w:t xml:space="preserve">have </w:t>
      </w:r>
      <w:r w:rsidR="000D66C3">
        <w:rPr>
          <w:lang w:val="en-US"/>
        </w:rPr>
        <w:t>the same stability</w:t>
      </w:r>
      <w:r w:rsidR="000C6F94">
        <w:rPr>
          <w:lang w:val="en-US"/>
        </w:rPr>
        <w:t xml:space="preserve"> </w:t>
      </w:r>
      <w:r w:rsidR="000C6F94" w:rsidRPr="005E3C93">
        <w:rPr>
          <w:lang w:val="en-US"/>
        </w:rPr>
        <w:t>(</w:t>
      </w:r>
      <w:r w:rsidR="000C6F94" w:rsidRPr="005E3C93">
        <w:rPr>
          <w:lang w:val="en-US"/>
        </w:rPr>
        <w:fldChar w:fldCharType="begin"/>
      </w:r>
      <w:r w:rsidR="000C6F94" w:rsidRPr="005E3C93">
        <w:rPr>
          <w:lang w:val="en-US"/>
        </w:rPr>
        <w:instrText xml:space="preserve"> REF _Ref44690452 \h  \* MERGEFORMAT </w:instrText>
      </w:r>
      <w:r w:rsidR="000C6F94" w:rsidRPr="005E3C93">
        <w:rPr>
          <w:lang w:val="en-US"/>
        </w:rPr>
      </w:r>
      <w:r w:rsidR="000C6F94" w:rsidRPr="005E3C93">
        <w:rPr>
          <w:lang w:val="en-US"/>
        </w:rPr>
        <w:fldChar w:fldCharType="separate"/>
      </w:r>
      <w:r w:rsidR="00647CE2" w:rsidRPr="00647CE2">
        <w:rPr>
          <w:lang w:val="en-US"/>
        </w:rPr>
        <w:t xml:space="preserve">Figure </w:t>
      </w:r>
      <w:r w:rsidR="00647CE2" w:rsidRPr="00647CE2">
        <w:rPr>
          <w:noProof/>
          <w:lang w:val="en-US"/>
        </w:rPr>
        <w:t>3</w:t>
      </w:r>
      <w:r w:rsidR="000C6F94" w:rsidRPr="005E3C93">
        <w:rPr>
          <w:lang w:val="en-US"/>
        </w:rPr>
        <w:fldChar w:fldCharType="end"/>
      </w:r>
      <w:r w:rsidR="000C6F94">
        <w:rPr>
          <w:lang w:val="en-US"/>
        </w:rPr>
        <w:t>b</w:t>
      </w:r>
      <w:r w:rsidR="000C6F94" w:rsidRPr="005E3C93">
        <w:rPr>
          <w:lang w:val="en-US"/>
        </w:rPr>
        <w:t>)</w:t>
      </w:r>
      <w:r w:rsidR="000D66C3">
        <w:rPr>
          <w:lang w:val="en-US"/>
        </w:rPr>
        <w:t>.</w:t>
      </w:r>
      <w:r w:rsidR="006B4017" w:rsidRPr="005E3C93">
        <w:rPr>
          <w:lang w:val="en-US"/>
        </w:rPr>
        <w:t xml:space="preserve"> </w:t>
      </w:r>
    </w:p>
    <w:p w14:paraId="4C89703E" w14:textId="4B5F093C" w:rsidR="0001386B" w:rsidRDefault="00A06D49" w:rsidP="000C6F94">
      <w:pPr>
        <w:tabs>
          <w:tab w:val="left" w:pos="7120"/>
        </w:tabs>
        <w:rPr>
          <w:lang w:val="en-US"/>
        </w:rPr>
      </w:pPr>
      <w:r>
        <w:rPr>
          <w:lang w:val="en-US"/>
        </w:rPr>
        <w:tab/>
      </w:r>
    </w:p>
    <w:p w14:paraId="6A5BA337" w14:textId="55119BF4" w:rsidR="0001386B" w:rsidRPr="003F2020" w:rsidRDefault="0001386B" w:rsidP="0001386B">
      <w:pPr>
        <w:keepNext/>
        <w:rPr>
          <w:lang w:val="en-US"/>
        </w:rPr>
      </w:pPr>
      <w:r>
        <w:rPr>
          <w:noProof/>
          <w:lang w:val="en-US"/>
        </w:rPr>
        <w:drawing>
          <wp:inline distT="0" distB="0" distL="0" distR="0" wp14:anchorId="0FBED169" wp14:editId="00268C3D">
            <wp:extent cx="3764146" cy="122683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llustrate_resilience_rescaling.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64146" cy="1226832"/>
                    </a:xfrm>
                    <a:prstGeom prst="rect">
                      <a:avLst/>
                    </a:prstGeom>
                  </pic:spPr>
                </pic:pic>
              </a:graphicData>
            </a:graphic>
          </wp:inline>
        </w:drawing>
      </w:r>
      <w:ins w:id="343" w:author="Adam Clark" w:date="2020-08-16T17:34:00Z">
        <w:r w:rsidR="007D01AA" w:rsidRPr="003F2020">
          <w:rPr>
            <w:lang w:val="en-US"/>
          </w:rPr>
          <w:t xml:space="preserve"> </w:t>
        </w:r>
      </w:ins>
    </w:p>
    <w:p w14:paraId="5D38ECE2" w14:textId="22AE4EE2" w:rsidR="0001386B" w:rsidRDefault="0001386B" w:rsidP="0001386B">
      <w:pPr>
        <w:pStyle w:val="Beschriftung"/>
      </w:pPr>
      <w:bookmarkStart w:id="344" w:name="_Ref44690452"/>
      <w:r w:rsidRPr="0001386B">
        <w:rPr>
          <w:b/>
        </w:rPr>
        <w:t xml:space="preserve">Figure </w:t>
      </w:r>
      <w:r w:rsidRPr="0001386B">
        <w:rPr>
          <w:b/>
        </w:rPr>
        <w:fldChar w:fldCharType="begin"/>
      </w:r>
      <w:r w:rsidRPr="0001386B">
        <w:rPr>
          <w:b/>
        </w:rPr>
        <w:instrText xml:space="preserve"> SEQ Figure \* ARABIC </w:instrText>
      </w:r>
      <w:r w:rsidRPr="0001386B">
        <w:rPr>
          <w:b/>
        </w:rPr>
        <w:fldChar w:fldCharType="separate"/>
      </w:r>
      <w:r w:rsidR="00647CE2">
        <w:rPr>
          <w:b/>
          <w:noProof/>
        </w:rPr>
        <w:t>3</w:t>
      </w:r>
      <w:r w:rsidRPr="0001386B">
        <w:rPr>
          <w:b/>
        </w:rPr>
        <w:fldChar w:fldCharType="end"/>
      </w:r>
      <w:bookmarkEnd w:id="344"/>
      <w:r w:rsidR="00C43ED0">
        <w:rPr>
          <w:b/>
        </w:rPr>
        <w:t xml:space="preserve">: </w:t>
      </w:r>
      <w:del w:id="345" w:author="Andrea Mentges" w:date="2020-09-08T10:54:00Z">
        <w:r w:rsidR="00205486" w:rsidDel="006B5F2E">
          <w:rPr>
            <w:b/>
          </w:rPr>
          <w:delText>A</w:delText>
        </w:r>
        <w:r w:rsidR="00C43ED0" w:rsidDel="006B5F2E">
          <w:rPr>
            <w:b/>
          </w:rPr>
          <w:delText>ccounting for growth rate in</w:delText>
        </w:r>
      </w:del>
      <w:ins w:id="346" w:author="Andrea Mentges" w:date="2020-09-08T10:54:00Z">
        <w:r w:rsidR="006B5F2E">
          <w:rPr>
            <w:b/>
          </w:rPr>
          <w:t>Partitioning of</w:t>
        </w:r>
      </w:ins>
      <w:r w:rsidR="00C43ED0">
        <w:rPr>
          <w:b/>
        </w:rPr>
        <w:t xml:space="preserve"> resilience and recovery</w:t>
      </w:r>
      <w:r w:rsidR="00DE04C1">
        <w:rPr>
          <w:b/>
        </w:rPr>
        <w:t xml:space="preserve"> estimates</w:t>
      </w:r>
      <w:r>
        <w:t xml:space="preserve">. </w:t>
      </w:r>
      <w:ins w:id="347" w:author="Andrea Mentges" w:date="2020-09-08T10:55:00Z">
        <w:r w:rsidR="006B5F2E">
          <w:t xml:space="preserve">Realized resilience and recovery are derived based on the (a) original time series. To derive intrinsic resilience and recovery, </w:t>
        </w:r>
      </w:ins>
      <w:del w:id="348" w:author="Andrea Mentges" w:date="2020-09-08T10:54:00Z">
        <w:r w:rsidR="00205486" w:rsidDel="006B5F2E">
          <w:delText xml:space="preserve">To </w:delText>
        </w:r>
      </w:del>
      <w:del w:id="349" w:author="Andrea Mentges" w:date="2020-08-28T10:14:00Z">
        <w:r w:rsidR="00A0035E" w:rsidDel="00300277">
          <w:delText xml:space="preserve">correct </w:delText>
        </w:r>
      </w:del>
      <w:del w:id="350" w:author="Andrea Mentges" w:date="2020-09-08T10:54:00Z">
        <w:r w:rsidR="00205486" w:rsidDel="006B5F2E">
          <w:delText>resilience and recovery</w:delText>
        </w:r>
        <w:r w:rsidR="00A0035E" w:rsidDel="006B5F2E">
          <w:delText xml:space="preserve"> estimates</w:delText>
        </w:r>
      </w:del>
      <w:del w:id="351" w:author="Andrea Mentges" w:date="2020-08-28T10:14:00Z">
        <w:r w:rsidR="00A0035E" w:rsidDel="00300277">
          <w:delText xml:space="preserve"> for growth rate</w:delText>
        </w:r>
      </w:del>
      <w:del w:id="352" w:author="Andrea Mentges" w:date="2020-09-08T10:54:00Z">
        <w:r w:rsidR="00205486" w:rsidDel="006B5F2E">
          <w:delText xml:space="preserve">, the </w:delText>
        </w:r>
      </w:del>
      <w:ins w:id="353" w:author="Andrea Mentges" w:date="2020-09-08T10:55:00Z">
        <w:r w:rsidR="006B5F2E">
          <w:t>t</w:t>
        </w:r>
      </w:ins>
      <w:ins w:id="354" w:author="Andrea Mentges" w:date="2020-09-08T10:54:00Z">
        <w:r w:rsidR="006B5F2E">
          <w:t xml:space="preserve">he </w:t>
        </w:r>
      </w:ins>
      <w:del w:id="355" w:author="Andrea Mentges" w:date="2020-09-08T10:56:00Z">
        <w:r w:rsidR="00205486" w:rsidDel="006B5F2E">
          <w:delText xml:space="preserve">(a) </w:delText>
        </w:r>
      </w:del>
      <w:r w:rsidR="00205486">
        <w:t xml:space="preserve">original time series needs to be (b) re-scaled. </w:t>
      </w:r>
      <w:r>
        <w:t xml:space="preserve">First, the time series is shifted to begin at zero. Then the time points are multiplied by growth rate. The rescaling illustrates that the time span sampled for the slow-grower is effectively shorter. For the </w:t>
      </w:r>
      <w:r>
        <w:lastRenderedPageBreak/>
        <w:t>derivation of</w:t>
      </w:r>
      <w:ins w:id="356" w:author="Andrea Mentges" w:date="2020-09-08T10:55:00Z">
        <w:r w:rsidR="006B5F2E">
          <w:t xml:space="preserve"> intrinsic</w:t>
        </w:r>
      </w:ins>
      <w:r>
        <w:t xml:space="preserve"> resilience and recovery, only the time span shared by all organisms </w:t>
      </w:r>
      <w:r w:rsidR="000D66C3">
        <w:t>is</w:t>
      </w:r>
      <w:r>
        <w:t xml:space="preserve"> used (hatched region). </w:t>
      </w:r>
    </w:p>
    <w:p w14:paraId="002693ED" w14:textId="40E35180" w:rsidR="00AC5DAC" w:rsidRPr="00CC3AFC" w:rsidRDefault="004B6AC6" w:rsidP="00CC3AFC">
      <w:pPr>
        <w:pStyle w:val="berschrift2"/>
        <w:rPr>
          <w:lang w:val="en-US"/>
        </w:rPr>
      </w:pPr>
      <w:ins w:id="357" w:author="Andrea Mentges" w:date="2020-09-08T10:16:00Z">
        <w:r>
          <w:rPr>
            <w:lang w:val="en-US"/>
          </w:rPr>
          <w:t>Intrinsic r</w:t>
        </w:r>
      </w:ins>
      <w:del w:id="358" w:author="Andrea Mentges" w:date="2020-09-08T10:16:00Z">
        <w:r w:rsidR="00CC3AFC" w:rsidRPr="00A57A51" w:rsidDel="004B6AC6">
          <w:rPr>
            <w:lang w:val="en-US"/>
          </w:rPr>
          <w:delText>R</w:delText>
        </w:r>
      </w:del>
      <w:r w:rsidR="00CC3AFC" w:rsidRPr="00A57A51">
        <w:rPr>
          <w:lang w:val="en-US"/>
        </w:rPr>
        <w:t>esistance</w:t>
      </w:r>
    </w:p>
    <w:p w14:paraId="65E9DCFB" w14:textId="0E5CF21A" w:rsidR="00DE04C1" w:rsidRPr="00BE7B01" w:rsidRDefault="00AC5DAC" w:rsidP="00AC5DAC">
      <w:pPr>
        <w:rPr>
          <w:ins w:id="359" w:author="Andrea Mentges" w:date="2020-08-28T09:49:00Z"/>
          <w:lang w:val="en-US"/>
        </w:rPr>
      </w:pPr>
      <w:r w:rsidRPr="001F6CE3">
        <w:rPr>
          <w:lang w:val="en-US"/>
        </w:rPr>
        <w:t>For resistance, re-scaling</w:t>
      </w:r>
      <w:r>
        <w:rPr>
          <w:lang w:val="en-US"/>
        </w:rPr>
        <w:t xml:space="preserve"> </w:t>
      </w:r>
      <w:r w:rsidR="000D66C3">
        <w:rPr>
          <w:lang w:val="en-US"/>
        </w:rPr>
        <w:t xml:space="preserve">the time axis </w:t>
      </w:r>
      <w:r w:rsidR="00E84606">
        <w:rPr>
          <w:lang w:val="en-US"/>
        </w:rPr>
        <w:t xml:space="preserve">does </w:t>
      </w:r>
      <w:r>
        <w:rPr>
          <w:lang w:val="en-US"/>
        </w:rPr>
        <w:t xml:space="preserve">not help because the </w:t>
      </w:r>
      <w:r w:rsidR="000D66C3">
        <w:rPr>
          <w:lang w:val="en-US"/>
        </w:rPr>
        <w:t>differences in stability are introduced through imperfect sampling</w:t>
      </w:r>
      <w:r w:rsidR="00E84606">
        <w:rPr>
          <w:lang w:val="en-US"/>
        </w:rPr>
        <w:t xml:space="preserve"> via</w:t>
      </w:r>
      <w:r w:rsidR="000D66C3">
        <w:rPr>
          <w:lang w:val="en-US"/>
        </w:rPr>
        <w:t xml:space="preserve"> the sampling interval. The sampling interval describes the time passed between the disturbance and the first sampling event. If this time span is too long relative to the growth rate, it allows the organism to recover partially before the first sample is taken, falsely </w:t>
      </w:r>
      <w:r w:rsidR="00E84606">
        <w:rPr>
          <w:lang w:val="en-US"/>
        </w:rPr>
        <w:t xml:space="preserve">reducing </w:t>
      </w:r>
      <w:r w:rsidR="000D66C3">
        <w:rPr>
          <w:lang w:val="en-US"/>
        </w:rPr>
        <w:t xml:space="preserve">the </w:t>
      </w:r>
      <w:r w:rsidR="00E84606">
        <w:rPr>
          <w:lang w:val="en-US"/>
        </w:rPr>
        <w:t xml:space="preserve">perceived </w:t>
      </w:r>
      <w:r w:rsidR="000D66C3">
        <w:rPr>
          <w:lang w:val="en-US"/>
        </w:rPr>
        <w:t>impact of the disturbance (</w:t>
      </w:r>
      <w:r w:rsidR="00A14437" w:rsidRPr="005E3C93">
        <w:rPr>
          <w:lang w:val="en-US"/>
        </w:rPr>
        <w:fldChar w:fldCharType="begin"/>
      </w:r>
      <w:r w:rsidR="00A14437" w:rsidRPr="005E3C93">
        <w:rPr>
          <w:lang w:val="en-US"/>
        </w:rPr>
        <w:instrText xml:space="preserve"> REF _Ref44690431 \h  \* MERGEFORMAT </w:instrText>
      </w:r>
      <w:r w:rsidR="00A14437" w:rsidRPr="005E3C93">
        <w:rPr>
          <w:lang w:val="en-US"/>
        </w:rPr>
      </w:r>
      <w:r w:rsidR="00A14437" w:rsidRPr="005E3C93">
        <w:rPr>
          <w:lang w:val="en-US"/>
        </w:rPr>
        <w:fldChar w:fldCharType="separate"/>
      </w:r>
      <w:r w:rsidR="00A14437" w:rsidRPr="00647CE2">
        <w:rPr>
          <w:lang w:val="en-US"/>
        </w:rPr>
        <w:t xml:space="preserve">Figure </w:t>
      </w:r>
      <w:r w:rsidR="00A14437" w:rsidRPr="00647CE2">
        <w:rPr>
          <w:noProof/>
          <w:lang w:val="en-US"/>
        </w:rPr>
        <w:t>4</w:t>
      </w:r>
      <w:r w:rsidR="00A14437" w:rsidRPr="005E3C93">
        <w:rPr>
          <w:lang w:val="en-US"/>
        </w:rPr>
        <w:fldChar w:fldCharType="end"/>
      </w:r>
      <w:r w:rsidR="00A14437">
        <w:rPr>
          <w:lang w:val="en-US"/>
        </w:rPr>
        <w:t>a)</w:t>
      </w:r>
      <w:r w:rsidR="000D66C3">
        <w:rPr>
          <w:lang w:val="en-US"/>
        </w:rPr>
        <w:t xml:space="preserve">. </w:t>
      </w:r>
      <w:r>
        <w:rPr>
          <w:lang w:val="en-US"/>
        </w:rPr>
        <w:t xml:space="preserve">To </w:t>
      </w:r>
      <w:del w:id="360" w:author="Andrea Mentges" w:date="2020-08-28T10:15:00Z">
        <w:r w:rsidR="000D66C3" w:rsidDel="00300277">
          <w:rPr>
            <w:lang w:val="en-US"/>
          </w:rPr>
          <w:delText xml:space="preserve">correct </w:delText>
        </w:r>
      </w:del>
      <w:ins w:id="361" w:author="Andrea Mentges" w:date="2020-08-28T10:15:00Z">
        <w:r w:rsidR="00300277">
          <w:rPr>
            <w:lang w:val="en-US"/>
          </w:rPr>
          <w:t xml:space="preserve">account </w:t>
        </w:r>
      </w:ins>
      <w:r w:rsidR="000D66C3">
        <w:rPr>
          <w:lang w:val="en-US"/>
        </w:rPr>
        <w:t>for this</w:t>
      </w:r>
      <w:del w:id="362" w:author="Andrea Mentges" w:date="2020-09-08T11:32:00Z">
        <w:r w:rsidR="000D66C3" w:rsidDel="00E478B2">
          <w:rPr>
            <w:lang w:val="en-US"/>
          </w:rPr>
          <w:delText xml:space="preserve"> and </w:delText>
        </w:r>
        <w:r w:rsidR="00E84606" w:rsidDel="00E478B2">
          <w:rPr>
            <w:lang w:val="en-US"/>
          </w:rPr>
          <w:delText xml:space="preserve">to </w:delText>
        </w:r>
        <w:r w:rsidDel="00E478B2">
          <w:rPr>
            <w:lang w:val="en-US"/>
          </w:rPr>
          <w:delText>make resistance comparable across organisms</w:delText>
        </w:r>
      </w:del>
      <w:ins w:id="363" w:author="Andrea Mentges" w:date="2020-09-08T11:45:00Z">
        <w:r w:rsidR="002D17E9">
          <w:rPr>
            <w:lang w:val="en-US"/>
          </w:rPr>
          <w:t xml:space="preserve"> and derive intrinsic resistance,</w:t>
        </w:r>
      </w:ins>
      <w:del w:id="364" w:author="Andrea Mentges" w:date="2020-09-08T11:45:00Z">
        <w:r w:rsidDel="002D17E9">
          <w:rPr>
            <w:lang w:val="en-US"/>
          </w:rPr>
          <w:delText>,</w:delText>
        </w:r>
      </w:del>
      <w:r>
        <w:rPr>
          <w:lang w:val="en-US"/>
        </w:rPr>
        <w:t xml:space="preserve"> the sampling interval needs to be adapted </w:t>
      </w:r>
      <w:r w:rsidR="003121F5">
        <w:rPr>
          <w:lang w:val="en-US"/>
        </w:rPr>
        <w:t>by</w:t>
      </w:r>
      <w:r>
        <w:rPr>
          <w:lang w:val="en-US"/>
        </w:rPr>
        <w:t xml:space="preserve"> the </w:t>
      </w:r>
      <w:r w:rsidRPr="005E3C93">
        <w:rPr>
          <w:lang w:val="en-US"/>
        </w:rPr>
        <w:t>growth rate</w:t>
      </w:r>
      <w:r w:rsidR="00205486" w:rsidRPr="005E3C93">
        <w:rPr>
          <w:lang w:val="en-US"/>
        </w:rPr>
        <w:t xml:space="preserve"> (</w:t>
      </w:r>
      <w:r w:rsidR="00205486" w:rsidRPr="005E3C93">
        <w:rPr>
          <w:lang w:val="en-US"/>
        </w:rPr>
        <w:fldChar w:fldCharType="begin"/>
      </w:r>
      <w:r w:rsidR="00205486" w:rsidRPr="005E3C93">
        <w:rPr>
          <w:lang w:val="en-US"/>
        </w:rPr>
        <w:instrText xml:space="preserve"> REF _Ref44690431 \h </w:instrText>
      </w:r>
      <w:r w:rsidR="005E3C93" w:rsidRPr="005E3C93">
        <w:rPr>
          <w:lang w:val="en-US"/>
        </w:rPr>
        <w:instrText xml:space="preserve"> \* MERGEFORMAT </w:instrText>
      </w:r>
      <w:r w:rsidR="00205486" w:rsidRPr="005E3C93">
        <w:rPr>
          <w:lang w:val="en-US"/>
        </w:rPr>
      </w:r>
      <w:r w:rsidR="00205486" w:rsidRPr="005E3C93">
        <w:rPr>
          <w:lang w:val="en-US"/>
        </w:rPr>
        <w:fldChar w:fldCharType="separate"/>
      </w:r>
      <w:r w:rsidR="00647CE2" w:rsidRPr="00647CE2">
        <w:rPr>
          <w:lang w:val="en-US"/>
        </w:rPr>
        <w:t xml:space="preserve">Figure </w:t>
      </w:r>
      <w:r w:rsidR="00647CE2" w:rsidRPr="00647CE2">
        <w:rPr>
          <w:noProof/>
          <w:lang w:val="en-US"/>
        </w:rPr>
        <w:t>4</w:t>
      </w:r>
      <w:r w:rsidR="00205486" w:rsidRPr="005E3C93">
        <w:rPr>
          <w:lang w:val="en-US"/>
        </w:rPr>
        <w:fldChar w:fldCharType="end"/>
      </w:r>
      <w:r w:rsidR="00A14437">
        <w:rPr>
          <w:lang w:val="en-US"/>
        </w:rPr>
        <w:t>b</w:t>
      </w:r>
      <w:r w:rsidR="00205486" w:rsidRPr="005E3C93">
        <w:rPr>
          <w:lang w:val="en-US"/>
        </w:rPr>
        <w:t>)</w:t>
      </w:r>
      <w:r w:rsidRPr="005E3C93">
        <w:rPr>
          <w:lang w:val="en-US"/>
        </w:rPr>
        <w:t xml:space="preserve">. </w:t>
      </w:r>
      <w:ins w:id="365" w:author="Andrea Mentges" w:date="2020-09-08T11:32:00Z">
        <w:r w:rsidR="00E478B2">
          <w:rPr>
            <w:lang w:val="en-US"/>
          </w:rPr>
          <w:t xml:space="preserve">This is done by using a later time point </w:t>
        </w:r>
      </w:ins>
      <w:ins w:id="366" w:author="Andrea Mentges" w:date="2020-09-08T11:33:00Z">
        <w:r w:rsidR="00E478B2">
          <w:rPr>
            <w:lang w:val="en-US"/>
          </w:rPr>
          <w:t xml:space="preserve">for the </w:t>
        </w:r>
      </w:ins>
      <w:ins w:id="367" w:author="Andrea Mentges" w:date="2020-09-08T11:45:00Z">
        <w:r w:rsidR="002D17E9">
          <w:rPr>
            <w:lang w:val="en-US"/>
          </w:rPr>
          <w:t xml:space="preserve">intrinsic </w:t>
        </w:r>
      </w:ins>
      <w:ins w:id="368" w:author="Andrea Mentges" w:date="2020-09-08T11:33:00Z">
        <w:r w:rsidR="00E478B2">
          <w:rPr>
            <w:lang w:val="en-US"/>
          </w:rPr>
          <w:t xml:space="preserve">resistance calculation </w:t>
        </w:r>
        <w:r w:rsidR="001F6CE3">
          <w:rPr>
            <w:lang w:val="en-US"/>
          </w:rPr>
          <w:t>of the slow</w:t>
        </w:r>
      </w:ins>
      <w:ins w:id="369" w:author="Andrea Mentges" w:date="2020-09-08T11:50:00Z">
        <w:r w:rsidR="001F6CE3">
          <w:rPr>
            <w:lang w:val="en-US"/>
          </w:rPr>
          <w:t>-</w:t>
        </w:r>
      </w:ins>
      <w:ins w:id="370" w:author="Andrea Mentges" w:date="2020-09-08T11:33:00Z">
        <w:r w:rsidR="00E478B2">
          <w:rPr>
            <w:lang w:val="en-US"/>
          </w:rPr>
          <w:t>grower</w:t>
        </w:r>
      </w:ins>
      <w:ins w:id="371" w:author="Andrea Mentges" w:date="2020-09-08T11:47:00Z">
        <w:r w:rsidR="002D17E9">
          <w:rPr>
            <w:lang w:val="en-US"/>
          </w:rPr>
          <w:t xml:space="preserve"> (to</w:t>
        </w:r>
      </w:ins>
      <w:ins w:id="372" w:author="Andrea Mentges" w:date="2020-09-08T11:46:00Z">
        <w:r w:rsidR="002D17E9">
          <w:rPr>
            <w:lang w:val="en-US"/>
          </w:rPr>
          <w:t xml:space="preserve"> give it time to “catch up”</w:t>
        </w:r>
      </w:ins>
      <w:ins w:id="373" w:author="Andrea Mentges" w:date="2020-09-08T11:47:00Z">
        <w:r w:rsidR="002D17E9">
          <w:rPr>
            <w:lang w:val="en-US"/>
          </w:rPr>
          <w:t>)</w:t>
        </w:r>
      </w:ins>
      <w:ins w:id="374" w:author="Andrea Mentges" w:date="2020-09-08T11:34:00Z">
        <w:r w:rsidR="00E478B2">
          <w:rPr>
            <w:lang w:val="en-US"/>
          </w:rPr>
          <w:t xml:space="preserve">. </w:t>
        </w:r>
      </w:ins>
      <w:ins w:id="375" w:author="Andrea Mentges" w:date="2020-09-08T11:32:00Z">
        <w:r w:rsidR="00E478B2" w:rsidRPr="007643FA">
          <w:rPr>
            <w:lang w:val="en-US"/>
          </w:rPr>
          <w:t>The change in biomass following the disturbance is described for</w:t>
        </w:r>
      </w:ins>
      <w:ins w:id="376" w:author="Andrea Mentges" w:date="2020-09-08T11:35:00Z">
        <w:r w:rsidR="00E478B2">
          <w:rPr>
            <w:lang w:val="en-US"/>
          </w:rPr>
          <w:t xml:space="preserve"> </w:t>
        </w:r>
      </w:ins>
      <w:ins w:id="377" w:author="Andrea Mentges" w:date="2020-09-08T11:32:00Z">
        <w:r w:rsidR="00E478B2">
          <w:rPr>
            <w:lang w:val="en-US"/>
          </w:rPr>
          <w:t>t</w:t>
        </w:r>
        <w:r w:rsidR="00E478B2" w:rsidRPr="007643FA">
          <w:rPr>
            <w:lang w:val="en-US"/>
          </w:rPr>
          <w:t xml:space="preserve">he fast-grower as </w:t>
        </w:r>
        <w:proofErr w:type="spellStart"/>
        <w:r w:rsidR="00E478B2" w:rsidRPr="007643FA">
          <w:rPr>
            <w:i/>
            <w:lang w:val="en-US"/>
          </w:rPr>
          <w:t>dN</w:t>
        </w:r>
        <w:r w:rsidR="00E478B2" w:rsidRPr="007643FA">
          <w:rPr>
            <w:i/>
            <w:vertAlign w:val="subscript"/>
            <w:lang w:val="en-US"/>
          </w:rPr>
          <w:t>f</w:t>
        </w:r>
      </w:ins>
      <w:ins w:id="378" w:author="Andrea Mentges" w:date="2020-09-08T11:36:00Z">
        <w:r w:rsidR="00E478B2">
          <w:rPr>
            <w:i/>
            <w:vertAlign w:val="subscript"/>
            <w:lang w:val="en-US"/>
          </w:rPr>
          <w:t>ast</w:t>
        </w:r>
      </w:ins>
      <w:proofErr w:type="spellEnd"/>
      <w:ins w:id="379" w:author="Andrea Mentges" w:date="2020-09-08T11:32:00Z">
        <w:r w:rsidR="00E478B2" w:rsidRPr="007643FA">
          <w:rPr>
            <w:i/>
            <w:lang w:val="en-US"/>
          </w:rPr>
          <w:t>/</w:t>
        </w:r>
        <w:proofErr w:type="spellStart"/>
        <w:r w:rsidR="00E478B2" w:rsidRPr="007643FA">
          <w:rPr>
            <w:i/>
            <w:lang w:val="en-US"/>
          </w:rPr>
          <w:t>dt</w:t>
        </w:r>
        <w:r w:rsidR="00E478B2" w:rsidRPr="007643FA">
          <w:rPr>
            <w:i/>
            <w:vertAlign w:val="subscript"/>
            <w:lang w:val="en-US"/>
          </w:rPr>
          <w:t>f</w:t>
        </w:r>
      </w:ins>
      <w:ins w:id="380" w:author="Andrea Mentges" w:date="2020-09-08T11:36:00Z">
        <w:r w:rsidR="00E478B2">
          <w:rPr>
            <w:i/>
            <w:vertAlign w:val="subscript"/>
            <w:lang w:val="en-US"/>
          </w:rPr>
          <w:t>ast</w:t>
        </w:r>
      </w:ins>
      <w:proofErr w:type="spellEnd"/>
      <w:ins w:id="381" w:author="Andrea Mentges" w:date="2020-09-08T11:32:00Z">
        <w:r w:rsidR="00E478B2" w:rsidRPr="007643FA">
          <w:rPr>
            <w:i/>
            <w:lang w:val="en-US"/>
          </w:rPr>
          <w:t xml:space="preserve"> = </w:t>
        </w:r>
        <w:proofErr w:type="spellStart"/>
        <w:r w:rsidR="00E478B2" w:rsidRPr="007643FA">
          <w:rPr>
            <w:i/>
            <w:lang w:val="en-US"/>
          </w:rPr>
          <w:t>r</w:t>
        </w:r>
        <w:r w:rsidR="00E478B2" w:rsidRPr="007643FA">
          <w:rPr>
            <w:i/>
            <w:vertAlign w:val="subscript"/>
            <w:lang w:val="en-US"/>
          </w:rPr>
          <w:t>f</w:t>
        </w:r>
      </w:ins>
      <w:ins w:id="382" w:author="Andrea Mentges" w:date="2020-09-08T11:36:00Z">
        <w:r w:rsidR="00E478B2">
          <w:rPr>
            <w:i/>
            <w:vertAlign w:val="subscript"/>
            <w:lang w:val="en-US"/>
          </w:rPr>
          <w:t>ast</w:t>
        </w:r>
      </w:ins>
      <w:proofErr w:type="spellEnd"/>
      <w:ins w:id="383" w:author="Andrea Mentges" w:date="2020-09-08T11:32:00Z">
        <w:r w:rsidR="00E478B2" w:rsidRPr="007643FA">
          <w:rPr>
            <w:i/>
            <w:lang w:val="en-US"/>
          </w:rPr>
          <w:t xml:space="preserve"> </w:t>
        </w:r>
        <w:proofErr w:type="spellStart"/>
        <w:r w:rsidR="00E478B2" w:rsidRPr="007643FA">
          <w:rPr>
            <w:i/>
            <w:lang w:val="en-US"/>
          </w:rPr>
          <w:t>N</w:t>
        </w:r>
        <w:r w:rsidR="00E478B2" w:rsidRPr="007643FA">
          <w:rPr>
            <w:i/>
            <w:vertAlign w:val="subscript"/>
            <w:lang w:val="en-US"/>
          </w:rPr>
          <w:t>f</w:t>
        </w:r>
      </w:ins>
      <w:ins w:id="384" w:author="Andrea Mentges" w:date="2020-09-08T11:36:00Z">
        <w:r w:rsidR="00E478B2">
          <w:rPr>
            <w:i/>
            <w:vertAlign w:val="subscript"/>
            <w:lang w:val="en-US"/>
          </w:rPr>
          <w:t>ast</w:t>
        </w:r>
      </w:ins>
      <w:proofErr w:type="spellEnd"/>
      <w:ins w:id="385" w:author="Andrea Mentges" w:date="2020-09-08T11:32:00Z">
        <w:r w:rsidR="00E478B2" w:rsidRPr="007643FA">
          <w:rPr>
            <w:i/>
            <w:lang w:val="en-US"/>
          </w:rPr>
          <w:t xml:space="preserve"> (K-</w:t>
        </w:r>
        <w:proofErr w:type="spellStart"/>
        <w:r w:rsidR="00E478B2" w:rsidRPr="007643FA">
          <w:rPr>
            <w:i/>
            <w:lang w:val="en-US"/>
          </w:rPr>
          <w:t>N</w:t>
        </w:r>
        <w:r w:rsidR="00E478B2" w:rsidRPr="007643FA">
          <w:rPr>
            <w:i/>
            <w:vertAlign w:val="subscript"/>
            <w:lang w:val="en-US"/>
          </w:rPr>
          <w:t>f</w:t>
        </w:r>
      </w:ins>
      <w:ins w:id="386" w:author="Andrea Mentges" w:date="2020-09-08T11:36:00Z">
        <w:r w:rsidR="00E478B2">
          <w:rPr>
            <w:i/>
            <w:vertAlign w:val="subscript"/>
            <w:lang w:val="en-US"/>
          </w:rPr>
          <w:t>ast</w:t>
        </w:r>
      </w:ins>
      <w:proofErr w:type="spellEnd"/>
      <w:ins w:id="387" w:author="Andrea Mentges" w:date="2020-09-08T11:32:00Z">
        <w:r w:rsidR="00E478B2" w:rsidRPr="007643FA">
          <w:rPr>
            <w:i/>
            <w:lang w:val="en-US"/>
          </w:rPr>
          <w:t>)/K</w:t>
        </w:r>
        <w:r w:rsidR="00E478B2" w:rsidRPr="007643FA">
          <w:rPr>
            <w:lang w:val="en-US"/>
          </w:rPr>
          <w:t xml:space="preserve"> and, for the slow-grower, </w:t>
        </w:r>
        <w:proofErr w:type="spellStart"/>
        <w:r w:rsidR="00E478B2" w:rsidRPr="007643FA">
          <w:rPr>
            <w:i/>
            <w:lang w:val="en-US"/>
          </w:rPr>
          <w:t>dN</w:t>
        </w:r>
        <w:r w:rsidR="00E478B2" w:rsidRPr="007643FA">
          <w:rPr>
            <w:i/>
            <w:vertAlign w:val="subscript"/>
            <w:lang w:val="en-US"/>
          </w:rPr>
          <w:t>s</w:t>
        </w:r>
      </w:ins>
      <w:ins w:id="388" w:author="Andrea Mentges" w:date="2020-09-08T11:36:00Z">
        <w:r w:rsidR="00E478B2">
          <w:rPr>
            <w:i/>
            <w:vertAlign w:val="subscript"/>
            <w:lang w:val="en-US"/>
          </w:rPr>
          <w:t>low</w:t>
        </w:r>
      </w:ins>
      <w:proofErr w:type="spellEnd"/>
      <w:ins w:id="389" w:author="Andrea Mentges" w:date="2020-09-08T11:32:00Z">
        <w:r w:rsidR="00E478B2" w:rsidRPr="007643FA">
          <w:rPr>
            <w:i/>
            <w:lang w:val="en-US"/>
          </w:rPr>
          <w:t>/</w:t>
        </w:r>
        <w:proofErr w:type="spellStart"/>
        <w:r w:rsidR="00E478B2" w:rsidRPr="007643FA">
          <w:rPr>
            <w:i/>
            <w:lang w:val="en-US"/>
          </w:rPr>
          <w:t>dt</w:t>
        </w:r>
        <w:r w:rsidR="00E478B2" w:rsidRPr="007643FA">
          <w:rPr>
            <w:i/>
            <w:vertAlign w:val="subscript"/>
            <w:lang w:val="en-US"/>
          </w:rPr>
          <w:t>s</w:t>
        </w:r>
      </w:ins>
      <w:ins w:id="390" w:author="Andrea Mentges" w:date="2020-09-08T11:36:00Z">
        <w:r w:rsidR="00E478B2">
          <w:rPr>
            <w:i/>
            <w:vertAlign w:val="subscript"/>
            <w:lang w:val="en-US"/>
          </w:rPr>
          <w:t>low</w:t>
        </w:r>
      </w:ins>
      <w:proofErr w:type="spellEnd"/>
      <w:ins w:id="391" w:author="Andrea Mentges" w:date="2020-09-08T11:32:00Z">
        <w:r w:rsidR="00E478B2" w:rsidRPr="007643FA">
          <w:rPr>
            <w:i/>
            <w:lang w:val="en-US"/>
          </w:rPr>
          <w:t xml:space="preserve"> = </w:t>
        </w:r>
        <w:proofErr w:type="spellStart"/>
        <w:r w:rsidR="00E478B2" w:rsidRPr="007643FA">
          <w:rPr>
            <w:i/>
            <w:lang w:val="en-US"/>
          </w:rPr>
          <w:t>r</w:t>
        </w:r>
        <w:r w:rsidR="00E478B2" w:rsidRPr="007643FA">
          <w:rPr>
            <w:i/>
            <w:vertAlign w:val="subscript"/>
            <w:lang w:val="en-US"/>
          </w:rPr>
          <w:t>s</w:t>
        </w:r>
      </w:ins>
      <w:ins w:id="392" w:author="Andrea Mentges" w:date="2020-09-08T11:37:00Z">
        <w:r w:rsidR="00E478B2">
          <w:rPr>
            <w:i/>
            <w:vertAlign w:val="subscript"/>
            <w:lang w:val="en-US"/>
          </w:rPr>
          <w:t>low</w:t>
        </w:r>
      </w:ins>
      <w:proofErr w:type="spellEnd"/>
      <w:ins w:id="393" w:author="Andrea Mentges" w:date="2020-09-08T11:32:00Z">
        <w:r w:rsidR="00E478B2" w:rsidRPr="007643FA">
          <w:rPr>
            <w:i/>
            <w:lang w:val="en-US"/>
          </w:rPr>
          <w:t xml:space="preserve"> </w:t>
        </w:r>
        <w:proofErr w:type="spellStart"/>
        <w:r w:rsidR="00E478B2" w:rsidRPr="007643FA">
          <w:rPr>
            <w:i/>
            <w:lang w:val="en-US"/>
          </w:rPr>
          <w:t>N</w:t>
        </w:r>
        <w:r w:rsidR="00E478B2" w:rsidRPr="007643FA">
          <w:rPr>
            <w:i/>
            <w:vertAlign w:val="subscript"/>
            <w:lang w:val="en-US"/>
          </w:rPr>
          <w:t>s</w:t>
        </w:r>
      </w:ins>
      <w:ins w:id="394" w:author="Andrea Mentges" w:date="2020-09-08T11:37:00Z">
        <w:r w:rsidR="00E478B2">
          <w:rPr>
            <w:i/>
            <w:vertAlign w:val="subscript"/>
            <w:lang w:val="en-US"/>
          </w:rPr>
          <w:t>low</w:t>
        </w:r>
      </w:ins>
      <w:proofErr w:type="spellEnd"/>
      <w:ins w:id="395" w:author="Andrea Mentges" w:date="2020-09-08T11:32:00Z">
        <w:r w:rsidR="00E478B2" w:rsidRPr="007643FA">
          <w:rPr>
            <w:i/>
            <w:lang w:val="en-US"/>
          </w:rPr>
          <w:t xml:space="preserve"> (K-</w:t>
        </w:r>
        <w:proofErr w:type="spellStart"/>
        <w:r w:rsidR="00E478B2" w:rsidRPr="007643FA">
          <w:rPr>
            <w:i/>
            <w:lang w:val="en-US"/>
          </w:rPr>
          <w:t>N</w:t>
        </w:r>
        <w:r w:rsidR="00E478B2" w:rsidRPr="007643FA">
          <w:rPr>
            <w:i/>
            <w:vertAlign w:val="subscript"/>
            <w:lang w:val="en-US"/>
          </w:rPr>
          <w:t>s</w:t>
        </w:r>
      </w:ins>
      <w:ins w:id="396" w:author="Andrea Mentges" w:date="2020-09-08T11:37:00Z">
        <w:r w:rsidR="00E478B2">
          <w:rPr>
            <w:i/>
            <w:vertAlign w:val="subscript"/>
            <w:lang w:val="en-US"/>
          </w:rPr>
          <w:t>low</w:t>
        </w:r>
      </w:ins>
      <w:proofErr w:type="spellEnd"/>
      <w:ins w:id="397" w:author="Andrea Mentges" w:date="2020-09-08T11:32:00Z">
        <w:r w:rsidR="00E478B2" w:rsidRPr="007643FA">
          <w:rPr>
            <w:i/>
            <w:lang w:val="en-US"/>
          </w:rPr>
          <w:t>)/K</w:t>
        </w:r>
        <w:r w:rsidR="00E478B2" w:rsidRPr="007643FA">
          <w:rPr>
            <w:lang w:val="en-US"/>
          </w:rPr>
          <w:t>, respectively.</w:t>
        </w:r>
        <w:r w:rsidR="00E478B2">
          <w:rPr>
            <w:lang w:val="en-US"/>
          </w:rPr>
          <w:t xml:space="preserve"> Now, we want to know during which time span the slow-grower experiences the same change in biomass as the fast-grower, i.e. we want to know the interval </w:t>
        </w:r>
        <w:proofErr w:type="spellStart"/>
        <w:r w:rsidR="00E478B2" w:rsidRPr="007643FA">
          <w:rPr>
            <w:i/>
            <w:lang w:val="en-US"/>
          </w:rPr>
          <w:t>dt</w:t>
        </w:r>
        <w:r w:rsidR="00E478B2" w:rsidRPr="007643FA">
          <w:rPr>
            <w:i/>
            <w:vertAlign w:val="subscript"/>
            <w:lang w:val="en-US"/>
          </w:rPr>
          <w:t>s</w:t>
        </w:r>
      </w:ins>
      <w:ins w:id="398" w:author="Andrea Mentges" w:date="2020-09-08T11:57:00Z">
        <w:r w:rsidR="003356DB">
          <w:rPr>
            <w:i/>
            <w:vertAlign w:val="subscript"/>
            <w:lang w:val="en-US"/>
          </w:rPr>
          <w:t>low</w:t>
        </w:r>
      </w:ins>
      <w:proofErr w:type="spellEnd"/>
      <w:ins w:id="399" w:author="Andrea Mentges" w:date="2020-09-08T11:32:00Z">
        <w:r w:rsidR="00E478B2">
          <w:rPr>
            <w:lang w:val="en-US"/>
          </w:rPr>
          <w:t xml:space="preserve"> for which </w:t>
        </w:r>
        <w:proofErr w:type="spellStart"/>
        <w:r w:rsidR="00E478B2" w:rsidRPr="007643FA">
          <w:rPr>
            <w:i/>
            <w:lang w:val="en-US"/>
          </w:rPr>
          <w:t>dN</w:t>
        </w:r>
        <w:r w:rsidR="00E478B2" w:rsidRPr="007643FA">
          <w:rPr>
            <w:i/>
            <w:vertAlign w:val="subscript"/>
            <w:lang w:val="en-US"/>
          </w:rPr>
          <w:t>f</w:t>
        </w:r>
      </w:ins>
      <w:ins w:id="400" w:author="Andrea Mentges" w:date="2020-09-08T11:37:00Z">
        <w:r w:rsidR="00E478B2">
          <w:rPr>
            <w:i/>
            <w:vertAlign w:val="subscript"/>
            <w:lang w:val="en-US"/>
          </w:rPr>
          <w:t>ast</w:t>
        </w:r>
      </w:ins>
      <w:proofErr w:type="spellEnd"/>
      <w:ins w:id="401" w:author="Andrea Mentges" w:date="2020-09-08T11:32:00Z">
        <w:r w:rsidR="00E478B2" w:rsidRPr="007643FA">
          <w:rPr>
            <w:i/>
            <w:lang w:val="en-US"/>
          </w:rPr>
          <w:t xml:space="preserve"> = </w:t>
        </w:r>
        <w:proofErr w:type="spellStart"/>
        <w:r w:rsidR="00E478B2" w:rsidRPr="007643FA">
          <w:rPr>
            <w:i/>
            <w:lang w:val="en-US"/>
          </w:rPr>
          <w:t>dN</w:t>
        </w:r>
        <w:r w:rsidR="00E478B2" w:rsidRPr="007643FA">
          <w:rPr>
            <w:i/>
            <w:vertAlign w:val="subscript"/>
            <w:lang w:val="en-US"/>
          </w:rPr>
          <w:t>s</w:t>
        </w:r>
      </w:ins>
      <w:ins w:id="402" w:author="Andrea Mentges" w:date="2020-09-08T11:37:00Z">
        <w:r w:rsidR="00E478B2">
          <w:rPr>
            <w:i/>
            <w:vertAlign w:val="subscript"/>
            <w:lang w:val="en-US"/>
          </w:rPr>
          <w:t>low</w:t>
        </w:r>
      </w:ins>
      <w:proofErr w:type="spellEnd"/>
      <w:ins w:id="403" w:author="Andrea Mentges" w:date="2020-09-08T11:32:00Z">
        <w:r w:rsidR="00E478B2">
          <w:rPr>
            <w:lang w:val="en-US"/>
          </w:rPr>
          <w:t xml:space="preserve">. This time span is </w:t>
        </w:r>
        <w:proofErr w:type="spellStart"/>
        <w:r w:rsidR="00E478B2" w:rsidRPr="007643FA">
          <w:rPr>
            <w:i/>
            <w:lang w:val="en-US"/>
          </w:rPr>
          <w:t>dt</w:t>
        </w:r>
        <w:r w:rsidR="00E478B2" w:rsidRPr="007643FA">
          <w:rPr>
            <w:i/>
            <w:vertAlign w:val="subscript"/>
            <w:lang w:val="en-US"/>
          </w:rPr>
          <w:t>s</w:t>
        </w:r>
      </w:ins>
      <w:ins w:id="404" w:author="Andrea Mentges" w:date="2020-09-08T11:37:00Z">
        <w:r w:rsidR="00E478B2">
          <w:rPr>
            <w:i/>
            <w:vertAlign w:val="subscript"/>
            <w:lang w:val="en-US"/>
          </w:rPr>
          <w:t>low</w:t>
        </w:r>
      </w:ins>
      <w:proofErr w:type="spellEnd"/>
      <w:ins w:id="405" w:author="Andrea Mentges" w:date="2020-09-08T11:32:00Z">
        <w:r w:rsidR="00E478B2" w:rsidRPr="007643FA">
          <w:rPr>
            <w:i/>
            <w:lang w:val="en-US"/>
          </w:rPr>
          <w:t xml:space="preserve"> = (</w:t>
        </w:r>
        <w:proofErr w:type="spellStart"/>
        <w:r w:rsidR="00E478B2" w:rsidRPr="007643FA">
          <w:rPr>
            <w:i/>
            <w:lang w:val="en-US"/>
          </w:rPr>
          <w:t>r</w:t>
        </w:r>
        <w:r w:rsidR="00E478B2" w:rsidRPr="007643FA">
          <w:rPr>
            <w:i/>
            <w:vertAlign w:val="subscript"/>
            <w:lang w:val="en-US"/>
          </w:rPr>
          <w:t>f</w:t>
        </w:r>
      </w:ins>
      <w:ins w:id="406" w:author="Andrea Mentges" w:date="2020-09-08T11:37:00Z">
        <w:r w:rsidR="00E478B2">
          <w:rPr>
            <w:i/>
            <w:vertAlign w:val="subscript"/>
            <w:lang w:val="en-US"/>
          </w:rPr>
          <w:t>ast</w:t>
        </w:r>
      </w:ins>
      <w:proofErr w:type="spellEnd"/>
      <w:ins w:id="407" w:author="Andrea Mentges" w:date="2020-09-08T11:32:00Z">
        <w:r w:rsidR="00E478B2" w:rsidRPr="007643FA">
          <w:rPr>
            <w:i/>
            <w:lang w:val="en-US"/>
          </w:rPr>
          <w:t xml:space="preserve"> </w:t>
        </w:r>
        <w:proofErr w:type="spellStart"/>
        <w:r w:rsidR="00E478B2" w:rsidRPr="007643FA">
          <w:rPr>
            <w:i/>
            <w:lang w:val="en-US"/>
          </w:rPr>
          <w:t>N</w:t>
        </w:r>
        <w:r w:rsidR="00E478B2" w:rsidRPr="007643FA">
          <w:rPr>
            <w:i/>
            <w:vertAlign w:val="subscript"/>
            <w:lang w:val="en-US"/>
          </w:rPr>
          <w:t>f</w:t>
        </w:r>
      </w:ins>
      <w:ins w:id="408" w:author="Andrea Mentges" w:date="2020-09-08T11:37:00Z">
        <w:r w:rsidR="00E478B2">
          <w:rPr>
            <w:i/>
            <w:vertAlign w:val="subscript"/>
            <w:lang w:val="en-US"/>
          </w:rPr>
          <w:t>ast</w:t>
        </w:r>
      </w:ins>
      <w:proofErr w:type="spellEnd"/>
      <w:ins w:id="409" w:author="Andrea Mentges" w:date="2020-09-08T11:32:00Z">
        <w:r w:rsidR="00E478B2" w:rsidRPr="007643FA">
          <w:rPr>
            <w:i/>
            <w:lang w:val="en-US"/>
          </w:rPr>
          <w:t xml:space="preserve"> (K-</w:t>
        </w:r>
        <w:proofErr w:type="spellStart"/>
        <w:r w:rsidR="00E478B2" w:rsidRPr="007643FA">
          <w:rPr>
            <w:i/>
            <w:lang w:val="en-US"/>
          </w:rPr>
          <w:t>N</w:t>
        </w:r>
        <w:r w:rsidR="00E478B2" w:rsidRPr="007643FA">
          <w:rPr>
            <w:i/>
            <w:vertAlign w:val="subscript"/>
            <w:lang w:val="en-US"/>
          </w:rPr>
          <w:t>f</w:t>
        </w:r>
      </w:ins>
      <w:ins w:id="410" w:author="Andrea Mentges" w:date="2020-09-08T11:37:00Z">
        <w:r w:rsidR="00E478B2">
          <w:rPr>
            <w:i/>
            <w:vertAlign w:val="subscript"/>
            <w:lang w:val="en-US"/>
          </w:rPr>
          <w:t>ast</w:t>
        </w:r>
      </w:ins>
      <w:proofErr w:type="spellEnd"/>
      <w:ins w:id="411" w:author="Andrea Mentges" w:date="2020-09-08T11:32:00Z">
        <w:r w:rsidR="00E478B2" w:rsidRPr="007643FA">
          <w:rPr>
            <w:i/>
            <w:lang w:val="en-US"/>
          </w:rPr>
          <w:t>)/K)</w:t>
        </w:r>
        <w:proofErr w:type="gramStart"/>
        <w:r w:rsidR="00E478B2" w:rsidRPr="007643FA">
          <w:rPr>
            <w:i/>
            <w:lang w:val="en-US"/>
          </w:rPr>
          <w:t>/(</w:t>
        </w:r>
        <w:proofErr w:type="spellStart"/>
        <w:proofErr w:type="gramEnd"/>
        <w:r w:rsidR="00E478B2" w:rsidRPr="007643FA">
          <w:rPr>
            <w:i/>
            <w:lang w:val="en-US"/>
          </w:rPr>
          <w:t>r</w:t>
        </w:r>
        <w:r w:rsidR="00E478B2" w:rsidRPr="007643FA">
          <w:rPr>
            <w:i/>
            <w:vertAlign w:val="subscript"/>
            <w:lang w:val="en-US"/>
          </w:rPr>
          <w:t>s</w:t>
        </w:r>
      </w:ins>
      <w:ins w:id="412" w:author="Andrea Mentges" w:date="2020-09-08T11:37:00Z">
        <w:r w:rsidR="00E478B2">
          <w:rPr>
            <w:i/>
            <w:vertAlign w:val="subscript"/>
            <w:lang w:val="en-US"/>
          </w:rPr>
          <w:t>low</w:t>
        </w:r>
      </w:ins>
      <w:proofErr w:type="spellEnd"/>
      <w:ins w:id="413" w:author="Andrea Mentges" w:date="2020-09-08T11:32:00Z">
        <w:r w:rsidR="00E478B2" w:rsidRPr="007643FA">
          <w:rPr>
            <w:i/>
            <w:lang w:val="en-US"/>
          </w:rPr>
          <w:t xml:space="preserve"> </w:t>
        </w:r>
        <w:proofErr w:type="spellStart"/>
        <w:r w:rsidR="00E478B2" w:rsidRPr="007643FA">
          <w:rPr>
            <w:i/>
            <w:lang w:val="en-US"/>
          </w:rPr>
          <w:t>N</w:t>
        </w:r>
        <w:r w:rsidR="00E478B2" w:rsidRPr="007643FA">
          <w:rPr>
            <w:i/>
            <w:vertAlign w:val="subscript"/>
            <w:lang w:val="en-US"/>
          </w:rPr>
          <w:t>s</w:t>
        </w:r>
      </w:ins>
      <w:ins w:id="414" w:author="Andrea Mentges" w:date="2020-09-08T11:37:00Z">
        <w:r w:rsidR="00E478B2">
          <w:rPr>
            <w:i/>
            <w:vertAlign w:val="subscript"/>
            <w:lang w:val="en-US"/>
          </w:rPr>
          <w:t>low</w:t>
        </w:r>
      </w:ins>
      <w:proofErr w:type="spellEnd"/>
      <w:ins w:id="415" w:author="Andrea Mentges" w:date="2020-09-08T11:32:00Z">
        <w:r w:rsidR="00E478B2" w:rsidRPr="007643FA">
          <w:rPr>
            <w:i/>
            <w:lang w:val="en-US"/>
          </w:rPr>
          <w:t xml:space="preserve"> (K-</w:t>
        </w:r>
        <w:proofErr w:type="spellStart"/>
        <w:r w:rsidR="00E478B2" w:rsidRPr="007643FA">
          <w:rPr>
            <w:i/>
            <w:lang w:val="en-US"/>
          </w:rPr>
          <w:t>N</w:t>
        </w:r>
        <w:r w:rsidR="00E478B2" w:rsidRPr="007643FA">
          <w:rPr>
            <w:i/>
            <w:vertAlign w:val="subscript"/>
            <w:lang w:val="en-US"/>
          </w:rPr>
          <w:t>s</w:t>
        </w:r>
      </w:ins>
      <w:ins w:id="416" w:author="Andrea Mentges" w:date="2020-09-08T11:37:00Z">
        <w:r w:rsidR="00E478B2">
          <w:rPr>
            <w:i/>
            <w:vertAlign w:val="subscript"/>
            <w:lang w:val="en-US"/>
          </w:rPr>
          <w:t>low</w:t>
        </w:r>
      </w:ins>
      <w:proofErr w:type="spellEnd"/>
      <w:ins w:id="417" w:author="Andrea Mentges" w:date="2020-09-08T11:32:00Z">
        <w:r w:rsidR="00E478B2" w:rsidRPr="007643FA">
          <w:rPr>
            <w:i/>
            <w:lang w:val="en-US"/>
          </w:rPr>
          <w:t xml:space="preserve">)/K) </w:t>
        </w:r>
        <w:proofErr w:type="spellStart"/>
        <w:r w:rsidR="00E478B2" w:rsidRPr="007643FA">
          <w:rPr>
            <w:i/>
            <w:lang w:val="en-US"/>
          </w:rPr>
          <w:t>dt</w:t>
        </w:r>
        <w:r w:rsidR="00E478B2" w:rsidRPr="007643FA">
          <w:rPr>
            <w:i/>
            <w:vertAlign w:val="subscript"/>
            <w:lang w:val="en-US"/>
          </w:rPr>
          <w:t>f</w:t>
        </w:r>
      </w:ins>
      <w:ins w:id="418" w:author="Andrea Mentges" w:date="2020-09-08T11:37:00Z">
        <w:r w:rsidR="00E478B2">
          <w:rPr>
            <w:i/>
            <w:vertAlign w:val="subscript"/>
            <w:lang w:val="en-US"/>
          </w:rPr>
          <w:t>ast</w:t>
        </w:r>
      </w:ins>
      <w:proofErr w:type="spellEnd"/>
      <w:ins w:id="419" w:author="Andrea Mentges" w:date="2020-09-08T11:32:00Z">
        <w:r w:rsidR="00E478B2">
          <w:rPr>
            <w:lang w:val="en-US"/>
          </w:rPr>
          <w:t xml:space="preserve">, and thus </w:t>
        </w:r>
        <w:proofErr w:type="spellStart"/>
        <w:r w:rsidR="00E478B2" w:rsidRPr="007643FA">
          <w:rPr>
            <w:i/>
            <w:lang w:val="en-US"/>
          </w:rPr>
          <w:t>dt</w:t>
        </w:r>
        <w:r w:rsidR="00E478B2" w:rsidRPr="007643FA">
          <w:rPr>
            <w:i/>
            <w:vertAlign w:val="subscript"/>
            <w:lang w:val="en-US"/>
          </w:rPr>
          <w:t>s</w:t>
        </w:r>
      </w:ins>
      <w:ins w:id="420" w:author="Andrea Mentges" w:date="2020-09-08T11:37:00Z">
        <w:r w:rsidR="00E478B2">
          <w:rPr>
            <w:i/>
            <w:vertAlign w:val="subscript"/>
            <w:lang w:val="en-US"/>
          </w:rPr>
          <w:t>low</w:t>
        </w:r>
      </w:ins>
      <w:proofErr w:type="spellEnd"/>
      <w:ins w:id="421" w:author="Andrea Mentges" w:date="2020-09-08T11:32:00Z">
        <w:r w:rsidR="00E478B2" w:rsidRPr="007643FA">
          <w:rPr>
            <w:i/>
            <w:lang w:val="en-US"/>
          </w:rPr>
          <w:t xml:space="preserve"> = </w:t>
        </w:r>
        <w:proofErr w:type="spellStart"/>
        <w:r w:rsidR="00E478B2" w:rsidRPr="007643FA">
          <w:rPr>
            <w:i/>
            <w:lang w:val="en-US"/>
          </w:rPr>
          <w:t>r</w:t>
        </w:r>
        <w:r w:rsidR="00E478B2" w:rsidRPr="007643FA">
          <w:rPr>
            <w:i/>
            <w:vertAlign w:val="subscript"/>
            <w:lang w:val="en-US"/>
          </w:rPr>
          <w:t>f</w:t>
        </w:r>
      </w:ins>
      <w:ins w:id="422" w:author="Andrea Mentges" w:date="2020-09-08T11:37:00Z">
        <w:r w:rsidR="00E478B2">
          <w:rPr>
            <w:i/>
            <w:vertAlign w:val="subscript"/>
            <w:lang w:val="en-US"/>
          </w:rPr>
          <w:t>ast</w:t>
        </w:r>
      </w:ins>
      <w:proofErr w:type="spellEnd"/>
      <w:ins w:id="423" w:author="Andrea Mentges" w:date="2020-09-08T11:32:00Z">
        <w:r w:rsidR="00E478B2" w:rsidRPr="007643FA">
          <w:rPr>
            <w:i/>
            <w:lang w:val="en-US"/>
          </w:rPr>
          <w:t>/</w:t>
        </w:r>
        <w:proofErr w:type="spellStart"/>
        <w:r w:rsidR="00E478B2" w:rsidRPr="007643FA">
          <w:rPr>
            <w:i/>
            <w:lang w:val="en-US"/>
          </w:rPr>
          <w:t>r</w:t>
        </w:r>
        <w:r w:rsidR="00E478B2" w:rsidRPr="007643FA">
          <w:rPr>
            <w:i/>
            <w:vertAlign w:val="subscript"/>
            <w:lang w:val="en-US"/>
          </w:rPr>
          <w:t>s</w:t>
        </w:r>
      </w:ins>
      <w:ins w:id="424" w:author="Andrea Mentges" w:date="2020-09-08T11:37:00Z">
        <w:r w:rsidR="00E478B2">
          <w:rPr>
            <w:i/>
            <w:vertAlign w:val="subscript"/>
            <w:lang w:val="en-US"/>
          </w:rPr>
          <w:t>low</w:t>
        </w:r>
      </w:ins>
      <w:proofErr w:type="spellEnd"/>
      <w:ins w:id="425" w:author="Andrea Mentges" w:date="2020-09-08T11:32:00Z">
        <w:r w:rsidR="00E478B2" w:rsidRPr="007643FA">
          <w:rPr>
            <w:i/>
            <w:lang w:val="en-US"/>
          </w:rPr>
          <w:t xml:space="preserve"> </w:t>
        </w:r>
        <w:proofErr w:type="spellStart"/>
        <w:r w:rsidR="00E478B2" w:rsidRPr="007643FA">
          <w:rPr>
            <w:i/>
            <w:lang w:val="en-US"/>
          </w:rPr>
          <w:t>dt</w:t>
        </w:r>
        <w:r w:rsidR="00E478B2" w:rsidRPr="007643FA">
          <w:rPr>
            <w:i/>
            <w:vertAlign w:val="subscript"/>
            <w:lang w:val="en-US"/>
          </w:rPr>
          <w:t>f</w:t>
        </w:r>
      </w:ins>
      <w:ins w:id="426" w:author="Andrea Mentges" w:date="2020-09-08T11:37:00Z">
        <w:r w:rsidR="00E478B2">
          <w:rPr>
            <w:i/>
            <w:vertAlign w:val="subscript"/>
            <w:lang w:val="en-US"/>
          </w:rPr>
          <w:t>ast</w:t>
        </w:r>
      </w:ins>
      <w:proofErr w:type="spellEnd"/>
      <w:ins w:id="427" w:author="Andrea Mentges" w:date="2020-09-08T11:32:00Z">
        <w:r w:rsidR="00E478B2">
          <w:rPr>
            <w:lang w:val="en-US"/>
          </w:rPr>
          <w:t>.</w:t>
        </w:r>
      </w:ins>
      <w:ins w:id="428" w:author="Andrea Mentges" w:date="2020-09-09T13:16:00Z">
        <w:r w:rsidR="00CA1BE2">
          <w:rPr>
            <w:lang w:val="en-US"/>
          </w:rPr>
          <w:t xml:space="preserve"> This method assumes that the two organisms differ only in growth rate, while the properties of the disturbance </w:t>
        </w:r>
        <w:proofErr w:type="spellStart"/>
        <w:r w:rsidR="00CA1BE2">
          <w:rPr>
            <w:lang w:val="en-US"/>
          </w:rPr>
          <w:t>etc</w:t>
        </w:r>
        <w:proofErr w:type="spellEnd"/>
        <w:r w:rsidR="00CA1BE2">
          <w:rPr>
            <w:lang w:val="en-US"/>
          </w:rPr>
          <w:t xml:space="preserve"> are the same.</w:t>
        </w:r>
      </w:ins>
      <w:ins w:id="429" w:author="Andrea Mentges" w:date="2020-09-08T11:32:00Z">
        <w:r w:rsidR="00E478B2">
          <w:rPr>
            <w:lang w:val="en-US"/>
          </w:rPr>
          <w:t xml:space="preserve"> </w:t>
        </w:r>
      </w:ins>
      <w:r w:rsidRPr="005E3C93">
        <w:rPr>
          <w:lang w:val="en-US"/>
        </w:rPr>
        <w:t>In existing</w:t>
      </w:r>
      <w:r>
        <w:rPr>
          <w:lang w:val="en-US"/>
        </w:rPr>
        <w:t xml:space="preserve"> time series</w:t>
      </w:r>
      <w:ins w:id="430" w:author="Andrea Mentges" w:date="2020-09-08T11:49:00Z">
        <w:r w:rsidR="001F6CE3">
          <w:rPr>
            <w:lang w:val="en-US"/>
          </w:rPr>
          <w:t xml:space="preserve"> with more than two classes of organisms</w:t>
        </w:r>
      </w:ins>
      <w:r>
        <w:rPr>
          <w:lang w:val="en-US"/>
        </w:rPr>
        <w:t xml:space="preserve">, </w:t>
      </w:r>
      <w:ins w:id="431" w:author="Andrea Mentges" w:date="2020-09-08T11:41:00Z">
        <w:r w:rsidR="002D17E9">
          <w:rPr>
            <w:lang w:val="en-US"/>
          </w:rPr>
          <w:t>the time point that should be used to estimate intrinsic resistance</w:t>
        </w:r>
      </w:ins>
      <w:ins w:id="432" w:author="Andrea Mentges" w:date="2020-09-08T11:47:00Z">
        <w:r w:rsidR="002D17E9">
          <w:rPr>
            <w:lang w:val="en-US"/>
          </w:rPr>
          <w:t xml:space="preserve"> </w:t>
        </w:r>
        <w:proofErr w:type="spellStart"/>
        <w:r w:rsidR="002D17E9" w:rsidRPr="002D17E9">
          <w:rPr>
            <w:i/>
            <w:lang w:val="en-US"/>
          </w:rPr>
          <w:t>t</w:t>
        </w:r>
      </w:ins>
      <w:ins w:id="433" w:author="Andrea Mentges" w:date="2020-09-08T12:05:00Z">
        <w:r w:rsidR="006F1E4B">
          <w:rPr>
            <w:i/>
            <w:vertAlign w:val="subscript"/>
            <w:lang w:val="en-US"/>
          </w:rPr>
          <w:t>x</w:t>
        </w:r>
      </w:ins>
      <w:proofErr w:type="spellEnd"/>
      <w:ins w:id="434" w:author="Andrea Mentges" w:date="2020-09-08T11:41:00Z">
        <w:r w:rsidR="002D17E9">
          <w:rPr>
            <w:lang w:val="en-US"/>
          </w:rPr>
          <w:t xml:space="preserve"> is for each organism class </w:t>
        </w:r>
      </w:ins>
      <w:ins w:id="435" w:author="Andrea Mentges" w:date="2020-09-08T11:48:00Z">
        <w:r w:rsidR="001F6CE3" w:rsidRPr="001F6CE3">
          <w:rPr>
            <w:i/>
            <w:lang w:val="en-US"/>
          </w:rPr>
          <w:t>x</w:t>
        </w:r>
        <w:r w:rsidR="001F6CE3">
          <w:rPr>
            <w:lang w:val="en-US"/>
          </w:rPr>
          <w:t xml:space="preserve"> </w:t>
        </w:r>
      </w:ins>
      <w:ins w:id="436" w:author="Andrea Mentges" w:date="2020-09-08T11:41:00Z">
        <w:r w:rsidR="002D17E9">
          <w:rPr>
            <w:lang w:val="en-US"/>
          </w:rPr>
          <w:t>t</w:t>
        </w:r>
        <w:r w:rsidR="006F1E4B">
          <w:rPr>
            <w:lang w:val="en-US"/>
          </w:rPr>
          <w:t>he time of disturbance plus th</w:t>
        </w:r>
      </w:ins>
      <w:ins w:id="437" w:author="Andrea Mentges" w:date="2020-09-08T12:05:00Z">
        <w:r w:rsidR="006F1E4B">
          <w:rPr>
            <w:lang w:val="en-US"/>
          </w:rPr>
          <w:t>e</w:t>
        </w:r>
      </w:ins>
      <w:ins w:id="438" w:author="Andrea Mentges" w:date="2020-09-08T11:41:00Z">
        <w:r w:rsidR="002D17E9">
          <w:rPr>
            <w:lang w:val="en-US"/>
          </w:rPr>
          <w:t xml:space="preserve"> adapted sampling interval, </w:t>
        </w:r>
      </w:ins>
      <w:ins w:id="439" w:author="Andrea Mentges" w:date="2020-09-08T11:42:00Z">
        <w:r w:rsidR="002D17E9">
          <w:rPr>
            <w:lang w:val="en-US"/>
          </w:rPr>
          <w:t xml:space="preserve">i.e. </w:t>
        </w:r>
      </w:ins>
      <w:proofErr w:type="spellStart"/>
      <w:ins w:id="440" w:author="Andrea Mentges" w:date="2020-09-08T11:41:00Z">
        <w:r w:rsidR="002D17E9" w:rsidRPr="00FB22FD">
          <w:rPr>
            <w:i/>
            <w:lang w:val="en-US"/>
          </w:rPr>
          <w:t>t</w:t>
        </w:r>
      </w:ins>
      <w:ins w:id="441" w:author="Andrea Mentges" w:date="2020-09-08T12:05:00Z">
        <w:r w:rsidR="006F1E4B">
          <w:rPr>
            <w:i/>
            <w:vertAlign w:val="subscript"/>
            <w:lang w:val="en-US"/>
          </w:rPr>
          <w:t>x</w:t>
        </w:r>
        <w:proofErr w:type="spellEnd"/>
        <w:r w:rsidR="006F1E4B">
          <w:rPr>
            <w:i/>
            <w:lang w:val="en-US"/>
          </w:rPr>
          <w:t xml:space="preserve"> </w:t>
        </w:r>
      </w:ins>
      <w:ins w:id="442" w:author="Andrea Mentges" w:date="2020-09-08T11:41:00Z">
        <w:r w:rsidR="002D17E9">
          <w:rPr>
            <w:lang w:val="en-US"/>
          </w:rPr>
          <w:t xml:space="preserve">= </w:t>
        </w:r>
        <w:proofErr w:type="spellStart"/>
        <w:r w:rsidR="002D17E9" w:rsidRPr="00FB22FD">
          <w:rPr>
            <w:i/>
            <w:lang w:val="en-US"/>
          </w:rPr>
          <w:t>t</w:t>
        </w:r>
        <w:r w:rsidR="002D17E9" w:rsidRPr="00FB22FD">
          <w:rPr>
            <w:i/>
            <w:vertAlign w:val="subscript"/>
            <w:lang w:val="en-US"/>
          </w:rPr>
          <w:t>dist</w:t>
        </w:r>
        <w:proofErr w:type="spellEnd"/>
        <w:r w:rsidR="002D17E9">
          <w:rPr>
            <w:lang w:val="en-US"/>
          </w:rPr>
          <w:t xml:space="preserve"> + </w:t>
        </w:r>
        <w:proofErr w:type="spellStart"/>
        <w:r w:rsidR="002D17E9">
          <w:rPr>
            <w:i/>
            <w:lang w:val="en-US"/>
          </w:rPr>
          <w:t>dt</w:t>
        </w:r>
      </w:ins>
      <w:ins w:id="443" w:author="Andrea Mentges" w:date="2020-09-08T11:57:00Z">
        <w:r w:rsidR="003356DB">
          <w:rPr>
            <w:i/>
            <w:vertAlign w:val="subscript"/>
            <w:lang w:val="en-US"/>
          </w:rPr>
          <w:t>x</w:t>
        </w:r>
      </w:ins>
      <w:proofErr w:type="spellEnd"/>
      <w:ins w:id="444" w:author="Andrea Mentges" w:date="2020-09-08T11:42:00Z">
        <w:r w:rsidR="002D17E9">
          <w:rPr>
            <w:lang w:val="en-US"/>
          </w:rPr>
          <w:t xml:space="preserve"> = </w:t>
        </w:r>
        <w:proofErr w:type="spellStart"/>
        <w:r w:rsidR="002D17E9" w:rsidRPr="002D17E9">
          <w:rPr>
            <w:i/>
            <w:lang w:val="en-US"/>
          </w:rPr>
          <w:t>t</w:t>
        </w:r>
        <w:r w:rsidR="002D17E9" w:rsidRPr="002D17E9">
          <w:rPr>
            <w:i/>
            <w:vertAlign w:val="subscript"/>
            <w:lang w:val="en-US"/>
          </w:rPr>
          <w:t>dist</w:t>
        </w:r>
        <w:proofErr w:type="spellEnd"/>
        <w:r w:rsidR="002D17E9">
          <w:rPr>
            <w:lang w:val="en-US"/>
          </w:rPr>
          <w:t xml:space="preserve"> + </w:t>
        </w:r>
        <w:proofErr w:type="spellStart"/>
        <w:r w:rsidR="002D17E9" w:rsidRPr="007643FA">
          <w:rPr>
            <w:i/>
            <w:lang w:val="en-US"/>
          </w:rPr>
          <w:t>r</w:t>
        </w:r>
        <w:r w:rsidR="002D17E9" w:rsidRPr="007643FA">
          <w:rPr>
            <w:i/>
            <w:vertAlign w:val="subscript"/>
            <w:lang w:val="en-US"/>
          </w:rPr>
          <w:t>f</w:t>
        </w:r>
        <w:r w:rsidR="002D17E9">
          <w:rPr>
            <w:i/>
            <w:vertAlign w:val="subscript"/>
            <w:lang w:val="en-US"/>
          </w:rPr>
          <w:t>ast</w:t>
        </w:r>
        <w:proofErr w:type="spellEnd"/>
        <w:r w:rsidR="002D17E9" w:rsidRPr="007643FA">
          <w:rPr>
            <w:i/>
            <w:lang w:val="en-US"/>
          </w:rPr>
          <w:t>/</w:t>
        </w:r>
        <w:proofErr w:type="spellStart"/>
        <w:r w:rsidR="002D17E9" w:rsidRPr="007643FA">
          <w:rPr>
            <w:i/>
            <w:lang w:val="en-US"/>
          </w:rPr>
          <w:t>r</w:t>
        </w:r>
      </w:ins>
      <w:ins w:id="445" w:author="Andrea Mentges" w:date="2020-09-08T11:48:00Z">
        <w:r w:rsidR="001F6CE3">
          <w:rPr>
            <w:i/>
            <w:vertAlign w:val="subscript"/>
            <w:lang w:val="en-US"/>
          </w:rPr>
          <w:t>x</w:t>
        </w:r>
      </w:ins>
      <w:proofErr w:type="spellEnd"/>
      <w:ins w:id="446" w:author="Andrea Mentges" w:date="2020-09-08T11:42:00Z">
        <w:r w:rsidR="002D17E9" w:rsidRPr="007643FA">
          <w:rPr>
            <w:i/>
            <w:lang w:val="en-US"/>
          </w:rPr>
          <w:t xml:space="preserve"> </w:t>
        </w:r>
        <w:proofErr w:type="spellStart"/>
        <w:r w:rsidR="002D17E9" w:rsidRPr="007643FA">
          <w:rPr>
            <w:i/>
            <w:lang w:val="en-US"/>
          </w:rPr>
          <w:t>dt</w:t>
        </w:r>
        <w:r w:rsidR="002D17E9" w:rsidRPr="007643FA">
          <w:rPr>
            <w:i/>
            <w:vertAlign w:val="subscript"/>
            <w:lang w:val="en-US"/>
          </w:rPr>
          <w:t>f</w:t>
        </w:r>
        <w:r w:rsidR="002D17E9">
          <w:rPr>
            <w:i/>
            <w:vertAlign w:val="subscript"/>
            <w:lang w:val="en-US"/>
          </w:rPr>
          <w:t>ast</w:t>
        </w:r>
      </w:ins>
      <w:proofErr w:type="spellEnd"/>
      <w:ins w:id="447" w:author="Andrea Mentges" w:date="2020-09-08T11:43:00Z">
        <w:r w:rsidR="002D17E9">
          <w:rPr>
            <w:lang w:val="en-US"/>
          </w:rPr>
          <w:t xml:space="preserve">, </w:t>
        </w:r>
      </w:ins>
      <w:del w:id="448" w:author="Andrea Mentges" w:date="2020-09-08T11:43:00Z">
        <w:r w:rsidR="003121F5" w:rsidDel="002D17E9">
          <w:rPr>
            <w:lang w:val="en-US"/>
          </w:rPr>
          <w:delText>for each organism class</w:delText>
        </w:r>
      </w:del>
      <w:del w:id="449" w:author="Andrea Mentges" w:date="2020-09-08T11:40:00Z">
        <w:r w:rsidR="003121F5" w:rsidDel="002D17E9">
          <w:rPr>
            <w:lang w:val="en-US"/>
          </w:rPr>
          <w:delText>,</w:delText>
        </w:r>
      </w:del>
      <w:del w:id="450" w:author="Andrea Mentges" w:date="2020-09-08T11:43:00Z">
        <w:r w:rsidR="003121F5" w:rsidDel="002D17E9">
          <w:rPr>
            <w:lang w:val="en-US"/>
          </w:rPr>
          <w:delText xml:space="preserve"> the adapted sampling interval</w:delText>
        </w:r>
      </w:del>
      <w:del w:id="451" w:author="Andrea Mentges" w:date="2020-09-08T11:36:00Z">
        <w:r w:rsidR="003121F5" w:rsidDel="00E478B2">
          <w:rPr>
            <w:lang w:val="en-US"/>
          </w:rPr>
          <w:delText xml:space="preserve"> is </w:delText>
        </w:r>
      </w:del>
      <w:del w:id="452" w:author="Andrea Mentges" w:date="2020-09-08T11:35:00Z">
        <w:r w:rsidR="003121F5" w:rsidDel="00E478B2">
          <w:rPr>
            <w:lang w:val="en-US"/>
          </w:rPr>
          <w:delText>determined relative to the fastest-growing organism</w:delText>
        </w:r>
      </w:del>
      <w:del w:id="453" w:author="Andrea Mentges" w:date="2020-09-08T11:36:00Z">
        <w:r w:rsidDel="00E478B2">
          <w:rPr>
            <w:lang w:val="en-US"/>
          </w:rPr>
          <w:delText>:</w:delText>
        </w:r>
      </w:del>
      <w:del w:id="454" w:author="Andrea Mentges" w:date="2020-09-08T11:43:00Z">
        <w:r w:rsidR="00CC3AFC" w:rsidDel="002D17E9">
          <w:rPr>
            <w:lang w:val="en-US"/>
          </w:rPr>
          <w:delText xml:space="preserve"> </w:delText>
        </w:r>
      </w:del>
      <w:del w:id="455" w:author="Andrea Mentges" w:date="2020-09-08T11:39:00Z">
        <w:r w:rsidR="00CC3AFC" w:rsidRPr="003121F5" w:rsidDel="002D17E9">
          <w:rPr>
            <w:i/>
            <w:lang w:val="en-US"/>
          </w:rPr>
          <w:delText>i = i</w:delText>
        </w:r>
        <w:r w:rsidR="00CC3AFC" w:rsidRPr="003121F5" w:rsidDel="002D17E9">
          <w:rPr>
            <w:i/>
            <w:vertAlign w:val="subscript"/>
            <w:lang w:val="en-US"/>
          </w:rPr>
          <w:delText>fas</w:delText>
        </w:r>
      </w:del>
      <w:del w:id="456" w:author="Andrea Mentges" w:date="2020-09-08T11:36:00Z">
        <w:r w:rsidR="00CC3AFC" w:rsidRPr="003121F5" w:rsidDel="00E478B2">
          <w:rPr>
            <w:i/>
            <w:vertAlign w:val="subscript"/>
            <w:lang w:val="en-US"/>
          </w:rPr>
          <w:delText>t</w:delText>
        </w:r>
      </w:del>
      <w:del w:id="457" w:author="Andrea Mentges" w:date="2020-09-08T11:39:00Z">
        <w:r w:rsidR="00CC3AFC" w:rsidRPr="003121F5" w:rsidDel="002D17E9">
          <w:rPr>
            <w:i/>
            <w:lang w:val="en-US"/>
          </w:rPr>
          <w:delText xml:space="preserve"> (r</w:delText>
        </w:r>
        <w:r w:rsidR="00CC3AFC" w:rsidRPr="003121F5" w:rsidDel="002D17E9">
          <w:rPr>
            <w:i/>
            <w:vertAlign w:val="subscript"/>
            <w:lang w:val="en-US"/>
          </w:rPr>
          <w:delText>fast</w:delText>
        </w:r>
        <w:r w:rsidR="00CC3AFC" w:rsidRPr="003121F5" w:rsidDel="002D17E9">
          <w:rPr>
            <w:i/>
            <w:lang w:val="en-US"/>
          </w:rPr>
          <w:delText>/r)</w:delText>
        </w:r>
      </w:del>
      <w:del w:id="458" w:author="Andrea Mentges" w:date="2020-09-08T11:43:00Z">
        <w:r w:rsidR="003121F5" w:rsidDel="002D17E9">
          <w:rPr>
            <w:lang w:val="en-US"/>
          </w:rPr>
          <w:delText xml:space="preserve">, </w:delText>
        </w:r>
      </w:del>
      <w:r w:rsidR="003121F5">
        <w:rPr>
          <w:lang w:val="en-US"/>
        </w:rPr>
        <w:t xml:space="preserve">where </w:t>
      </w:r>
      <w:del w:id="459" w:author="Andrea Mentges" w:date="2020-09-08T11:39:00Z">
        <w:r w:rsidR="003121F5" w:rsidRPr="003121F5" w:rsidDel="002D17E9">
          <w:rPr>
            <w:i/>
            <w:lang w:val="en-US"/>
          </w:rPr>
          <w:delText>i</w:delText>
        </w:r>
        <w:r w:rsidR="003121F5" w:rsidDel="002D17E9">
          <w:rPr>
            <w:lang w:val="en-US"/>
          </w:rPr>
          <w:delText xml:space="preserve"> </w:delText>
        </w:r>
      </w:del>
      <w:del w:id="460" w:author="Andrea Mentges" w:date="2020-09-08T11:40:00Z">
        <w:r w:rsidR="003121F5" w:rsidDel="002D17E9">
          <w:rPr>
            <w:lang w:val="en-US"/>
          </w:rPr>
          <w:delText xml:space="preserve">is the organism-specific adapted sampling interval, </w:delText>
        </w:r>
      </w:del>
      <w:proofErr w:type="spellStart"/>
      <w:ins w:id="461" w:author="Andrea Mentges" w:date="2020-09-08T11:40:00Z">
        <w:r w:rsidR="002D17E9">
          <w:rPr>
            <w:i/>
            <w:lang w:val="en-US"/>
          </w:rPr>
          <w:t>dt</w:t>
        </w:r>
      </w:ins>
      <w:del w:id="462" w:author="Andrea Mentges" w:date="2020-09-08T11:40:00Z">
        <w:r w:rsidR="003121F5" w:rsidRPr="003121F5" w:rsidDel="002D17E9">
          <w:rPr>
            <w:i/>
            <w:lang w:val="en-US"/>
          </w:rPr>
          <w:delText>i</w:delText>
        </w:r>
      </w:del>
      <w:r w:rsidR="003121F5" w:rsidRPr="003121F5">
        <w:rPr>
          <w:i/>
          <w:vertAlign w:val="subscript"/>
          <w:lang w:val="en-US"/>
        </w:rPr>
        <w:t>fast</w:t>
      </w:r>
      <w:proofErr w:type="spellEnd"/>
      <w:r w:rsidR="003121F5">
        <w:rPr>
          <w:lang w:val="en-US"/>
        </w:rPr>
        <w:t xml:space="preserve"> </w:t>
      </w:r>
      <w:del w:id="463" w:author="Andrea Mentges" w:date="2020-09-08T11:43:00Z">
        <w:r w:rsidR="003121F5" w:rsidDel="002D17E9">
          <w:rPr>
            <w:lang w:val="en-US"/>
          </w:rPr>
          <w:delText xml:space="preserve">and </w:delText>
        </w:r>
        <w:r w:rsidR="003121F5" w:rsidRPr="003121F5" w:rsidDel="002D17E9">
          <w:rPr>
            <w:i/>
            <w:lang w:val="en-US"/>
          </w:rPr>
          <w:delText>r</w:delText>
        </w:r>
        <w:r w:rsidR="003121F5" w:rsidRPr="003121F5" w:rsidDel="002D17E9">
          <w:rPr>
            <w:i/>
            <w:vertAlign w:val="subscript"/>
            <w:lang w:val="en-US"/>
          </w:rPr>
          <w:delText>fast</w:delText>
        </w:r>
        <w:r w:rsidR="003121F5" w:rsidDel="002D17E9">
          <w:rPr>
            <w:lang w:val="en-US"/>
          </w:rPr>
          <w:delText xml:space="preserve"> are</w:delText>
        </w:r>
      </w:del>
      <w:ins w:id="464" w:author="Andrea Mentges" w:date="2020-09-08T11:43:00Z">
        <w:r w:rsidR="002D17E9">
          <w:rPr>
            <w:lang w:val="en-US"/>
          </w:rPr>
          <w:t>is</w:t>
        </w:r>
      </w:ins>
      <w:r w:rsidR="003121F5">
        <w:rPr>
          <w:lang w:val="en-US"/>
        </w:rPr>
        <w:t xml:space="preserve"> the minimum sampling interval </w:t>
      </w:r>
      <w:del w:id="465" w:author="Andrea Mentges" w:date="2020-09-08T11:43:00Z">
        <w:r w:rsidR="003121F5" w:rsidDel="002D17E9">
          <w:rPr>
            <w:lang w:val="en-US"/>
          </w:rPr>
          <w:delText xml:space="preserve">and growth rate observed </w:delText>
        </w:r>
      </w:del>
      <w:r w:rsidR="003121F5">
        <w:rPr>
          <w:lang w:val="en-US"/>
        </w:rPr>
        <w:t>for the fastest-growing organism</w:t>
      </w:r>
      <w:ins w:id="466" w:author="Andrea Mentges" w:date="2020-09-08T11:48:00Z">
        <w:r w:rsidR="001F6CE3">
          <w:rPr>
            <w:lang w:val="en-US"/>
          </w:rPr>
          <w:t xml:space="preserve"> and </w:t>
        </w:r>
        <w:proofErr w:type="spellStart"/>
        <w:r w:rsidR="001F6CE3" w:rsidRPr="001F6CE3">
          <w:rPr>
            <w:i/>
            <w:lang w:val="en-US"/>
          </w:rPr>
          <w:t>r</w:t>
        </w:r>
        <w:r w:rsidR="001F6CE3" w:rsidRPr="001F6CE3">
          <w:rPr>
            <w:i/>
            <w:vertAlign w:val="subscript"/>
            <w:lang w:val="en-US"/>
          </w:rPr>
          <w:t>x</w:t>
        </w:r>
        <w:proofErr w:type="spellEnd"/>
        <w:r w:rsidR="001F6CE3">
          <w:rPr>
            <w:lang w:val="en-US"/>
          </w:rPr>
          <w:t xml:space="preserve"> is the growth rate of the organism class at hand</w:t>
        </w:r>
      </w:ins>
      <w:r>
        <w:rPr>
          <w:lang w:val="en-US"/>
        </w:rPr>
        <w:t xml:space="preserve">. </w:t>
      </w:r>
      <w:del w:id="467" w:author="Andrea Mentges" w:date="2020-09-08T11:41:00Z">
        <w:r w:rsidDel="002D17E9">
          <w:rPr>
            <w:lang w:val="en-US"/>
          </w:rPr>
          <w:delText xml:space="preserve">The time point that should be used to estimate resistance is then the time of disturbance plus this </w:delText>
        </w:r>
        <w:r w:rsidR="00A758DC" w:rsidDel="002D17E9">
          <w:rPr>
            <w:lang w:val="en-US"/>
          </w:rPr>
          <w:delText>adapted</w:delText>
        </w:r>
        <w:r w:rsidDel="002D17E9">
          <w:rPr>
            <w:lang w:val="en-US"/>
          </w:rPr>
          <w:delText xml:space="preserve"> sampling interval,</w:delText>
        </w:r>
        <w:r w:rsidR="003121F5" w:rsidDel="002D17E9">
          <w:rPr>
            <w:lang w:val="en-US"/>
          </w:rPr>
          <w:delText xml:space="preserve"> </w:delText>
        </w:r>
      </w:del>
      <w:del w:id="468" w:author="Andrea Mentges" w:date="2020-08-28T09:53:00Z">
        <w:r w:rsidR="003121F5" w:rsidRPr="003121F5" w:rsidDel="00FB22FD">
          <w:rPr>
            <w:i/>
            <w:lang w:val="en-US"/>
          </w:rPr>
          <w:delText>t</w:delText>
        </w:r>
        <w:r w:rsidR="003121F5" w:rsidRPr="003121F5" w:rsidDel="00FB22FD">
          <w:rPr>
            <w:i/>
            <w:vertAlign w:val="subscript"/>
            <w:lang w:val="en-US"/>
          </w:rPr>
          <w:delText>dist</w:delText>
        </w:r>
        <w:r w:rsidR="003121F5" w:rsidRPr="003121F5" w:rsidDel="00FB22FD">
          <w:rPr>
            <w:i/>
            <w:lang w:val="en-US"/>
          </w:rPr>
          <w:delText xml:space="preserve"> + i</w:delText>
        </w:r>
      </w:del>
      <w:del w:id="469" w:author="Andrea Mentges" w:date="2020-09-08T11:41:00Z">
        <w:r w:rsidR="003121F5" w:rsidDel="002D17E9">
          <w:rPr>
            <w:lang w:val="en-US"/>
          </w:rPr>
          <w:delText>.</w:delText>
        </w:r>
        <w:r w:rsidDel="002D17E9">
          <w:rPr>
            <w:lang w:val="en-US"/>
          </w:rPr>
          <w:delText xml:space="preserve"> </w:delText>
        </w:r>
      </w:del>
      <w:r>
        <w:rPr>
          <w:lang w:val="en-US"/>
        </w:rPr>
        <w:t xml:space="preserve">The biomass at this time point can be approximated </w:t>
      </w:r>
      <w:r w:rsidR="00C54A48">
        <w:rPr>
          <w:lang w:val="en-US"/>
        </w:rPr>
        <w:t>using</w:t>
      </w:r>
      <w:r>
        <w:rPr>
          <w:lang w:val="en-US"/>
        </w:rPr>
        <w:t xml:space="preserve"> </w:t>
      </w:r>
      <w:r w:rsidR="00C54A48">
        <w:rPr>
          <w:lang w:val="en-US"/>
        </w:rPr>
        <w:t>simple</w:t>
      </w:r>
      <w:r>
        <w:rPr>
          <w:lang w:val="en-US"/>
        </w:rPr>
        <w:t xml:space="preserve"> interpolation.</w:t>
      </w:r>
      <w:ins w:id="470" w:author="Andrea Mentges" w:date="2020-09-08T11:50:00Z">
        <w:r w:rsidR="001F6CE3">
          <w:rPr>
            <w:lang w:val="en-US"/>
          </w:rPr>
          <w:t xml:space="preserve"> </w:t>
        </w:r>
      </w:ins>
      <w:del w:id="471" w:author="Andrea Mentges" w:date="2020-09-03T19:45:00Z">
        <w:r w:rsidR="00DE04C1" w:rsidRPr="00BC09C8" w:rsidDel="00CA46A2">
          <w:rPr>
            <w:color w:val="FF0000"/>
            <w:lang w:val="en-US"/>
          </w:rPr>
          <w:delText xml:space="preserve"> </w:delText>
        </w:r>
      </w:del>
      <w:r w:rsidR="00DE04C1" w:rsidRPr="00965973">
        <w:rPr>
          <w:color w:val="000000" w:themeColor="text1"/>
          <w:lang w:val="en-US"/>
        </w:rPr>
        <w:t xml:space="preserve">This method implicitly assumes that the sampling interval is </w:t>
      </w:r>
      <w:r w:rsidR="008B2550">
        <w:rPr>
          <w:color w:val="000000" w:themeColor="text1"/>
          <w:lang w:val="en-US"/>
        </w:rPr>
        <w:t>similar</w:t>
      </w:r>
      <w:r w:rsidR="00DE04C1" w:rsidRPr="00965973">
        <w:rPr>
          <w:color w:val="000000" w:themeColor="text1"/>
          <w:lang w:val="en-US"/>
        </w:rPr>
        <w:t xml:space="preserve"> across samples </w:t>
      </w:r>
      <w:r w:rsidR="00BC09C8" w:rsidRPr="00965973">
        <w:rPr>
          <w:color w:val="000000" w:themeColor="text1"/>
          <w:lang w:val="en-US"/>
        </w:rPr>
        <w:t>of organisms that share the same</w:t>
      </w:r>
      <w:r w:rsidR="00DE04C1" w:rsidRPr="00965973">
        <w:rPr>
          <w:color w:val="000000" w:themeColor="text1"/>
          <w:lang w:val="en-US"/>
        </w:rPr>
        <w:t xml:space="preserve"> growth rate. </w:t>
      </w:r>
      <w:r w:rsidR="00965973" w:rsidRPr="00965973">
        <w:rPr>
          <w:color w:val="000000" w:themeColor="text1"/>
          <w:lang w:val="en-US"/>
        </w:rPr>
        <w:t>Accordingly</w:t>
      </w:r>
      <w:r w:rsidR="00DE04C1" w:rsidRPr="00965973">
        <w:rPr>
          <w:color w:val="000000" w:themeColor="text1"/>
          <w:lang w:val="en-US"/>
        </w:rPr>
        <w:t xml:space="preserve">, variation in sampling interval length </w:t>
      </w:r>
      <w:del w:id="472" w:author="Andrea Mentges" w:date="2020-09-08T12:05:00Z">
        <w:r w:rsidR="00DE04C1" w:rsidRPr="00965973" w:rsidDel="006F1E4B">
          <w:rPr>
            <w:color w:val="000000" w:themeColor="text1"/>
            <w:lang w:val="en-US"/>
          </w:rPr>
          <w:delText>among samples</w:delText>
        </w:r>
      </w:del>
      <w:ins w:id="473" w:author="Andrea Mentges" w:date="2020-09-08T12:05:00Z">
        <w:r w:rsidR="006F1E4B">
          <w:rPr>
            <w:color w:val="000000" w:themeColor="text1"/>
            <w:lang w:val="en-US"/>
          </w:rPr>
          <w:t>within an organism classes</w:t>
        </w:r>
      </w:ins>
      <w:r w:rsidR="00DE04C1" w:rsidRPr="00965973">
        <w:rPr>
          <w:color w:val="000000" w:themeColor="text1"/>
          <w:lang w:val="en-US"/>
        </w:rPr>
        <w:t xml:space="preserve"> is not addressed here. </w:t>
      </w:r>
      <w:ins w:id="474" w:author="Andrea Mentges" w:date="2020-11-17T16:56:00Z">
        <w:r w:rsidR="004A0784">
          <w:rPr>
            <w:color w:val="000000" w:themeColor="text1"/>
            <w:lang w:val="en-US"/>
          </w:rPr>
          <w:t xml:space="preserve">The method </w:t>
        </w:r>
      </w:ins>
      <w:ins w:id="475" w:author="Andrea Mentges" w:date="2020-11-17T16:57:00Z">
        <w:r w:rsidR="004A0784">
          <w:rPr>
            <w:color w:val="000000" w:themeColor="text1"/>
            <w:lang w:val="en-US"/>
          </w:rPr>
          <w:t>we present here to derive intrinsic resistance</w:t>
        </w:r>
      </w:ins>
      <w:ins w:id="476" w:author="Andrea Mentges" w:date="2020-11-17T16:56:00Z">
        <w:r w:rsidR="004A0784">
          <w:rPr>
            <w:color w:val="000000" w:themeColor="text1"/>
            <w:lang w:val="en-US"/>
          </w:rPr>
          <w:t xml:space="preserve"> assumes that</w:t>
        </w:r>
        <w:r w:rsidR="004A0784" w:rsidRPr="004A0784">
          <w:rPr>
            <w:color w:val="000000" w:themeColor="text1"/>
            <w:lang w:val="en-US"/>
          </w:rPr>
          <w:t xml:space="preserve"> </w:t>
        </w:r>
      </w:ins>
      <w:ins w:id="477" w:author="Andrea Mentges" w:date="2020-11-17T16:58:00Z">
        <w:r w:rsidR="004A0784">
          <w:rPr>
            <w:color w:val="000000" w:themeColor="text1"/>
            <w:lang w:val="en-US"/>
          </w:rPr>
          <w:t xml:space="preserve">the </w:t>
        </w:r>
      </w:ins>
      <w:ins w:id="478" w:author="Andrea Mentges" w:date="2020-11-17T16:56:00Z">
        <w:r w:rsidR="004A0784" w:rsidRPr="004A0784">
          <w:rPr>
            <w:color w:val="000000" w:themeColor="text1"/>
            <w:lang w:val="en-US"/>
          </w:rPr>
          <w:t>two species differ exclusively in growth rate</w:t>
        </w:r>
      </w:ins>
      <w:ins w:id="479" w:author="Andrea Mentges" w:date="2020-11-17T16:59:00Z">
        <w:r w:rsidR="004A0784">
          <w:rPr>
            <w:color w:val="000000" w:themeColor="text1"/>
            <w:lang w:val="en-US"/>
          </w:rPr>
          <w:t xml:space="preserve">. Of course, species can differ in other parameters too, such as </w:t>
        </w:r>
        <w:bookmarkStart w:id="480" w:name="_GoBack"/>
        <w:r w:rsidR="004A0784" w:rsidRPr="004A0784">
          <w:rPr>
            <w:i/>
            <w:color w:val="000000" w:themeColor="text1"/>
            <w:lang w:val="en-US"/>
            <w:rPrChange w:id="481" w:author="Andrea Mentges" w:date="2020-11-17T17:01:00Z">
              <w:rPr>
                <w:color w:val="000000" w:themeColor="text1"/>
                <w:lang w:val="en-US"/>
              </w:rPr>
            </w:rPrChange>
          </w:rPr>
          <w:t>K</w:t>
        </w:r>
        <w:bookmarkEnd w:id="480"/>
        <w:r w:rsidR="004A0784">
          <w:rPr>
            <w:color w:val="000000" w:themeColor="text1"/>
            <w:lang w:val="en-US"/>
          </w:rPr>
          <w:t xml:space="preserve"> (see </w:t>
        </w:r>
      </w:ins>
      <w:ins w:id="482" w:author="Andrea Mentges" w:date="2020-11-17T17:00:00Z">
        <w:r w:rsidR="004A0784">
          <w:rPr>
            <w:color w:val="000000" w:themeColor="text1"/>
            <w:lang w:val="en-US"/>
          </w:rPr>
          <w:t xml:space="preserve">supplement </w:t>
        </w:r>
      </w:ins>
      <w:ins w:id="483" w:author="Andrea Mentges" w:date="2020-11-17T16:56:00Z">
        <w:r w:rsidR="004A0784" w:rsidRPr="004A0784">
          <w:rPr>
            <w:color w:val="000000" w:themeColor="text1"/>
            <w:lang w:val="en-US"/>
          </w:rPr>
          <w:t>for</w:t>
        </w:r>
      </w:ins>
      <w:ins w:id="484" w:author="Andrea Mentges" w:date="2020-11-17T17:00:00Z">
        <w:r w:rsidR="004A0784">
          <w:rPr>
            <w:color w:val="000000" w:themeColor="text1"/>
            <w:lang w:val="en-US"/>
          </w:rPr>
          <w:t xml:space="preserve"> how to derive intrinsic resistance for species differing in </w:t>
        </w:r>
        <w:r w:rsidR="004A0784" w:rsidRPr="004A0784">
          <w:rPr>
            <w:i/>
            <w:color w:val="000000" w:themeColor="text1"/>
            <w:lang w:val="en-US"/>
            <w:rPrChange w:id="485" w:author="Andrea Mentges" w:date="2020-11-17T17:01:00Z">
              <w:rPr>
                <w:color w:val="000000" w:themeColor="text1"/>
                <w:lang w:val="en-US"/>
              </w:rPr>
            </w:rPrChange>
          </w:rPr>
          <w:t>K</w:t>
        </w:r>
        <w:r w:rsidR="004A0784">
          <w:rPr>
            <w:color w:val="000000" w:themeColor="text1"/>
            <w:lang w:val="en-US"/>
          </w:rPr>
          <w:t>).</w:t>
        </w:r>
      </w:ins>
    </w:p>
    <w:p w14:paraId="66A3A394" w14:textId="77777777" w:rsidR="00FB22FD" w:rsidRDefault="00FB22FD" w:rsidP="00AC5DAC">
      <w:pPr>
        <w:rPr>
          <w:lang w:val="en-US"/>
        </w:rPr>
      </w:pPr>
    </w:p>
    <w:p w14:paraId="07038854" w14:textId="77777777" w:rsidR="007E62D8" w:rsidRDefault="007E62D8" w:rsidP="00AC5DAC">
      <w:pPr>
        <w:rPr>
          <w:color w:val="FF0000"/>
          <w:lang w:val="en-US"/>
        </w:rPr>
      </w:pPr>
    </w:p>
    <w:p w14:paraId="4F4AD569" w14:textId="77777777" w:rsidR="007E62D8" w:rsidRDefault="007E62D8" w:rsidP="007E62D8">
      <w:pPr>
        <w:rPr>
          <w:lang w:val="en-US"/>
        </w:rPr>
      </w:pPr>
    </w:p>
    <w:p w14:paraId="50BDAC4E" w14:textId="45603DE9" w:rsidR="007E62D8" w:rsidRDefault="00C25E26" w:rsidP="007E62D8">
      <w:pPr>
        <w:keepNext/>
      </w:pPr>
      <w:r>
        <w:rPr>
          <w:noProof/>
        </w:rPr>
        <w:drawing>
          <wp:inline distT="0" distB="0" distL="0" distR="0" wp14:anchorId="1833EDB6" wp14:editId="0F87EE20">
            <wp:extent cx="4204945" cy="12747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llustrate_resistance_rescaling.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04945" cy="1274727"/>
                    </a:xfrm>
                    <a:prstGeom prst="rect">
                      <a:avLst/>
                    </a:prstGeom>
                  </pic:spPr>
                </pic:pic>
              </a:graphicData>
            </a:graphic>
          </wp:inline>
        </w:drawing>
      </w:r>
    </w:p>
    <w:p w14:paraId="7D8A1BE4" w14:textId="0DB4BCE8" w:rsidR="00C54A48" w:rsidRDefault="007E62D8" w:rsidP="00BC09C8">
      <w:pPr>
        <w:pStyle w:val="Beschriftung"/>
        <w:rPr>
          <w:ins w:id="486" w:author="Andrea Mentges" w:date="2020-09-10T11:26:00Z"/>
        </w:rPr>
      </w:pPr>
      <w:bookmarkStart w:id="487" w:name="_Ref44690431"/>
      <w:r w:rsidRPr="007E62D8">
        <w:rPr>
          <w:b/>
        </w:rPr>
        <w:t xml:space="preserve">Figure </w:t>
      </w:r>
      <w:r w:rsidRPr="007E62D8">
        <w:rPr>
          <w:b/>
          <w:iCs w:val="0"/>
        </w:rPr>
        <w:fldChar w:fldCharType="begin"/>
      </w:r>
      <w:r w:rsidRPr="007E62D8">
        <w:rPr>
          <w:b/>
        </w:rPr>
        <w:instrText xml:space="preserve"> SEQ Figure \* ARABIC </w:instrText>
      </w:r>
      <w:r w:rsidRPr="007E62D8">
        <w:rPr>
          <w:b/>
          <w:iCs w:val="0"/>
        </w:rPr>
        <w:fldChar w:fldCharType="separate"/>
      </w:r>
      <w:r w:rsidR="00647CE2">
        <w:rPr>
          <w:b/>
          <w:noProof/>
        </w:rPr>
        <w:t>4</w:t>
      </w:r>
      <w:r w:rsidRPr="007E62D8">
        <w:rPr>
          <w:b/>
          <w:iCs w:val="0"/>
        </w:rPr>
        <w:fldChar w:fldCharType="end"/>
      </w:r>
      <w:bookmarkEnd w:id="487"/>
      <w:r>
        <w:rPr>
          <w:b/>
        </w:rPr>
        <w:t>:</w:t>
      </w:r>
      <w:r w:rsidRPr="007E62D8">
        <w:rPr>
          <w:b/>
        </w:rPr>
        <w:t xml:space="preserve"> </w:t>
      </w:r>
      <w:del w:id="488" w:author="Andrea Mentges" w:date="2020-09-08T11:05:00Z">
        <w:r w:rsidR="00C43ED0" w:rsidDel="00F67F98">
          <w:rPr>
            <w:b/>
          </w:rPr>
          <w:delText>A</w:delText>
        </w:r>
        <w:r w:rsidDel="00F67F98">
          <w:rPr>
            <w:b/>
          </w:rPr>
          <w:delText xml:space="preserve">daption of sampling interval </w:delText>
        </w:r>
        <w:r w:rsidR="00523F8C" w:rsidDel="00F67F98">
          <w:rPr>
            <w:b/>
          </w:rPr>
          <w:delText>to account</w:delText>
        </w:r>
        <w:r w:rsidR="00C43ED0" w:rsidDel="00F67F98">
          <w:rPr>
            <w:b/>
          </w:rPr>
          <w:delText xml:space="preserve"> for growth rate in</w:delText>
        </w:r>
      </w:del>
      <w:ins w:id="489" w:author="Andrea Mentges" w:date="2020-09-08T11:05:00Z">
        <w:r w:rsidR="00F67F98">
          <w:rPr>
            <w:b/>
          </w:rPr>
          <w:t>Partitioning</w:t>
        </w:r>
      </w:ins>
      <w:r>
        <w:rPr>
          <w:b/>
        </w:rPr>
        <w:t xml:space="preserve"> resistance</w:t>
      </w:r>
      <w:r w:rsidR="00DE04C1">
        <w:rPr>
          <w:b/>
        </w:rPr>
        <w:t xml:space="preserve"> estimates</w:t>
      </w:r>
      <w:r>
        <w:t xml:space="preserve">. </w:t>
      </w:r>
      <w:r w:rsidR="00523F8C">
        <w:t>R</w:t>
      </w:r>
      <w:ins w:id="490" w:author="Andrea Mentges" w:date="2020-09-08T11:05:00Z">
        <w:r w:rsidR="00F67F98">
          <w:t>ealized r</w:t>
        </w:r>
      </w:ins>
      <w:r w:rsidR="00523F8C">
        <w:t>esistance is calculated based on the</w:t>
      </w:r>
      <w:r w:rsidR="00DE04C1">
        <w:t xml:space="preserve"> amount of biomass lost at the</w:t>
      </w:r>
      <w:ins w:id="491" w:author="Andrea Mentges" w:date="2020-09-08T11:06:00Z">
        <w:r w:rsidR="00F67F98">
          <w:t xml:space="preserve"> (a)</w:t>
        </w:r>
      </w:ins>
      <w:r w:rsidR="00523F8C">
        <w:t xml:space="preserve"> first time point after the disturbance (filled circle</w:t>
      </w:r>
      <w:del w:id="492" w:author="Andrea Mentges" w:date="2020-09-08T11:06:00Z">
        <w:r w:rsidR="00523F8C" w:rsidDel="00F67F98">
          <w:delText>s</w:delText>
        </w:r>
      </w:del>
      <w:r w:rsidR="00523F8C">
        <w:t>), which depends on the sampling interval</w:t>
      </w:r>
      <w:ins w:id="493" w:author="Andrea Mentges" w:date="2020-09-08T11:06:00Z">
        <w:r w:rsidR="00F67F98">
          <w:t>.</w:t>
        </w:r>
      </w:ins>
      <w:del w:id="494" w:author="Andrea Mentges" w:date="2020-09-08T11:06:00Z">
        <w:r w:rsidR="00523F8C" w:rsidDel="00F67F98">
          <w:delText>:</w:delText>
        </w:r>
      </w:del>
      <w:r w:rsidR="00523F8C">
        <w:t xml:space="preserve"> </w:t>
      </w:r>
      <w:del w:id="495" w:author="Andrea Mentges" w:date="2020-09-08T11:06:00Z">
        <w:r w:rsidDel="00F67F98">
          <w:delText>(a)</w:delText>
        </w:r>
      </w:del>
      <w:ins w:id="496" w:author="Andrea Mentges" w:date="2020-09-08T11:06:00Z">
        <w:r w:rsidR="00F67F98">
          <w:t xml:space="preserve">To derive Intrinsic resistance, </w:t>
        </w:r>
      </w:ins>
      <w:ins w:id="497" w:author="Andrea Mentges" w:date="2020-09-08T11:07:00Z">
        <w:r w:rsidR="00F67F98">
          <w:t xml:space="preserve">(b) </w:t>
        </w:r>
      </w:ins>
      <w:ins w:id="498" w:author="Andrea Mentges" w:date="2020-09-08T11:06:00Z">
        <w:r w:rsidR="00F67F98">
          <w:t>the</w:t>
        </w:r>
      </w:ins>
      <w:del w:id="499" w:author="Andrea Mentges" w:date="2020-09-08T11:06:00Z">
        <w:r w:rsidDel="00F67F98">
          <w:delText xml:space="preserve"> </w:delText>
        </w:r>
        <w:r w:rsidR="00523F8C" w:rsidDel="00F67F98">
          <w:delText>t</w:delText>
        </w:r>
        <w:r w:rsidDel="00F67F98">
          <w:delText>ime series with</w:delText>
        </w:r>
      </w:del>
      <w:r>
        <w:t xml:space="preserve"> standard sampling interval</w:t>
      </w:r>
      <w:ins w:id="500" w:author="Andrea Mentges" w:date="2020-09-08T11:06:00Z">
        <w:r w:rsidR="00F67F98">
          <w:t xml:space="preserve"> </w:t>
        </w:r>
      </w:ins>
      <w:ins w:id="501" w:author="Andrea Mentges" w:date="2020-09-08T11:07:00Z">
        <w:r w:rsidR="00F67F98">
          <w:t>is</w:t>
        </w:r>
      </w:ins>
      <w:ins w:id="502" w:author="Andrea Mentges" w:date="2020-09-08T11:06:00Z">
        <w:r w:rsidR="00F67F98">
          <w:t xml:space="preserve"> </w:t>
        </w:r>
      </w:ins>
      <w:del w:id="503" w:author="Andrea Mentges" w:date="2020-09-08T11:06:00Z">
        <w:r w:rsidR="00523F8C" w:rsidDel="00F67F98">
          <w:delText>,</w:delText>
        </w:r>
        <w:r w:rsidDel="00F67F98">
          <w:delText xml:space="preserve"> (b) </w:delText>
        </w:r>
        <w:r w:rsidR="00523F8C" w:rsidDel="00F67F98">
          <w:delText>t</w:delText>
        </w:r>
        <w:r w:rsidR="003F2C28" w:rsidDel="00F67F98">
          <w:delText>ime series with s</w:delText>
        </w:r>
      </w:del>
      <w:del w:id="504" w:author="Andrea Mentges" w:date="2020-09-08T11:07:00Z">
        <w:r w:rsidR="003F2C28" w:rsidDel="00F67F98">
          <w:delText xml:space="preserve">ampling interval </w:delText>
        </w:r>
      </w:del>
      <w:r w:rsidR="003F2C28">
        <w:t>adapted proportional to growth rate</w:t>
      </w:r>
      <w:r>
        <w:t>.</w:t>
      </w:r>
      <w:r w:rsidR="00523F8C">
        <w:t xml:space="preserve"> </w:t>
      </w:r>
      <w:del w:id="505" w:author="Andrea Mentges" w:date="2020-09-08T11:07:00Z">
        <w:r w:rsidDel="00F67F98">
          <w:delText xml:space="preserve">The </w:delText>
        </w:r>
        <w:r w:rsidR="003F2C28" w:rsidDel="00F67F98">
          <w:delText>adapted sampling interval is derived</w:delText>
        </w:r>
      </w:del>
      <w:ins w:id="506" w:author="Andrea Mentges" w:date="2020-09-08T11:07:00Z">
        <w:r w:rsidR="00F67F98">
          <w:t>This is done</w:t>
        </w:r>
      </w:ins>
      <w:r w:rsidR="003F2C28">
        <w:t xml:space="preserve"> by relating the growth rate of the slowest to the fastest growing organism.</w:t>
      </w:r>
      <w:r w:rsidR="00DE04C1">
        <w:t xml:space="preserve"> After adapting the sampling interval, </w:t>
      </w:r>
      <w:ins w:id="507" w:author="Andrea Mentges" w:date="2020-09-08T11:07:00Z">
        <w:r w:rsidR="00F67F98">
          <w:t xml:space="preserve">intrinsic </w:t>
        </w:r>
      </w:ins>
      <w:r w:rsidR="00DE04C1">
        <w:t>resistance of the fast- and slow-grower is the same</w:t>
      </w:r>
      <w:r w:rsidR="00777CCD">
        <w:t xml:space="preserve"> (see vertical bars, indicating the inverse of resistance, i.e. the decrease in function due to the disturbance)</w:t>
      </w:r>
      <w:r w:rsidR="00DE04C1">
        <w:t xml:space="preserve">. </w:t>
      </w:r>
      <w:ins w:id="508" w:author="Andrea Mentges" w:date="2020-09-10T11:57:00Z">
        <w:r w:rsidR="004B5CE0">
          <w:t xml:space="preserve">The solid lines indicate the time series that would be observed for perfect sampling (i.e. very small </w:t>
        </w:r>
      </w:ins>
      <w:ins w:id="509" w:author="Andrea Mentges" w:date="2020-09-10T11:58:00Z">
        <w:r w:rsidR="004B5CE0">
          <w:t>sampling intervals).</w:t>
        </w:r>
      </w:ins>
    </w:p>
    <w:p w14:paraId="6EDFBB30" w14:textId="77777777" w:rsidR="00BD40C0" w:rsidRPr="004B5CE0" w:rsidRDefault="00BD40C0" w:rsidP="002B6866">
      <w:pPr>
        <w:rPr>
          <w:lang w:val="en-US"/>
        </w:rPr>
      </w:pPr>
    </w:p>
    <w:p w14:paraId="0578E520" w14:textId="27E7A6F1" w:rsidR="00FF739B" w:rsidRDefault="00092FF7" w:rsidP="00412425">
      <w:pPr>
        <w:pStyle w:val="berschrift1"/>
        <w:rPr>
          <w:lang w:val="en-US"/>
        </w:rPr>
      </w:pPr>
      <w:r>
        <w:rPr>
          <w:lang w:val="en-US"/>
        </w:rPr>
        <w:t>Application</w:t>
      </w:r>
      <w:r w:rsidR="00412425">
        <w:rPr>
          <w:lang w:val="en-US"/>
        </w:rPr>
        <w:t xml:space="preserve">: </w:t>
      </w:r>
      <w:del w:id="510" w:author="Andrea Mentges" w:date="2020-09-08T10:16:00Z">
        <w:r w:rsidR="009928FD" w:rsidDel="004B6AC6">
          <w:rPr>
            <w:lang w:val="en-US"/>
          </w:rPr>
          <w:delText>I</w:delText>
        </w:r>
        <w:r w:rsidR="00412425" w:rsidDel="004B6AC6">
          <w:rPr>
            <w:lang w:val="en-US"/>
          </w:rPr>
          <w:delText>nfluence of growth rate</w:delText>
        </w:r>
      </w:del>
      <w:ins w:id="511" w:author="Andrea Mentges" w:date="2020-09-08T10:16:00Z">
        <w:r w:rsidR="004B6AC6">
          <w:rPr>
            <w:lang w:val="en-US"/>
          </w:rPr>
          <w:t>Intrinsic and realized stability</w:t>
        </w:r>
      </w:ins>
      <w:r w:rsidR="00412425">
        <w:rPr>
          <w:lang w:val="en-US"/>
        </w:rPr>
        <w:t xml:space="preserve"> in </w:t>
      </w:r>
      <w:r w:rsidR="002113F5">
        <w:rPr>
          <w:lang w:val="en-US"/>
        </w:rPr>
        <w:t>empirical data</w:t>
      </w:r>
    </w:p>
    <w:p w14:paraId="5A9C3E7D" w14:textId="77777777" w:rsidR="00412425" w:rsidRPr="00412425" w:rsidRDefault="00412425" w:rsidP="00412425">
      <w:pPr>
        <w:rPr>
          <w:lang w:val="en-US"/>
        </w:rPr>
      </w:pPr>
    </w:p>
    <w:p w14:paraId="7C5B8752" w14:textId="6F849F49" w:rsidR="00D57844" w:rsidRPr="00C54A48" w:rsidRDefault="008D290F" w:rsidP="006E349B">
      <w:pPr>
        <w:rPr>
          <w:color w:val="000000" w:themeColor="text1"/>
          <w:lang w:val="en-US"/>
        </w:rPr>
      </w:pPr>
      <w:commentRangeStart w:id="512"/>
      <w:r w:rsidRPr="00C54A48">
        <w:rPr>
          <w:color w:val="000000" w:themeColor="text1"/>
          <w:lang w:val="en-US"/>
        </w:rPr>
        <w:lastRenderedPageBreak/>
        <w:t>Based on our conceptual illustration</w:t>
      </w:r>
      <w:r w:rsidR="008B2550">
        <w:rPr>
          <w:color w:val="000000" w:themeColor="text1"/>
          <w:lang w:val="en-US"/>
        </w:rPr>
        <w:t xml:space="preserve"> above</w:t>
      </w:r>
      <w:r w:rsidRPr="00C54A48">
        <w:rPr>
          <w:color w:val="000000" w:themeColor="text1"/>
          <w:lang w:val="en-US"/>
        </w:rPr>
        <w:t xml:space="preserve">, we expect all four </w:t>
      </w:r>
      <w:ins w:id="513" w:author="Andrea Mentges" w:date="2020-09-08T10:16:00Z">
        <w:r w:rsidR="004B6AC6">
          <w:rPr>
            <w:color w:val="000000" w:themeColor="text1"/>
            <w:lang w:val="en-US"/>
          </w:rPr>
          <w:t xml:space="preserve">realized </w:t>
        </w:r>
      </w:ins>
      <w:r w:rsidRPr="00C54A48">
        <w:rPr>
          <w:color w:val="000000" w:themeColor="text1"/>
          <w:lang w:val="en-US"/>
        </w:rPr>
        <w:t>stability metrics (recovery, resilience, resistance and temporal stability) to increase with growth rate.</w:t>
      </w:r>
      <w:r>
        <w:rPr>
          <w:color w:val="000000" w:themeColor="text1"/>
          <w:lang w:val="en-US"/>
        </w:rPr>
        <w:t xml:space="preserve"> </w:t>
      </w:r>
      <w:r w:rsidR="000F5E49" w:rsidRPr="00C54A48">
        <w:rPr>
          <w:color w:val="000000" w:themeColor="text1"/>
          <w:lang w:val="en-US"/>
        </w:rPr>
        <w:t>Here,</w:t>
      </w:r>
      <w:r w:rsidR="009928FD" w:rsidRPr="00C54A48">
        <w:rPr>
          <w:color w:val="000000" w:themeColor="text1"/>
          <w:lang w:val="en-US"/>
        </w:rPr>
        <w:t xml:space="preserve"> w</w:t>
      </w:r>
      <w:r w:rsidR="00A963B6" w:rsidRPr="00C54A48">
        <w:rPr>
          <w:color w:val="000000" w:themeColor="text1"/>
          <w:lang w:val="en-US"/>
        </w:rPr>
        <w:t xml:space="preserve">e </w:t>
      </w:r>
      <w:r>
        <w:rPr>
          <w:color w:val="000000" w:themeColor="text1"/>
          <w:lang w:val="en-US"/>
        </w:rPr>
        <w:t>revisit</w:t>
      </w:r>
      <w:r w:rsidR="00A963B6" w:rsidRPr="00C54A48">
        <w:rPr>
          <w:color w:val="000000" w:themeColor="text1"/>
          <w:lang w:val="en-US"/>
        </w:rPr>
        <w:t xml:space="preserve"> the </w:t>
      </w:r>
      <w:r w:rsidR="009928FD" w:rsidRPr="00C54A48">
        <w:rPr>
          <w:color w:val="000000" w:themeColor="text1"/>
          <w:lang w:val="en-US"/>
        </w:rPr>
        <w:t>meta-analysis</w:t>
      </w:r>
      <w:r w:rsidR="00A963B6" w:rsidRPr="00C54A48">
        <w:rPr>
          <w:color w:val="000000" w:themeColor="text1"/>
          <w:lang w:val="en-US"/>
        </w:rPr>
        <w:t xml:space="preserve"> by </w:t>
      </w:r>
      <w:r w:rsidR="00517408" w:rsidRPr="00C54A48">
        <w:rPr>
          <w:color w:val="000000" w:themeColor="text1"/>
          <w:lang w:val="en-US"/>
        </w:rPr>
        <w:t>Hillebrand and Kunze (2020)</w:t>
      </w:r>
      <w:r w:rsidR="006B4017" w:rsidRPr="00C54A48">
        <w:rPr>
          <w:color w:val="000000" w:themeColor="text1"/>
          <w:lang w:val="en-US"/>
        </w:rPr>
        <w:t xml:space="preserve"> </w:t>
      </w:r>
      <w:r w:rsidR="00E34BD3">
        <w:rPr>
          <w:color w:val="000000" w:themeColor="text1"/>
          <w:lang w:val="en-US"/>
        </w:rPr>
        <w:t xml:space="preserve">to </w:t>
      </w:r>
      <w:r>
        <w:rPr>
          <w:color w:val="000000" w:themeColor="text1"/>
          <w:lang w:val="en-US"/>
        </w:rPr>
        <w:t xml:space="preserve">examine </w:t>
      </w:r>
      <w:r w:rsidR="008B2550">
        <w:rPr>
          <w:color w:val="000000" w:themeColor="text1"/>
          <w:lang w:val="en-US"/>
        </w:rPr>
        <w:t>how differences in</w:t>
      </w:r>
      <w:r w:rsidR="008B2550" w:rsidRPr="00C54A48">
        <w:rPr>
          <w:color w:val="000000" w:themeColor="text1"/>
          <w:lang w:val="en-US"/>
        </w:rPr>
        <w:t xml:space="preserve"> </w:t>
      </w:r>
      <w:r w:rsidR="000F5E49" w:rsidRPr="00C54A48">
        <w:rPr>
          <w:color w:val="000000" w:themeColor="text1"/>
          <w:lang w:val="en-US"/>
        </w:rPr>
        <w:t>growth rate influences observed</w:t>
      </w:r>
      <w:r>
        <w:rPr>
          <w:color w:val="000000" w:themeColor="text1"/>
          <w:lang w:val="en-US"/>
        </w:rPr>
        <w:t xml:space="preserve"> empirical</w:t>
      </w:r>
      <w:r w:rsidR="000F5E49" w:rsidRPr="00C54A48">
        <w:rPr>
          <w:color w:val="000000" w:themeColor="text1"/>
          <w:lang w:val="en-US"/>
        </w:rPr>
        <w:t xml:space="preserve"> patterns of stability</w:t>
      </w:r>
      <w:r w:rsidR="00092FF7" w:rsidRPr="00C54A48">
        <w:rPr>
          <w:color w:val="000000" w:themeColor="text1"/>
          <w:lang w:val="en-US"/>
        </w:rPr>
        <w:t xml:space="preserve">. We chose this data set </w:t>
      </w:r>
      <w:r w:rsidR="00A963B6" w:rsidRPr="00C54A48">
        <w:rPr>
          <w:color w:val="000000" w:themeColor="text1"/>
          <w:lang w:val="en-US"/>
        </w:rPr>
        <w:t>because</w:t>
      </w:r>
      <w:r w:rsidR="00092FF7" w:rsidRPr="00C54A48">
        <w:rPr>
          <w:color w:val="000000" w:themeColor="text1"/>
          <w:lang w:val="en-US"/>
        </w:rPr>
        <w:t xml:space="preserve"> it </w:t>
      </w:r>
      <w:r w:rsidR="008B2550">
        <w:rPr>
          <w:color w:val="000000" w:themeColor="text1"/>
          <w:lang w:val="en-US"/>
        </w:rPr>
        <w:t>contains</w:t>
      </w:r>
      <w:r w:rsidR="008B2550" w:rsidRPr="00C54A48">
        <w:rPr>
          <w:color w:val="000000" w:themeColor="text1"/>
          <w:lang w:val="en-US"/>
        </w:rPr>
        <w:t xml:space="preserve"> </w:t>
      </w:r>
      <w:r w:rsidR="00A963B6" w:rsidRPr="00C54A48">
        <w:rPr>
          <w:color w:val="000000" w:themeColor="text1"/>
          <w:lang w:val="en-US"/>
        </w:rPr>
        <w:t>a wide range of organism groups</w:t>
      </w:r>
      <w:r w:rsidR="00092FF7" w:rsidRPr="00C54A48">
        <w:rPr>
          <w:color w:val="000000" w:themeColor="text1"/>
          <w:lang w:val="en-US"/>
        </w:rPr>
        <w:t xml:space="preserve"> from both aquatic and terrestrial ecosystems</w:t>
      </w:r>
      <w:r>
        <w:rPr>
          <w:color w:val="000000" w:themeColor="text1"/>
          <w:lang w:val="en-US"/>
        </w:rPr>
        <w:t xml:space="preserve">, it </w:t>
      </w:r>
      <w:r w:rsidR="00E34BD3">
        <w:rPr>
          <w:color w:val="000000" w:themeColor="text1"/>
          <w:lang w:val="en-US"/>
        </w:rPr>
        <w:t>is freely available online</w:t>
      </w:r>
      <w:r>
        <w:rPr>
          <w:color w:val="000000" w:themeColor="text1"/>
          <w:lang w:val="en-US"/>
        </w:rPr>
        <w:t xml:space="preserve">, and we could estimate </w:t>
      </w:r>
      <w:r w:rsidR="003121F5">
        <w:rPr>
          <w:color w:val="000000" w:themeColor="text1"/>
          <w:lang w:val="en-US"/>
        </w:rPr>
        <w:t xml:space="preserve">relative </w:t>
      </w:r>
      <w:r>
        <w:rPr>
          <w:color w:val="000000" w:themeColor="text1"/>
          <w:lang w:val="en-US"/>
        </w:rPr>
        <w:t xml:space="preserve">growth rate </w:t>
      </w:r>
      <w:r w:rsidR="008B2550">
        <w:rPr>
          <w:color w:val="000000" w:themeColor="text1"/>
          <w:lang w:val="en-US"/>
        </w:rPr>
        <w:t>from</w:t>
      </w:r>
      <w:r w:rsidR="00540503">
        <w:rPr>
          <w:color w:val="000000" w:themeColor="text1"/>
          <w:lang w:val="en-US"/>
        </w:rPr>
        <w:t xml:space="preserve"> published estimates for each of the organism groups</w:t>
      </w:r>
      <w:r w:rsidR="008B2550">
        <w:rPr>
          <w:color w:val="000000" w:themeColor="text1"/>
          <w:lang w:val="en-US"/>
        </w:rPr>
        <w:t xml:space="preserve"> </w:t>
      </w:r>
      <w:r w:rsidR="008B2550" w:rsidRPr="000F7A36">
        <w:rPr>
          <w:color w:val="000000" w:themeColor="text1"/>
          <w:lang w:val="en-US"/>
        </w:rPr>
        <w:t>(</w:t>
      </w:r>
      <w:r w:rsidR="002B1DBC">
        <w:rPr>
          <w:color w:val="000000" w:themeColor="text1"/>
          <w:lang w:val="en-US"/>
        </w:rPr>
        <w:t>supplement,</w:t>
      </w:r>
      <w:r w:rsidR="00A14437">
        <w:rPr>
          <w:color w:val="000000" w:themeColor="text1"/>
          <w:lang w:val="en-US"/>
        </w:rPr>
        <w:t xml:space="preserve"> </w:t>
      </w:r>
      <w:r w:rsidR="00A14437" w:rsidRPr="00A14437">
        <w:rPr>
          <w:color w:val="000000" w:themeColor="text1"/>
          <w:lang w:val="en-US"/>
        </w:rPr>
        <w:fldChar w:fldCharType="begin"/>
      </w:r>
      <w:r w:rsidR="00A14437" w:rsidRPr="00A14437">
        <w:rPr>
          <w:color w:val="000000" w:themeColor="text1"/>
          <w:lang w:val="en-US"/>
        </w:rPr>
        <w:instrText xml:space="preserve"> REF _Ref47434724 \h  \* MERGEFORMAT </w:instrText>
      </w:r>
      <w:r w:rsidR="00A14437" w:rsidRPr="00A14437">
        <w:rPr>
          <w:color w:val="000000" w:themeColor="text1"/>
          <w:lang w:val="en-US"/>
        </w:rPr>
      </w:r>
      <w:r w:rsidR="00A14437" w:rsidRPr="00A14437">
        <w:rPr>
          <w:color w:val="000000" w:themeColor="text1"/>
          <w:lang w:val="en-US"/>
        </w:rPr>
        <w:fldChar w:fldCharType="separate"/>
      </w:r>
      <w:r w:rsidR="00A14437" w:rsidRPr="00A14437">
        <w:rPr>
          <w:lang w:val="en-US"/>
        </w:rPr>
        <w:t xml:space="preserve">Table S </w:t>
      </w:r>
      <w:r w:rsidR="00A14437" w:rsidRPr="00A14437">
        <w:rPr>
          <w:noProof/>
          <w:lang w:val="en-US"/>
        </w:rPr>
        <w:t>3</w:t>
      </w:r>
      <w:r w:rsidR="00A14437" w:rsidRPr="00A14437">
        <w:rPr>
          <w:color w:val="000000" w:themeColor="text1"/>
          <w:lang w:val="en-US"/>
        </w:rPr>
        <w:fldChar w:fldCharType="end"/>
      </w:r>
      <w:r w:rsidR="008B2550" w:rsidRPr="00A14437">
        <w:rPr>
          <w:color w:val="000000" w:themeColor="text1"/>
          <w:lang w:val="en-US"/>
        </w:rPr>
        <w:t>)</w:t>
      </w:r>
      <w:r w:rsidR="00A963B6" w:rsidRPr="000F7A36">
        <w:rPr>
          <w:color w:val="000000" w:themeColor="text1"/>
          <w:lang w:val="en-US"/>
        </w:rPr>
        <w:t>.</w:t>
      </w:r>
      <w:r w:rsidR="00BC09C8">
        <w:rPr>
          <w:color w:val="000000" w:themeColor="text1"/>
          <w:lang w:val="en-US"/>
        </w:rPr>
        <w:t xml:space="preserve"> The data set </w:t>
      </w:r>
      <w:r w:rsidR="00A32263">
        <w:rPr>
          <w:color w:val="000000" w:themeColor="text1"/>
          <w:lang w:val="en-US"/>
        </w:rPr>
        <w:t xml:space="preserve">is highly heterogeneous, </w:t>
      </w:r>
      <w:r w:rsidR="00BC09C8">
        <w:rPr>
          <w:color w:val="000000" w:themeColor="text1"/>
          <w:lang w:val="en-US"/>
        </w:rPr>
        <w:t>compri</w:t>
      </w:r>
      <w:r w:rsidR="00A32263">
        <w:rPr>
          <w:color w:val="000000" w:themeColor="text1"/>
          <w:lang w:val="en-US"/>
        </w:rPr>
        <w:t>sing</w:t>
      </w:r>
      <w:r w:rsidR="00BC09C8">
        <w:rPr>
          <w:color w:val="000000" w:themeColor="text1"/>
          <w:lang w:val="en-US"/>
        </w:rPr>
        <w:t xml:space="preserve"> </w:t>
      </w:r>
      <w:r w:rsidR="00A32263">
        <w:rPr>
          <w:color w:val="000000" w:themeColor="text1"/>
          <w:lang w:val="en-US"/>
        </w:rPr>
        <w:t>samples from</w:t>
      </w:r>
      <w:r w:rsidR="00BC09C8">
        <w:rPr>
          <w:color w:val="000000" w:themeColor="text1"/>
          <w:lang w:val="en-US"/>
        </w:rPr>
        <w:t xml:space="preserve"> a wide geographic range (</w:t>
      </w:r>
      <w:r w:rsidR="00A32263">
        <w:rPr>
          <w:color w:val="000000" w:themeColor="text1"/>
          <w:lang w:val="en-US"/>
        </w:rPr>
        <w:t xml:space="preserve">from -150 to 180° W), </w:t>
      </w:r>
      <w:r w:rsidR="008B2550">
        <w:rPr>
          <w:color w:val="000000" w:themeColor="text1"/>
          <w:lang w:val="en-US"/>
        </w:rPr>
        <w:t xml:space="preserve">from </w:t>
      </w:r>
      <w:r w:rsidR="00A32263">
        <w:rPr>
          <w:color w:val="000000" w:themeColor="text1"/>
          <w:lang w:val="en-US"/>
        </w:rPr>
        <w:t xml:space="preserve">open and closed systems (i.e. high and low dispersal), </w:t>
      </w:r>
      <w:r w:rsidR="008B2550">
        <w:rPr>
          <w:color w:val="000000" w:themeColor="text1"/>
          <w:lang w:val="en-US"/>
        </w:rPr>
        <w:t xml:space="preserve">from </w:t>
      </w:r>
      <w:r w:rsidR="00A32263">
        <w:rPr>
          <w:color w:val="000000" w:themeColor="text1"/>
          <w:lang w:val="en-US"/>
        </w:rPr>
        <w:t xml:space="preserve">field and mesocosm studies, and </w:t>
      </w:r>
      <w:r w:rsidR="008B2550">
        <w:rPr>
          <w:color w:val="000000" w:themeColor="text1"/>
          <w:lang w:val="en-US"/>
        </w:rPr>
        <w:t xml:space="preserve">from </w:t>
      </w:r>
      <w:r w:rsidR="00A32263">
        <w:rPr>
          <w:color w:val="000000" w:themeColor="text1"/>
          <w:lang w:val="en-US"/>
        </w:rPr>
        <w:t xml:space="preserve">a variety of disturbance types (e.g. flood, fire, </w:t>
      </w:r>
      <w:r w:rsidR="008B2550">
        <w:rPr>
          <w:color w:val="000000" w:themeColor="text1"/>
          <w:lang w:val="en-US"/>
        </w:rPr>
        <w:t>harvesting</w:t>
      </w:r>
      <w:r w:rsidR="00A32263">
        <w:rPr>
          <w:color w:val="000000" w:themeColor="text1"/>
          <w:lang w:val="en-US"/>
        </w:rPr>
        <w:t xml:space="preserve">, land use). </w:t>
      </w:r>
      <w:r w:rsidR="00AF5247">
        <w:rPr>
          <w:color w:val="000000" w:themeColor="text1"/>
          <w:lang w:val="en-US"/>
        </w:rPr>
        <w:t>Here,</w:t>
      </w:r>
      <w:r w:rsidR="00A32263">
        <w:rPr>
          <w:color w:val="000000" w:themeColor="text1"/>
          <w:lang w:val="en-US"/>
        </w:rPr>
        <w:t xml:space="preserve"> we</w:t>
      </w:r>
      <w:r w:rsidR="00AF5247">
        <w:rPr>
          <w:color w:val="000000" w:themeColor="text1"/>
          <w:lang w:val="en-US"/>
        </w:rPr>
        <w:t xml:space="preserve"> focus only on</w:t>
      </w:r>
      <w:r w:rsidR="00A32263">
        <w:rPr>
          <w:color w:val="000000" w:themeColor="text1"/>
          <w:lang w:val="en-US"/>
        </w:rPr>
        <w:t xml:space="preserve"> control</w:t>
      </w:r>
      <w:r w:rsidR="00AF5247">
        <w:rPr>
          <w:color w:val="000000" w:themeColor="text1"/>
          <w:lang w:val="en-US"/>
        </w:rPr>
        <w:t>ling</w:t>
      </w:r>
      <w:r w:rsidR="00A32263">
        <w:rPr>
          <w:color w:val="000000" w:themeColor="text1"/>
          <w:lang w:val="en-US"/>
        </w:rPr>
        <w:t xml:space="preserve"> for the variability introduced through growth rate differences, while the other heterogeneities influencing stability remain. </w:t>
      </w:r>
      <w:r w:rsidR="00096285">
        <w:rPr>
          <w:color w:val="000000" w:themeColor="text1"/>
          <w:lang w:val="en-US"/>
        </w:rPr>
        <w:t>The available data comprises treatment (i.e. disturbed) to control (i.e. undisturbed) ratios of functional response variables (i.e. biomass, abundance, or cover).</w:t>
      </w:r>
    </w:p>
    <w:p w14:paraId="1C9966FB" w14:textId="44107F1A" w:rsidR="00092FF7" w:rsidRDefault="00092FF7" w:rsidP="006E349B">
      <w:pPr>
        <w:rPr>
          <w:lang w:val="en-US"/>
        </w:rPr>
      </w:pPr>
    </w:p>
    <w:p w14:paraId="5568586E" w14:textId="231082CC" w:rsidR="00092FF7" w:rsidRPr="000A02E5" w:rsidRDefault="002113F5" w:rsidP="00092FF7">
      <w:pPr>
        <w:pStyle w:val="berschrift2"/>
        <w:rPr>
          <w:lang w:val="en-US"/>
        </w:rPr>
      </w:pPr>
      <w:del w:id="514" w:author="Andrea Mentges" w:date="2020-08-28T10:06:00Z">
        <w:r w:rsidDel="003F2020">
          <w:rPr>
            <w:lang w:val="en-US"/>
          </w:rPr>
          <w:delText>Raw</w:delText>
        </w:r>
        <w:r w:rsidR="000A02E5" w:rsidRPr="000A02E5" w:rsidDel="003F2020">
          <w:rPr>
            <w:lang w:val="en-US"/>
          </w:rPr>
          <w:delText xml:space="preserve"> </w:delText>
        </w:r>
      </w:del>
      <w:ins w:id="515" w:author="Andrea Mentges" w:date="2020-08-28T10:06:00Z">
        <w:r w:rsidR="003F2020">
          <w:rPr>
            <w:lang w:val="en-US"/>
          </w:rPr>
          <w:t>Realized</w:t>
        </w:r>
        <w:r w:rsidR="003F2020" w:rsidRPr="000A02E5">
          <w:rPr>
            <w:lang w:val="en-US"/>
          </w:rPr>
          <w:t xml:space="preserve"> </w:t>
        </w:r>
      </w:ins>
      <w:r w:rsidR="000A02E5" w:rsidRPr="000A02E5">
        <w:rPr>
          <w:lang w:val="en-US"/>
        </w:rPr>
        <w:t>stability in the</w:t>
      </w:r>
      <w:r>
        <w:rPr>
          <w:lang w:val="en-US"/>
        </w:rPr>
        <w:t xml:space="preserve"> empirical data</w:t>
      </w:r>
    </w:p>
    <w:p w14:paraId="4259EC0F" w14:textId="1EB66886" w:rsidR="004B4B16" w:rsidRDefault="00C11E11" w:rsidP="004471E9">
      <w:pPr>
        <w:autoSpaceDE w:val="0"/>
        <w:autoSpaceDN w:val="0"/>
        <w:adjustRightInd w:val="0"/>
        <w:rPr>
          <w:rFonts w:eastAsiaTheme="minorHAnsi"/>
          <w:color w:val="000000" w:themeColor="text1"/>
          <w:lang w:val="en-US"/>
        </w:rPr>
      </w:pPr>
      <w:r w:rsidRPr="00C11E11">
        <w:rPr>
          <w:color w:val="000000" w:themeColor="text1"/>
          <w:lang w:val="en-US"/>
        </w:rPr>
        <w:t>For each of the seven organism classes (</w:t>
      </w:r>
      <w:r w:rsidRPr="00C11E11">
        <w:rPr>
          <w:rFonts w:eastAsiaTheme="minorHAnsi"/>
          <w:color w:val="000000" w:themeColor="text1"/>
          <w:lang w:val="en-US"/>
        </w:rPr>
        <w:t>microbes, phytoplankton, periphyton, macroinvertebrates, zooplankton, grasses, and macrophytes</w:t>
      </w:r>
      <w:r w:rsidRPr="00C11E11">
        <w:rPr>
          <w:color w:val="000000" w:themeColor="text1"/>
          <w:lang w:val="en-US"/>
        </w:rPr>
        <w:t>), w</w:t>
      </w:r>
      <w:r w:rsidR="00096285" w:rsidRPr="00C11E11">
        <w:rPr>
          <w:color w:val="000000" w:themeColor="text1"/>
          <w:lang w:val="en-US"/>
        </w:rPr>
        <w:t>e</w:t>
      </w:r>
      <w:r w:rsidR="00C770FC" w:rsidRPr="00C11E11">
        <w:rPr>
          <w:color w:val="000000" w:themeColor="text1"/>
          <w:lang w:val="en-US"/>
        </w:rPr>
        <w:t xml:space="preserve"> calculated stability measures that are</w:t>
      </w:r>
      <w:r w:rsidR="004471E9" w:rsidRPr="00C11E11">
        <w:rPr>
          <w:color w:val="000000" w:themeColor="text1"/>
          <w:lang w:val="en-US"/>
        </w:rPr>
        <w:t xml:space="preserve"> comparable to our conceptual illustration</w:t>
      </w:r>
      <w:r w:rsidR="004B4B16">
        <w:rPr>
          <w:color w:val="000000" w:themeColor="text1"/>
          <w:lang w:val="en-US"/>
        </w:rPr>
        <w:t xml:space="preserve">, based on </w:t>
      </w:r>
      <w:r w:rsidR="00096285" w:rsidRPr="00C11E11">
        <w:rPr>
          <w:color w:val="000000" w:themeColor="text1"/>
          <w:lang w:val="en-US"/>
        </w:rPr>
        <w:t>the time series of treatment/control ratios</w:t>
      </w:r>
      <w:r w:rsidR="004471E9" w:rsidRPr="00C11E11">
        <w:rPr>
          <w:color w:val="000000" w:themeColor="text1"/>
          <w:lang w:val="en-US"/>
        </w:rPr>
        <w:t xml:space="preserve">. </w:t>
      </w:r>
      <w:r w:rsidRPr="00C11E11">
        <w:rPr>
          <w:color w:val="000000" w:themeColor="text1"/>
          <w:lang w:val="en-US"/>
        </w:rPr>
        <w:t>We measured t</w:t>
      </w:r>
      <w:r w:rsidR="004471E9" w:rsidRPr="00C11E11">
        <w:rPr>
          <w:color w:val="000000" w:themeColor="text1"/>
          <w:lang w:val="en-US"/>
        </w:rPr>
        <w:t xml:space="preserve">emporal stability as the inverse coefficient of </w:t>
      </w:r>
      <w:r w:rsidR="00096285" w:rsidRPr="00C11E11">
        <w:rPr>
          <w:color w:val="000000" w:themeColor="text1"/>
          <w:lang w:val="en-US"/>
        </w:rPr>
        <w:t>variance of the ratios</w:t>
      </w:r>
      <w:r w:rsidRPr="00C11E11">
        <w:rPr>
          <w:color w:val="000000" w:themeColor="text1"/>
          <w:lang w:val="en-US"/>
        </w:rPr>
        <w:t xml:space="preserve">, resilience as </w:t>
      </w:r>
      <w:r w:rsidR="004471E9" w:rsidRPr="00C11E11">
        <w:rPr>
          <w:rFonts w:eastAsiaTheme="minorHAnsi"/>
          <w:color w:val="000000" w:themeColor="text1"/>
          <w:lang w:val="en-US"/>
        </w:rPr>
        <w:t xml:space="preserve">the maximum linear slope between two successive </w:t>
      </w:r>
      <w:r w:rsidRPr="00C11E11">
        <w:rPr>
          <w:rFonts w:eastAsiaTheme="minorHAnsi"/>
          <w:color w:val="000000" w:themeColor="text1"/>
          <w:lang w:val="en-US"/>
        </w:rPr>
        <w:t>ratios</w:t>
      </w:r>
      <w:r w:rsidR="004471E9" w:rsidRPr="00C11E11">
        <w:rPr>
          <w:rFonts w:eastAsiaTheme="minorHAnsi"/>
          <w:color w:val="000000" w:themeColor="text1"/>
          <w:lang w:val="en-US"/>
        </w:rPr>
        <w:t xml:space="preserve"> after the disturbance</w:t>
      </w:r>
      <w:r w:rsidRPr="00C11E11">
        <w:rPr>
          <w:rFonts w:eastAsiaTheme="minorHAnsi"/>
          <w:color w:val="000000" w:themeColor="text1"/>
          <w:lang w:val="en-US"/>
        </w:rPr>
        <w:t>, r</w:t>
      </w:r>
      <w:r w:rsidR="004471E9" w:rsidRPr="00C11E11">
        <w:rPr>
          <w:rFonts w:eastAsiaTheme="minorHAnsi"/>
          <w:color w:val="000000" w:themeColor="text1"/>
          <w:lang w:val="en-US"/>
        </w:rPr>
        <w:t xml:space="preserve">ecovery as the </w:t>
      </w:r>
      <w:r w:rsidRPr="00C11E11">
        <w:rPr>
          <w:rFonts w:eastAsiaTheme="minorHAnsi"/>
          <w:color w:val="000000" w:themeColor="text1"/>
          <w:lang w:val="en-US"/>
        </w:rPr>
        <w:t>ratio</w:t>
      </w:r>
      <w:r w:rsidR="004471E9" w:rsidRPr="00C11E11">
        <w:rPr>
          <w:rFonts w:eastAsiaTheme="minorHAnsi"/>
          <w:color w:val="000000" w:themeColor="text1"/>
          <w:lang w:val="en-US"/>
        </w:rPr>
        <w:t xml:space="preserve"> at the end of the experiment</w:t>
      </w:r>
      <w:r w:rsidRPr="00C11E11">
        <w:rPr>
          <w:rFonts w:eastAsiaTheme="minorHAnsi"/>
          <w:color w:val="000000" w:themeColor="text1"/>
          <w:lang w:val="en-US"/>
        </w:rPr>
        <w:t>, and r</w:t>
      </w:r>
      <w:r w:rsidR="004471E9" w:rsidRPr="00C11E11">
        <w:rPr>
          <w:rFonts w:eastAsiaTheme="minorHAnsi"/>
          <w:color w:val="000000" w:themeColor="text1"/>
          <w:lang w:val="en-US"/>
        </w:rPr>
        <w:t>esistance as the ratio at the first time point after disturbance.</w:t>
      </w:r>
      <w:r w:rsidRPr="00C11E11">
        <w:rPr>
          <w:rFonts w:eastAsiaTheme="minorHAnsi"/>
          <w:color w:val="000000" w:themeColor="text1"/>
          <w:lang w:val="en-US"/>
        </w:rPr>
        <w:t xml:space="preserve"> </w:t>
      </w:r>
      <w:r>
        <w:rPr>
          <w:rFonts w:eastAsiaTheme="minorHAnsi"/>
          <w:color w:val="000000" w:themeColor="text1"/>
          <w:lang w:val="en-US"/>
        </w:rPr>
        <w:t>For</w:t>
      </w:r>
      <w:r w:rsidRPr="00C11E11">
        <w:rPr>
          <w:rFonts w:eastAsiaTheme="minorHAnsi"/>
          <w:color w:val="000000" w:themeColor="text1"/>
          <w:lang w:val="en-US"/>
        </w:rPr>
        <w:t xml:space="preserve"> each organism class</w:t>
      </w:r>
      <w:r>
        <w:rPr>
          <w:rFonts w:eastAsiaTheme="minorHAnsi"/>
          <w:color w:val="000000" w:themeColor="text1"/>
          <w:lang w:val="en-US"/>
        </w:rPr>
        <w:t>, we then derived</w:t>
      </w:r>
      <w:r w:rsidRPr="00C11E11">
        <w:rPr>
          <w:rFonts w:eastAsiaTheme="minorHAnsi"/>
          <w:color w:val="000000" w:themeColor="text1"/>
          <w:lang w:val="en-US"/>
        </w:rPr>
        <w:t xml:space="preserve"> a mean estimate of relative growth rate from the literature; ranging from 0.08 d</w:t>
      </w:r>
      <w:r w:rsidRPr="00C11E11">
        <w:rPr>
          <w:rFonts w:eastAsiaTheme="minorHAnsi"/>
          <w:color w:val="000000" w:themeColor="text1"/>
          <w:vertAlign w:val="superscript"/>
          <w:lang w:val="en-US"/>
        </w:rPr>
        <w:t>-1</w:t>
      </w:r>
      <w:r w:rsidRPr="00C11E11">
        <w:rPr>
          <w:rFonts w:eastAsiaTheme="minorHAnsi"/>
          <w:color w:val="000000" w:themeColor="text1"/>
          <w:lang w:val="en-US"/>
        </w:rPr>
        <w:t xml:space="preserve"> for macrophytes to 1.38 d</w:t>
      </w:r>
      <w:r w:rsidRPr="00C11E11">
        <w:rPr>
          <w:rFonts w:eastAsiaTheme="minorHAnsi"/>
          <w:color w:val="000000" w:themeColor="text1"/>
          <w:vertAlign w:val="superscript"/>
          <w:lang w:val="en-US"/>
        </w:rPr>
        <w:t>-1</w:t>
      </w:r>
      <w:r w:rsidRPr="00C11E11">
        <w:rPr>
          <w:rFonts w:eastAsiaTheme="minorHAnsi"/>
          <w:color w:val="000000" w:themeColor="text1"/>
          <w:lang w:val="en-US"/>
        </w:rPr>
        <w:t xml:space="preserve"> for microbes</w:t>
      </w:r>
      <w:r w:rsidR="004B4B16">
        <w:rPr>
          <w:rFonts w:eastAsiaTheme="minorHAnsi"/>
          <w:color w:val="000000" w:themeColor="text1"/>
          <w:lang w:val="en-US"/>
        </w:rPr>
        <w:t xml:space="preserve"> (</w:t>
      </w:r>
      <w:r w:rsidR="002B1DBC">
        <w:rPr>
          <w:rFonts w:eastAsiaTheme="minorHAnsi"/>
          <w:color w:val="000000" w:themeColor="text1"/>
          <w:lang w:val="en-US"/>
        </w:rPr>
        <w:t xml:space="preserve">supplement, </w:t>
      </w:r>
      <w:r w:rsidR="002B1DBC">
        <w:rPr>
          <w:rFonts w:eastAsiaTheme="minorHAnsi"/>
          <w:color w:val="000000" w:themeColor="text1"/>
          <w:lang w:val="en-US"/>
        </w:rPr>
        <w:fldChar w:fldCharType="begin"/>
      </w:r>
      <w:r w:rsidR="002B1DBC">
        <w:rPr>
          <w:rFonts w:eastAsiaTheme="minorHAnsi"/>
          <w:color w:val="000000" w:themeColor="text1"/>
          <w:lang w:val="en-US"/>
        </w:rPr>
        <w:instrText xml:space="preserve"> REF _Ref45542205 \h </w:instrText>
      </w:r>
      <w:r w:rsidR="002B1DBC">
        <w:rPr>
          <w:rFonts w:eastAsiaTheme="minorHAnsi"/>
          <w:color w:val="000000" w:themeColor="text1"/>
          <w:lang w:val="en-US"/>
        </w:rPr>
      </w:r>
      <w:r w:rsidR="002B1DBC">
        <w:rPr>
          <w:rFonts w:eastAsiaTheme="minorHAnsi"/>
          <w:color w:val="000000" w:themeColor="text1"/>
          <w:lang w:val="en-US"/>
        </w:rPr>
        <w:fldChar w:fldCharType="separate"/>
      </w:r>
      <w:r w:rsidR="00647CE2" w:rsidRPr="00647CE2">
        <w:rPr>
          <w:lang w:val="en-US"/>
        </w:rPr>
        <w:t xml:space="preserve">Table S </w:t>
      </w:r>
      <w:r w:rsidR="00647CE2" w:rsidRPr="00647CE2">
        <w:rPr>
          <w:noProof/>
          <w:lang w:val="en-US"/>
        </w:rPr>
        <w:t>4</w:t>
      </w:r>
      <w:r w:rsidR="002B1DBC">
        <w:rPr>
          <w:rFonts w:eastAsiaTheme="minorHAnsi"/>
          <w:color w:val="000000" w:themeColor="text1"/>
          <w:lang w:val="en-US"/>
        </w:rPr>
        <w:fldChar w:fldCharType="end"/>
      </w:r>
      <w:r w:rsidR="002B1DBC">
        <w:rPr>
          <w:rFonts w:eastAsiaTheme="minorHAnsi"/>
          <w:color w:val="000000" w:themeColor="text1"/>
          <w:lang w:val="en-US"/>
        </w:rPr>
        <w:t>)</w:t>
      </w:r>
      <w:r w:rsidRPr="00C11E11">
        <w:rPr>
          <w:rFonts w:eastAsiaTheme="minorHAnsi"/>
          <w:color w:val="000000" w:themeColor="text1"/>
          <w:lang w:val="en-US"/>
        </w:rPr>
        <w:t xml:space="preserve">. </w:t>
      </w:r>
    </w:p>
    <w:p w14:paraId="72827EE1" w14:textId="77777777" w:rsidR="004B4B16" w:rsidRDefault="004B4B16" w:rsidP="004471E9">
      <w:pPr>
        <w:autoSpaceDE w:val="0"/>
        <w:autoSpaceDN w:val="0"/>
        <w:adjustRightInd w:val="0"/>
        <w:rPr>
          <w:rFonts w:eastAsiaTheme="minorHAnsi"/>
          <w:color w:val="000000" w:themeColor="text1"/>
          <w:lang w:val="en-US"/>
        </w:rPr>
      </w:pPr>
    </w:p>
    <w:p w14:paraId="5CB0D875" w14:textId="55B03BCA" w:rsidR="00092FF7" w:rsidRPr="002113F5" w:rsidRDefault="00C11E11" w:rsidP="004471E9">
      <w:pPr>
        <w:autoSpaceDE w:val="0"/>
        <w:autoSpaceDN w:val="0"/>
        <w:adjustRightInd w:val="0"/>
        <w:rPr>
          <w:rFonts w:eastAsiaTheme="minorHAnsi"/>
          <w:color w:val="000000" w:themeColor="text1"/>
          <w:lang w:val="en-US"/>
        </w:rPr>
      </w:pPr>
      <w:r w:rsidRPr="00C11E11">
        <w:rPr>
          <w:rFonts w:eastAsiaTheme="minorHAnsi"/>
          <w:color w:val="000000" w:themeColor="text1"/>
          <w:lang w:val="en-US"/>
        </w:rPr>
        <w:t>We f</w:t>
      </w:r>
      <w:r w:rsidR="002113F5">
        <w:rPr>
          <w:rFonts w:eastAsiaTheme="minorHAnsi"/>
          <w:color w:val="000000" w:themeColor="text1"/>
          <w:lang w:val="en-US"/>
        </w:rPr>
        <w:t>ound</w:t>
      </w:r>
      <w:r w:rsidRPr="00C11E11">
        <w:rPr>
          <w:rFonts w:eastAsiaTheme="minorHAnsi"/>
          <w:color w:val="000000" w:themeColor="text1"/>
          <w:lang w:val="en-US"/>
        </w:rPr>
        <w:t xml:space="preserve"> that, </w:t>
      </w:r>
      <w:r w:rsidRPr="00C11E11">
        <w:rPr>
          <w:color w:val="000000" w:themeColor="text1"/>
          <w:lang w:val="en-US"/>
        </w:rPr>
        <w:t>i</w:t>
      </w:r>
      <w:r w:rsidR="00092FF7" w:rsidRPr="00C11E11">
        <w:rPr>
          <w:color w:val="000000" w:themeColor="text1"/>
          <w:lang w:val="en-US"/>
        </w:rPr>
        <w:t xml:space="preserve">n </w:t>
      </w:r>
      <w:r w:rsidR="00092FF7" w:rsidRPr="00E34BD3">
        <w:rPr>
          <w:color w:val="000000" w:themeColor="text1"/>
          <w:lang w:val="en-US"/>
        </w:rPr>
        <w:t xml:space="preserve">the </w:t>
      </w:r>
      <w:r w:rsidR="002113F5">
        <w:rPr>
          <w:color w:val="000000" w:themeColor="text1"/>
          <w:lang w:val="en-US"/>
        </w:rPr>
        <w:t xml:space="preserve">empirical </w:t>
      </w:r>
      <w:r w:rsidR="000F7A36">
        <w:rPr>
          <w:color w:val="000000" w:themeColor="text1"/>
          <w:lang w:val="en-US"/>
        </w:rPr>
        <w:t>data</w:t>
      </w:r>
      <w:r w:rsidR="00092FF7" w:rsidRPr="00E34BD3">
        <w:rPr>
          <w:color w:val="000000" w:themeColor="text1"/>
          <w:lang w:val="en-US"/>
        </w:rPr>
        <w:t xml:space="preserve">, </w:t>
      </w:r>
      <w:r w:rsidR="00173F14" w:rsidRPr="00E34BD3">
        <w:rPr>
          <w:color w:val="000000" w:themeColor="text1"/>
          <w:lang w:val="en-US"/>
        </w:rPr>
        <w:t>recovery d</w:t>
      </w:r>
      <w:r w:rsidR="002B1DBC">
        <w:rPr>
          <w:color w:val="000000" w:themeColor="text1"/>
          <w:lang w:val="en-US"/>
        </w:rPr>
        <w:t>id</w:t>
      </w:r>
      <w:r w:rsidR="00173F14" w:rsidRPr="00E34BD3">
        <w:rPr>
          <w:color w:val="000000" w:themeColor="text1"/>
          <w:lang w:val="en-US"/>
        </w:rPr>
        <w:t xml:space="preserve"> not change systematically with growth rate (</w:t>
      </w:r>
      <w:r w:rsidR="00173F14" w:rsidRPr="00E34BD3">
        <w:rPr>
          <w:color w:val="000000" w:themeColor="text1"/>
          <w:lang w:val="en-US"/>
        </w:rPr>
        <w:fldChar w:fldCharType="begin"/>
      </w:r>
      <w:r w:rsidR="00173F14" w:rsidRPr="00E34BD3">
        <w:rPr>
          <w:color w:val="000000" w:themeColor="text1"/>
          <w:lang w:val="en-US"/>
        </w:rPr>
        <w:instrText xml:space="preserve"> REF _Ref44918692 \h </w:instrText>
      </w:r>
      <w:r w:rsidR="00E34BD3" w:rsidRPr="00E34BD3">
        <w:rPr>
          <w:color w:val="000000" w:themeColor="text1"/>
          <w:lang w:val="en-US"/>
        </w:rPr>
        <w:instrText xml:space="preserve"> \* MERGEFORMAT </w:instrText>
      </w:r>
      <w:r w:rsidR="00173F14" w:rsidRPr="00E34BD3">
        <w:rPr>
          <w:color w:val="000000" w:themeColor="text1"/>
          <w:lang w:val="en-US"/>
        </w:rPr>
      </w:r>
      <w:r w:rsidR="00173F14" w:rsidRPr="00E34BD3">
        <w:rPr>
          <w:color w:val="000000" w:themeColor="text1"/>
          <w:lang w:val="en-US"/>
        </w:rPr>
        <w:fldChar w:fldCharType="separate"/>
      </w:r>
      <w:r w:rsidR="00647CE2" w:rsidRPr="00647CE2">
        <w:rPr>
          <w:color w:val="000000" w:themeColor="text1"/>
          <w:lang w:val="en-US"/>
        </w:rPr>
        <w:t xml:space="preserve">Figure </w:t>
      </w:r>
      <w:r w:rsidR="00647CE2" w:rsidRPr="00647CE2">
        <w:rPr>
          <w:noProof/>
          <w:color w:val="000000" w:themeColor="text1"/>
          <w:lang w:val="en-US"/>
        </w:rPr>
        <w:t>5</w:t>
      </w:r>
      <w:r w:rsidR="00173F14" w:rsidRPr="00E34BD3">
        <w:rPr>
          <w:color w:val="000000" w:themeColor="text1"/>
          <w:lang w:val="en-US"/>
        </w:rPr>
        <w:fldChar w:fldCharType="end"/>
      </w:r>
      <w:r w:rsidR="00173F14" w:rsidRPr="00E34BD3">
        <w:rPr>
          <w:color w:val="000000" w:themeColor="text1"/>
          <w:lang w:val="en-US"/>
        </w:rPr>
        <w:t>a).</w:t>
      </w:r>
      <w:r w:rsidR="004471E9">
        <w:rPr>
          <w:lang w:val="en-US"/>
        </w:rPr>
        <w:t xml:space="preserve"> </w:t>
      </w:r>
      <w:r w:rsidR="00173F14" w:rsidRPr="00E34BD3">
        <w:rPr>
          <w:color w:val="000000" w:themeColor="text1"/>
          <w:lang w:val="en-US"/>
        </w:rPr>
        <w:t>In contrast, r</w:t>
      </w:r>
      <w:r w:rsidR="00092FF7" w:rsidRPr="00E34BD3">
        <w:rPr>
          <w:color w:val="000000" w:themeColor="text1"/>
          <w:lang w:val="en-US"/>
        </w:rPr>
        <w:t>esilience, resistance, and temporal stability</w:t>
      </w:r>
      <w:r w:rsidR="00173F14" w:rsidRPr="00E34BD3">
        <w:rPr>
          <w:color w:val="000000" w:themeColor="text1"/>
          <w:lang w:val="en-US"/>
        </w:rPr>
        <w:t xml:space="preserve"> tend</w:t>
      </w:r>
      <w:r w:rsidR="002B1DBC">
        <w:rPr>
          <w:color w:val="000000" w:themeColor="text1"/>
          <w:lang w:val="en-US"/>
        </w:rPr>
        <w:t>ed</w:t>
      </w:r>
      <w:r w:rsidR="00173F14" w:rsidRPr="00E34BD3">
        <w:rPr>
          <w:color w:val="000000" w:themeColor="text1"/>
          <w:lang w:val="en-US"/>
        </w:rPr>
        <w:t xml:space="preserve"> to</w:t>
      </w:r>
      <w:r w:rsidR="00092FF7" w:rsidRPr="00E34BD3">
        <w:rPr>
          <w:color w:val="000000" w:themeColor="text1"/>
          <w:lang w:val="en-US"/>
        </w:rPr>
        <w:t xml:space="preserve"> increase with growth rate</w:t>
      </w:r>
      <w:r w:rsidR="00A758DC" w:rsidRPr="00E34BD3">
        <w:rPr>
          <w:color w:val="000000" w:themeColor="text1"/>
          <w:lang w:val="en-US"/>
        </w:rPr>
        <w:t xml:space="preserve"> (</w:t>
      </w:r>
      <w:r w:rsidR="00A758DC" w:rsidRPr="00E34BD3">
        <w:rPr>
          <w:color w:val="000000" w:themeColor="text1"/>
          <w:lang w:val="en-US"/>
        </w:rPr>
        <w:fldChar w:fldCharType="begin"/>
      </w:r>
      <w:r w:rsidR="00A758DC" w:rsidRPr="00E34BD3">
        <w:rPr>
          <w:color w:val="000000" w:themeColor="text1"/>
          <w:lang w:val="en-US"/>
        </w:rPr>
        <w:instrText xml:space="preserve"> REF _Ref44918692 \h </w:instrText>
      </w:r>
      <w:r w:rsidR="00E34BD3" w:rsidRPr="00E34BD3">
        <w:rPr>
          <w:color w:val="000000" w:themeColor="text1"/>
          <w:lang w:val="en-US"/>
        </w:rPr>
        <w:instrText xml:space="preserve"> \* MERGEFORMAT </w:instrText>
      </w:r>
      <w:r w:rsidR="00A758DC" w:rsidRPr="00E34BD3">
        <w:rPr>
          <w:color w:val="000000" w:themeColor="text1"/>
          <w:lang w:val="en-US"/>
        </w:rPr>
      </w:r>
      <w:r w:rsidR="00A758DC" w:rsidRPr="00E34BD3">
        <w:rPr>
          <w:color w:val="000000" w:themeColor="text1"/>
          <w:lang w:val="en-US"/>
        </w:rPr>
        <w:fldChar w:fldCharType="separate"/>
      </w:r>
      <w:r w:rsidR="00647CE2" w:rsidRPr="00647CE2">
        <w:rPr>
          <w:color w:val="000000" w:themeColor="text1"/>
          <w:lang w:val="en-US"/>
        </w:rPr>
        <w:t xml:space="preserve">Figure </w:t>
      </w:r>
      <w:r w:rsidR="00647CE2" w:rsidRPr="00647CE2">
        <w:rPr>
          <w:noProof/>
          <w:color w:val="000000" w:themeColor="text1"/>
          <w:lang w:val="en-US"/>
        </w:rPr>
        <w:t>5</w:t>
      </w:r>
      <w:r w:rsidR="00A758DC" w:rsidRPr="00E34BD3">
        <w:rPr>
          <w:color w:val="000000" w:themeColor="text1"/>
          <w:lang w:val="en-US"/>
        </w:rPr>
        <w:fldChar w:fldCharType="end"/>
      </w:r>
      <w:r w:rsidR="00A758DC" w:rsidRPr="00E34BD3">
        <w:rPr>
          <w:color w:val="000000" w:themeColor="text1"/>
          <w:lang w:val="en-US"/>
        </w:rPr>
        <w:t>b,</w:t>
      </w:r>
      <w:r w:rsidR="00173F14" w:rsidRPr="00E34BD3">
        <w:rPr>
          <w:color w:val="000000" w:themeColor="text1"/>
          <w:lang w:val="en-US"/>
        </w:rPr>
        <w:t xml:space="preserve"> </w:t>
      </w:r>
      <w:r w:rsidR="00A758DC" w:rsidRPr="00E34BD3">
        <w:rPr>
          <w:color w:val="000000" w:themeColor="text1"/>
          <w:lang w:val="en-US"/>
        </w:rPr>
        <w:t>c,</w:t>
      </w:r>
      <w:r w:rsidR="00173F14" w:rsidRPr="00E34BD3">
        <w:rPr>
          <w:color w:val="000000" w:themeColor="text1"/>
          <w:lang w:val="en-US"/>
        </w:rPr>
        <w:t xml:space="preserve"> </w:t>
      </w:r>
      <w:r w:rsidR="00A758DC" w:rsidRPr="00E34BD3">
        <w:rPr>
          <w:color w:val="000000" w:themeColor="text1"/>
          <w:lang w:val="en-US"/>
        </w:rPr>
        <w:t>d)</w:t>
      </w:r>
      <w:r w:rsidR="00092FF7" w:rsidRPr="00E34BD3">
        <w:rPr>
          <w:color w:val="000000" w:themeColor="text1"/>
          <w:lang w:val="en-US"/>
        </w:rPr>
        <w:t>.</w:t>
      </w:r>
      <w:r w:rsidR="00A758DC" w:rsidRPr="00E34BD3">
        <w:rPr>
          <w:color w:val="000000" w:themeColor="text1"/>
          <w:lang w:val="en-US"/>
        </w:rPr>
        <w:t xml:space="preserve"> </w:t>
      </w:r>
    </w:p>
    <w:p w14:paraId="11FCE4A0" w14:textId="77777777" w:rsidR="00092FF7" w:rsidRDefault="00092FF7" w:rsidP="006E349B">
      <w:pPr>
        <w:rPr>
          <w:lang w:val="en-US"/>
        </w:rPr>
      </w:pPr>
    </w:p>
    <w:p w14:paraId="04B18C24" w14:textId="0982B9FF" w:rsidR="00186159" w:rsidRDefault="00186159" w:rsidP="006E349B">
      <w:pPr>
        <w:rPr>
          <w:color w:val="FF0000"/>
          <w:lang w:val="en-US"/>
        </w:rPr>
      </w:pPr>
    </w:p>
    <w:p w14:paraId="77261F1C" w14:textId="73273EE8" w:rsidR="00925D71" w:rsidRDefault="00925D71" w:rsidP="006E349B">
      <w:pPr>
        <w:rPr>
          <w:color w:val="FF0000"/>
          <w:lang w:val="en-US"/>
        </w:rPr>
      </w:pPr>
    </w:p>
    <w:p w14:paraId="265E0F5C" w14:textId="39480CF8" w:rsidR="00186159" w:rsidRPr="00925D71" w:rsidRDefault="00925D71" w:rsidP="00925D71">
      <w:pPr>
        <w:rPr>
          <w:color w:val="FF0000"/>
          <w:lang w:val="en-US"/>
        </w:rPr>
      </w:pPr>
      <w:r>
        <w:rPr>
          <w:b/>
          <w:noProof/>
          <w:lang w:val="en-US"/>
        </w:rPr>
        <w:drawing>
          <wp:inline distT="0" distB="0" distL="0" distR="0" wp14:anchorId="47D459D2" wp14:editId="073BF834">
            <wp:extent cx="6675531" cy="200803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se_stuy2_ratio-metrics-cor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75531" cy="2008032"/>
                    </a:xfrm>
                    <a:prstGeom prst="rect">
                      <a:avLst/>
                    </a:prstGeom>
                  </pic:spPr>
                </pic:pic>
              </a:graphicData>
            </a:graphic>
          </wp:inline>
        </w:drawing>
      </w:r>
    </w:p>
    <w:p w14:paraId="4AF09686" w14:textId="18D10046" w:rsidR="00186159" w:rsidRPr="00186159" w:rsidRDefault="00186159" w:rsidP="00186159">
      <w:pPr>
        <w:pStyle w:val="Beschriftung"/>
        <w:rPr>
          <w:color w:val="FF0000"/>
        </w:rPr>
      </w:pPr>
      <w:bookmarkStart w:id="516" w:name="_Ref44918692"/>
      <w:r w:rsidRPr="00186159">
        <w:rPr>
          <w:b/>
        </w:rPr>
        <w:t xml:space="preserve">Figure </w:t>
      </w:r>
      <w:r w:rsidRPr="00186159">
        <w:rPr>
          <w:b/>
        </w:rPr>
        <w:fldChar w:fldCharType="begin"/>
      </w:r>
      <w:r w:rsidRPr="00186159">
        <w:rPr>
          <w:b/>
        </w:rPr>
        <w:instrText xml:space="preserve"> SEQ Figure \* ARABIC </w:instrText>
      </w:r>
      <w:r w:rsidRPr="00186159">
        <w:rPr>
          <w:b/>
        </w:rPr>
        <w:fldChar w:fldCharType="separate"/>
      </w:r>
      <w:r w:rsidR="00647CE2">
        <w:rPr>
          <w:b/>
          <w:noProof/>
        </w:rPr>
        <w:t>5</w:t>
      </w:r>
      <w:r w:rsidRPr="00186159">
        <w:rPr>
          <w:b/>
        </w:rPr>
        <w:fldChar w:fldCharType="end"/>
      </w:r>
      <w:bookmarkEnd w:id="516"/>
      <w:r w:rsidRPr="00186159">
        <w:rPr>
          <w:b/>
        </w:rPr>
        <w:t xml:space="preserve">: </w:t>
      </w:r>
      <w:del w:id="517" w:author="Andrea Mentges" w:date="2020-08-28T10:06:00Z">
        <w:r w:rsidR="00E63E3A" w:rsidDel="003F2020">
          <w:rPr>
            <w:b/>
          </w:rPr>
          <w:delText xml:space="preserve">Raw </w:delText>
        </w:r>
      </w:del>
      <w:ins w:id="518" w:author="Andrea Mentges" w:date="2020-08-28T10:06:00Z">
        <w:r w:rsidR="003F2020">
          <w:rPr>
            <w:b/>
          </w:rPr>
          <w:t xml:space="preserve">Realized </w:t>
        </w:r>
      </w:ins>
      <w:r>
        <w:rPr>
          <w:b/>
          <w:bCs/>
        </w:rPr>
        <w:t>s</w:t>
      </w:r>
      <w:r w:rsidRPr="00186159">
        <w:rPr>
          <w:b/>
          <w:bCs/>
        </w:rPr>
        <w:t xml:space="preserve">tability across growth rates in </w:t>
      </w:r>
      <w:r w:rsidR="002113F5">
        <w:rPr>
          <w:b/>
          <w:bCs/>
        </w:rPr>
        <w:t xml:space="preserve">an empirical </w:t>
      </w:r>
      <w:r w:rsidR="000F7A36">
        <w:rPr>
          <w:b/>
          <w:bCs/>
        </w:rPr>
        <w:t>data set</w:t>
      </w:r>
      <w:r w:rsidRPr="00186159">
        <w:rPr>
          <w:b/>
          <w:bCs/>
        </w:rPr>
        <w:t xml:space="preserve"> </w:t>
      </w:r>
      <w:r w:rsidR="002B1DBC" w:rsidRPr="002B1DBC">
        <w:rPr>
          <w:b/>
          <w:bCs/>
        </w:rPr>
        <w:fldChar w:fldCharType="begin" w:fldLock="1"/>
      </w:r>
      <w:r w:rsidR="002B1DBC">
        <w:rPr>
          <w:b/>
          <w:bCs/>
        </w:rPr>
        <w:instrText>ADDIN CSL_CITATION {"citationItems":[{"id":"ITEM-1","itemData":{"DOI":"10.1111/ele.13457","ISSN":"14610248","abstract":"Most ecosystems are affected by anthropogenic or natural pulse disturbances, which alter the community composition and functioning for a limited period of time. Whether and how quickly communities recover from such pulses is central to our understanding of biodiversity dynamics and ecosystem organisation, but also to nature conservation and management. Here, we present a meta-analysis of 508 (semi-)natural field experiments globally distributed across marine, terrestrial and freshwater ecosystems. We found recovery to be significant yet incomplete. At the end of the experiments, disturbed treatments resembled controls again when considering abundance (94%), biomass (82%), and univariate diversity measures (88%). Most disturbed treatments did not further depart from control after the pulse, indicating that few studies showed novel trajectories induced by the pulse. Only multivariate community composition on average showed little recovery: disturbed species composition remained dissimilar to the control throughout most experiments. Still, when experiments revealed a higher compositional stability, they tended to also show higher functional stability. Recovery was more complete when systems had high resistance, whereas resilience and resistance were negatively correlated. The overall results were highly consistent across studies, but significant differences between ecosystems and organism groups appeared. Future research on disturbances should aim to understand these differences, but also fill obvious gaps in the empirical assessments for regions (especially the tropics), ecosystems and organisms. In summary, we provide general evidence that (semi-)natural communities can recover from pulse disturbances, but compositional aspects are more vulnerable to long-lasting effects of pulse disturbance than the emergent functions associated to them.","author":[{"dropping-particle":"","family":"Hillebrand","given":"Helmut","non-dropping-particle":"","parse-names":false,"suffix":""},{"dropping-particle":"","family":"Kunze","given":"Charlotte","non-dropping-particle":"","parse-names":false,"suffix":""}],"container-title":"Ecology Letters","id":"ITEM-1","issue":"3","issued":{"date-parts":[["2020"]]},"page":"575-585","title":"Meta-analysis on pulse disturbances reveals differences in functional and compositional recovery across ecosystems","type":"article-journal","volume":"23"},"uris":["http://www.mendeley.com/documents/?uuid=ba60d7fa-ca7d-4cfd-968b-2b12a1044b18"]}],"mendeley":{"formattedCitation":"(Hillebrand &amp; Kunze 2020)","plainTextFormattedCitation":"(Hillebrand &amp; Kunze 2020)","previouslyFormattedCitation":"(Hillebrand &amp; Kunze 2020)"},"properties":{"noteIndex":0},"schema":"https://github.com/citation-style-language/schema/raw/master/csl-citation.json"}</w:instrText>
      </w:r>
      <w:r w:rsidR="002B1DBC" w:rsidRPr="002B1DBC">
        <w:rPr>
          <w:b/>
          <w:bCs/>
        </w:rPr>
        <w:fldChar w:fldCharType="separate"/>
      </w:r>
      <w:r w:rsidR="002B1DBC" w:rsidRPr="002B1DBC">
        <w:rPr>
          <w:b/>
          <w:bCs/>
          <w:noProof/>
        </w:rPr>
        <w:t>(Hillebrand &amp; Kunze 2020)</w:t>
      </w:r>
      <w:r w:rsidR="002B1DBC" w:rsidRPr="002B1DBC">
        <w:rPr>
          <w:b/>
          <w:bCs/>
        </w:rPr>
        <w:fldChar w:fldCharType="end"/>
      </w:r>
      <w:r w:rsidRPr="002B1DBC">
        <w:rPr>
          <w:b/>
          <w:bCs/>
        </w:rPr>
        <w:t>.</w:t>
      </w:r>
      <w:r w:rsidRPr="00186159">
        <w:rPr>
          <w:b/>
          <w:bCs/>
        </w:rPr>
        <w:t xml:space="preserve"> </w:t>
      </w:r>
      <w:r w:rsidRPr="00186159">
        <w:t xml:space="preserve">Growth rates of seven organism groups are shown against </w:t>
      </w:r>
      <w:r w:rsidR="00383DC7">
        <w:t>s</w:t>
      </w:r>
      <w:r w:rsidRPr="00186159">
        <w:t xml:space="preserve">tability measures, </w:t>
      </w:r>
      <w:r w:rsidR="00732EE6">
        <w:t>(</w:t>
      </w:r>
      <w:r w:rsidRPr="00186159">
        <w:t xml:space="preserve">a) </w:t>
      </w:r>
      <w:r w:rsidR="00173648" w:rsidRPr="00186159">
        <w:t>rec</w:t>
      </w:r>
      <w:r w:rsidR="00173648" w:rsidRPr="00B820EE">
        <w:t>overy</w:t>
      </w:r>
      <w:r w:rsidR="00173648">
        <w:t xml:space="preserve">, </w:t>
      </w:r>
      <w:r w:rsidR="00732EE6">
        <w:t>(</w:t>
      </w:r>
      <w:r w:rsidRPr="00186159">
        <w:t>b)</w:t>
      </w:r>
      <w:r w:rsidR="00173648">
        <w:t xml:space="preserve"> </w:t>
      </w:r>
      <w:r w:rsidRPr="00B820EE">
        <w:t>resilience,</w:t>
      </w:r>
      <w:r w:rsidR="00173648">
        <w:t xml:space="preserve"> (c) resistance,</w:t>
      </w:r>
      <w:r w:rsidRPr="00B820EE">
        <w:t xml:space="preserve"> and </w:t>
      </w:r>
      <w:r w:rsidR="00732EE6">
        <w:t>(</w:t>
      </w:r>
      <w:r w:rsidRPr="00B820EE">
        <w:t xml:space="preserve">d) </w:t>
      </w:r>
      <w:r>
        <w:t>temporal stability (on logarithmic scale)</w:t>
      </w:r>
      <w:r w:rsidRPr="00E63E3A">
        <w:t xml:space="preserve">. </w:t>
      </w:r>
      <w:r w:rsidR="00383DC7" w:rsidRPr="00E63E3A">
        <w:t xml:space="preserve">These measures </w:t>
      </w:r>
      <w:del w:id="519" w:author="Andrea Mentges" w:date="2020-08-28T10:07:00Z">
        <w:r w:rsidR="00383DC7" w:rsidRPr="00E63E3A" w:rsidDel="003F2020">
          <w:delText>correspond to “raw” estimates</w:delText>
        </w:r>
      </w:del>
      <w:ins w:id="520" w:author="Andrea Mentges" w:date="2020-08-28T10:07:00Z">
        <w:r w:rsidR="003F2020">
          <w:t>of realized stability</w:t>
        </w:r>
      </w:ins>
      <w:del w:id="521" w:author="Andrea Mentges" w:date="2020-08-28T10:07:00Z">
        <w:r w:rsidR="00D247A8" w:rsidDel="003F2020">
          <w:delText xml:space="preserve"> that</w:delText>
        </w:r>
      </w:del>
      <w:r w:rsidR="00D247A8">
        <w:t xml:space="preserve"> do </w:t>
      </w:r>
      <w:r w:rsidR="00383DC7" w:rsidRPr="00E63E3A">
        <w:t xml:space="preserve">not </w:t>
      </w:r>
      <w:r w:rsidR="00A758DC">
        <w:t>account</w:t>
      </w:r>
      <w:r w:rsidR="00383DC7" w:rsidRPr="00E63E3A">
        <w:t xml:space="preserve"> for growth rate. </w:t>
      </w:r>
      <w:r w:rsidRPr="00B820EE">
        <w:t>Variability of stability measures is visualized as a boxplot, where the edges of the black boxes indicate the 25</w:t>
      </w:r>
      <w:r w:rsidRPr="003121F5">
        <w:rPr>
          <w:vertAlign w:val="superscript"/>
        </w:rPr>
        <w:t>th</w:t>
      </w:r>
      <w:r w:rsidRPr="00B820EE">
        <w:t xml:space="preserve"> and 75</w:t>
      </w:r>
      <w:r w:rsidRPr="003121F5">
        <w:rPr>
          <w:vertAlign w:val="superscript"/>
        </w:rPr>
        <w:t>th</w:t>
      </w:r>
      <w:r w:rsidRPr="00B820EE">
        <w:t xml:space="preserve"> </w:t>
      </w:r>
      <w:r w:rsidRPr="00E63E3A">
        <w:t>percentiles</w:t>
      </w:r>
      <w:r w:rsidRPr="00B820EE">
        <w:t xml:space="preserve">. The colored lines indicate the median (yellow) and mean (orange) stability </w:t>
      </w:r>
      <w:r>
        <w:t>per</w:t>
      </w:r>
      <w:r w:rsidRPr="00B820EE">
        <w:t xml:space="preserve"> organism group.</w:t>
      </w:r>
      <w:r>
        <w:t xml:space="preserve"> We report here the stability measures we calculated as specified in the methods. Th</w:t>
      </w:r>
      <w:r w:rsidR="004A5662">
        <w:t xml:space="preserve">ese metrics correspond to our conceptual </w:t>
      </w:r>
      <w:r w:rsidR="00E34BD3">
        <w:t>illustration</w:t>
      </w:r>
      <w:r w:rsidR="00D247A8">
        <w:t xml:space="preserve">, but </w:t>
      </w:r>
      <w:r>
        <w:t xml:space="preserve">differ from the stability measures </w:t>
      </w:r>
      <w:r w:rsidR="00D247A8">
        <w:t xml:space="preserve">reported in the </w:t>
      </w:r>
      <w:r>
        <w:t>original study.</w:t>
      </w:r>
    </w:p>
    <w:p w14:paraId="2132A291" w14:textId="77777777" w:rsidR="005E3C93" w:rsidRDefault="005E3C93" w:rsidP="00C54A48">
      <w:pPr>
        <w:rPr>
          <w:lang w:val="en-US"/>
        </w:rPr>
      </w:pPr>
    </w:p>
    <w:p w14:paraId="2FC76FA6" w14:textId="705D90CE" w:rsidR="004A5258" w:rsidRPr="00186159" w:rsidRDefault="00BC09C8" w:rsidP="00092FF7">
      <w:pPr>
        <w:pStyle w:val="berschrift2"/>
        <w:rPr>
          <w:lang w:val="en-US"/>
        </w:rPr>
      </w:pPr>
      <w:del w:id="522" w:author="Andrea Mentges" w:date="2020-08-28T10:07:00Z">
        <w:r w:rsidDel="003F2020">
          <w:rPr>
            <w:lang w:val="en-US"/>
          </w:rPr>
          <w:delText xml:space="preserve">Corrected </w:delText>
        </w:r>
      </w:del>
      <w:ins w:id="523" w:author="Andrea Mentges" w:date="2020-08-28T10:07:00Z">
        <w:r w:rsidR="003F2020">
          <w:rPr>
            <w:lang w:val="en-US"/>
          </w:rPr>
          <w:t xml:space="preserve">Intrinsic </w:t>
        </w:r>
      </w:ins>
      <w:r w:rsidR="00092FF7">
        <w:rPr>
          <w:lang w:val="en-US"/>
        </w:rPr>
        <w:t xml:space="preserve">stability in the </w:t>
      </w:r>
      <w:r w:rsidR="002113F5">
        <w:rPr>
          <w:lang w:val="en-US"/>
        </w:rPr>
        <w:t>empirical data</w:t>
      </w:r>
    </w:p>
    <w:p w14:paraId="583C6888" w14:textId="50BBBE02" w:rsidR="004B4B16" w:rsidRDefault="00D247A8" w:rsidP="006F6B59">
      <w:pPr>
        <w:rPr>
          <w:lang w:val="en-US"/>
        </w:rPr>
      </w:pPr>
      <w:r>
        <w:rPr>
          <w:lang w:val="en-US"/>
        </w:rPr>
        <w:t>Next,</w:t>
      </w:r>
      <w:r w:rsidR="00F848A8">
        <w:rPr>
          <w:lang w:val="en-US"/>
        </w:rPr>
        <w:t xml:space="preserve"> we </w:t>
      </w:r>
      <w:del w:id="524" w:author="Andrea Mentges" w:date="2020-08-28T10:15:00Z">
        <w:r w:rsidR="004B4B16" w:rsidDel="00300277">
          <w:rPr>
            <w:lang w:val="en-US"/>
          </w:rPr>
          <w:delText>corrected the stability measures for growth rate</w:delText>
        </w:r>
        <w:r w:rsidR="006F6B59" w:rsidDel="00300277">
          <w:rPr>
            <w:lang w:val="en-US"/>
          </w:rPr>
          <w:delText xml:space="preserve"> rate</w:delText>
        </w:r>
      </w:del>
      <w:ins w:id="525" w:author="Andrea Mentges" w:date="2020-08-28T10:07:00Z">
        <w:r w:rsidR="003F2020">
          <w:rPr>
            <w:lang w:val="en-US"/>
          </w:rPr>
          <w:t>deriv</w:t>
        </w:r>
      </w:ins>
      <w:ins w:id="526" w:author="Andrea Mentges" w:date="2020-08-28T10:08:00Z">
        <w:r w:rsidR="003F2020">
          <w:rPr>
            <w:lang w:val="en-US"/>
          </w:rPr>
          <w:t>e estimates of intrinsic stability,</w:t>
        </w:r>
      </w:ins>
      <w:r w:rsidR="00967C29">
        <w:rPr>
          <w:lang w:val="en-US"/>
        </w:rPr>
        <w:t xml:space="preserve"> </w:t>
      </w:r>
      <w:ins w:id="527" w:author="Andrea Mentges" w:date="2020-08-28T10:16:00Z">
        <w:r w:rsidR="00300277">
          <w:rPr>
            <w:lang w:val="en-US"/>
          </w:rPr>
          <w:t xml:space="preserve">by accounting for growth rate </w:t>
        </w:r>
      </w:ins>
      <w:r w:rsidR="00F848A8">
        <w:rPr>
          <w:lang w:val="en-US"/>
        </w:rPr>
        <w:t xml:space="preserve">using </w:t>
      </w:r>
      <w:r w:rsidR="00173F14">
        <w:rPr>
          <w:lang w:val="en-US"/>
        </w:rPr>
        <w:t>our proposed methods</w:t>
      </w:r>
      <w:r w:rsidR="002F599E">
        <w:rPr>
          <w:lang w:val="en-US"/>
        </w:rPr>
        <w:t xml:space="preserve"> (see Solution section)</w:t>
      </w:r>
      <w:r>
        <w:rPr>
          <w:lang w:val="en-US"/>
        </w:rPr>
        <w:t xml:space="preserve">. </w:t>
      </w:r>
      <w:del w:id="528" w:author="Andrea Mentges" w:date="2020-08-28T10:16:00Z">
        <w:r w:rsidR="004B4B16" w:rsidRPr="004B4B16" w:rsidDel="00300277">
          <w:rPr>
            <w:color w:val="000000" w:themeColor="text1"/>
            <w:lang w:val="en-US"/>
          </w:rPr>
          <w:delText>The term “correct” in this context does not</w:delText>
        </w:r>
      </w:del>
      <w:ins w:id="529" w:author="Andrea Mentges" w:date="2020-08-28T10:16:00Z">
        <w:r w:rsidR="00300277">
          <w:rPr>
            <w:color w:val="000000" w:themeColor="text1"/>
            <w:lang w:val="en-US"/>
          </w:rPr>
          <w:t>We do not wish to</w:t>
        </w:r>
      </w:ins>
      <w:r w:rsidR="004B4B16" w:rsidRPr="004B4B16">
        <w:rPr>
          <w:color w:val="000000" w:themeColor="text1"/>
          <w:lang w:val="en-US"/>
        </w:rPr>
        <w:t xml:space="preserve"> imply that these </w:t>
      </w:r>
      <w:ins w:id="530" w:author="Andrea Mentges" w:date="2020-08-28T10:08:00Z">
        <w:r w:rsidR="003F2020">
          <w:rPr>
            <w:color w:val="000000" w:themeColor="text1"/>
            <w:lang w:val="en-US"/>
          </w:rPr>
          <w:t xml:space="preserve">intrinsic stability </w:t>
        </w:r>
      </w:ins>
      <w:r w:rsidR="004B4B16" w:rsidRPr="004B4B16">
        <w:rPr>
          <w:color w:val="000000" w:themeColor="text1"/>
          <w:lang w:val="en-US"/>
        </w:rPr>
        <w:t xml:space="preserve">measures carry more ecological meaning than the </w:t>
      </w:r>
      <w:del w:id="531" w:author="Andrea Mentges" w:date="2020-08-28T10:07:00Z">
        <w:r w:rsidR="004B4B16" w:rsidRPr="004B4B16" w:rsidDel="003F2020">
          <w:rPr>
            <w:color w:val="000000" w:themeColor="text1"/>
            <w:lang w:val="en-US"/>
          </w:rPr>
          <w:delText xml:space="preserve">raw </w:delText>
        </w:r>
      </w:del>
      <w:ins w:id="532" w:author="Andrea Mentges" w:date="2020-08-28T10:07:00Z">
        <w:r w:rsidR="003F2020">
          <w:rPr>
            <w:color w:val="000000" w:themeColor="text1"/>
            <w:lang w:val="en-US"/>
          </w:rPr>
          <w:t>realized</w:t>
        </w:r>
        <w:r w:rsidR="003F2020" w:rsidRPr="004B4B16">
          <w:rPr>
            <w:color w:val="000000" w:themeColor="text1"/>
            <w:lang w:val="en-US"/>
          </w:rPr>
          <w:t xml:space="preserve"> </w:t>
        </w:r>
      </w:ins>
      <w:r w:rsidR="004B4B16" w:rsidRPr="004B4B16">
        <w:rPr>
          <w:color w:val="000000" w:themeColor="text1"/>
          <w:lang w:val="en-US"/>
        </w:rPr>
        <w:t>stability measures, but</w:t>
      </w:r>
      <w:ins w:id="533" w:author="Andrea Mentges" w:date="2020-08-28T10:16:00Z">
        <w:r w:rsidR="00300277">
          <w:rPr>
            <w:color w:val="000000" w:themeColor="text1"/>
            <w:lang w:val="en-US"/>
          </w:rPr>
          <w:t xml:space="preserve"> simply</w:t>
        </w:r>
      </w:ins>
      <w:r w:rsidR="004B4B16" w:rsidRPr="004B4B16">
        <w:rPr>
          <w:color w:val="000000" w:themeColor="text1"/>
          <w:lang w:val="en-US"/>
        </w:rPr>
        <w:t xml:space="preserve"> that the influence of growth rate is reduced.</w:t>
      </w:r>
      <w:r w:rsidR="004B4B16" w:rsidRPr="004B4B16">
        <w:rPr>
          <w:rFonts w:eastAsiaTheme="minorHAnsi"/>
          <w:color w:val="000000" w:themeColor="text1"/>
          <w:lang w:val="en-US"/>
        </w:rPr>
        <w:t xml:space="preserve"> </w:t>
      </w:r>
      <w:r w:rsidR="002113F5">
        <w:rPr>
          <w:rFonts w:eastAsiaTheme="minorHAnsi"/>
          <w:color w:val="000000" w:themeColor="text1"/>
          <w:lang w:val="en-US"/>
        </w:rPr>
        <w:t xml:space="preserve">To </w:t>
      </w:r>
      <w:del w:id="534" w:author="Andrea Mentges" w:date="2020-08-28T10:16:00Z">
        <w:r w:rsidR="002113F5" w:rsidDel="00300277">
          <w:rPr>
            <w:rFonts w:eastAsiaTheme="minorHAnsi"/>
            <w:color w:val="000000" w:themeColor="text1"/>
            <w:lang w:val="en-US"/>
          </w:rPr>
          <w:delText>correct</w:delText>
        </w:r>
        <w:r w:rsidR="002F599E" w:rsidRPr="00934A24" w:rsidDel="00300277">
          <w:rPr>
            <w:rFonts w:eastAsiaTheme="minorHAnsi"/>
            <w:color w:val="000000" w:themeColor="text1"/>
            <w:lang w:val="en-US"/>
          </w:rPr>
          <w:delText xml:space="preserve"> </w:delText>
        </w:r>
      </w:del>
      <w:ins w:id="535" w:author="Andrea Mentges" w:date="2020-08-28T10:16:00Z">
        <w:r w:rsidR="00300277">
          <w:rPr>
            <w:rFonts w:eastAsiaTheme="minorHAnsi"/>
            <w:color w:val="000000" w:themeColor="text1"/>
            <w:lang w:val="en-US"/>
          </w:rPr>
          <w:t>de</w:t>
        </w:r>
      </w:ins>
      <w:ins w:id="536" w:author="Andrea Mentges" w:date="2020-08-28T10:17:00Z">
        <w:r w:rsidR="00300277">
          <w:rPr>
            <w:rFonts w:eastAsiaTheme="minorHAnsi"/>
            <w:color w:val="000000" w:themeColor="text1"/>
            <w:lang w:val="en-US"/>
          </w:rPr>
          <w:t>rive intrinsic</w:t>
        </w:r>
      </w:ins>
      <w:ins w:id="537" w:author="Andrea Mentges" w:date="2020-08-28T10:16:00Z">
        <w:r w:rsidR="00300277">
          <w:rPr>
            <w:rFonts w:eastAsiaTheme="minorHAnsi"/>
            <w:color w:val="000000" w:themeColor="text1"/>
            <w:lang w:val="en-US"/>
          </w:rPr>
          <w:t xml:space="preserve"> </w:t>
        </w:r>
      </w:ins>
      <w:r w:rsidR="002F599E" w:rsidRPr="00934A24">
        <w:rPr>
          <w:rFonts w:eastAsiaTheme="minorHAnsi"/>
          <w:color w:val="000000" w:themeColor="text1"/>
          <w:lang w:val="en-US"/>
        </w:rPr>
        <w:t>temporal stability</w:t>
      </w:r>
      <w:del w:id="538" w:author="Andrea Mentges" w:date="2020-08-28T10:16:00Z">
        <w:r w:rsidR="002113F5" w:rsidDel="00300277">
          <w:rPr>
            <w:rFonts w:eastAsiaTheme="minorHAnsi"/>
            <w:color w:val="000000" w:themeColor="text1"/>
            <w:lang w:val="en-US"/>
          </w:rPr>
          <w:delText xml:space="preserve"> for growth rate</w:delText>
        </w:r>
      </w:del>
      <w:r w:rsidR="002F599E" w:rsidRPr="00934A24">
        <w:rPr>
          <w:rFonts w:eastAsiaTheme="minorHAnsi"/>
          <w:color w:val="000000" w:themeColor="text1"/>
          <w:lang w:val="en-US"/>
        </w:rPr>
        <w:t>, we divided each estimate by the respective growth rate of the sampled organism. For</w:t>
      </w:r>
      <w:ins w:id="539" w:author="Andrea Mentges" w:date="2020-08-28T10:17:00Z">
        <w:r w:rsidR="00300277">
          <w:rPr>
            <w:rFonts w:eastAsiaTheme="minorHAnsi"/>
            <w:color w:val="000000" w:themeColor="text1"/>
            <w:lang w:val="en-US"/>
          </w:rPr>
          <w:t xml:space="preserve"> intrinsic</w:t>
        </w:r>
      </w:ins>
      <w:r w:rsidR="002F599E" w:rsidRPr="00934A24">
        <w:rPr>
          <w:rFonts w:eastAsiaTheme="minorHAnsi"/>
          <w:color w:val="000000" w:themeColor="text1"/>
          <w:lang w:val="en-US"/>
        </w:rPr>
        <w:t xml:space="preserve"> resilience and recovery, we re-scaled the time axis </w:t>
      </w:r>
      <w:r w:rsidR="002113F5">
        <w:rPr>
          <w:rFonts w:eastAsiaTheme="minorHAnsi"/>
          <w:color w:val="000000" w:themeColor="text1"/>
          <w:lang w:val="en-US"/>
        </w:rPr>
        <w:t>by subtracting the time point of disturbance and then multiplying by</w:t>
      </w:r>
      <w:r w:rsidR="002F599E" w:rsidRPr="00934A24">
        <w:rPr>
          <w:rFonts w:eastAsiaTheme="minorHAnsi"/>
          <w:color w:val="000000" w:themeColor="text1"/>
          <w:lang w:val="en-US"/>
        </w:rPr>
        <w:t xml:space="preserve"> growth rate. For resistance, we derived an adjusted sampling interval, based on the minimum sampling interval of the fastest-growing organism (in this case microbes) times the ratio of growth rate of microbes to the growth rate of </w:t>
      </w:r>
      <w:r w:rsidR="002113F5">
        <w:rPr>
          <w:rFonts w:eastAsiaTheme="minorHAnsi"/>
          <w:color w:val="000000" w:themeColor="text1"/>
          <w:lang w:val="en-US"/>
        </w:rPr>
        <w:t xml:space="preserve">each </w:t>
      </w:r>
      <w:r w:rsidR="002F599E" w:rsidRPr="00934A24">
        <w:rPr>
          <w:rFonts w:eastAsiaTheme="minorHAnsi"/>
          <w:color w:val="000000" w:themeColor="text1"/>
          <w:lang w:val="en-US"/>
        </w:rPr>
        <w:t xml:space="preserve">organism. We then derived </w:t>
      </w:r>
      <w:del w:id="540" w:author="Andrea Mentges" w:date="2020-08-28T10:08:00Z">
        <w:r w:rsidR="002F599E" w:rsidRPr="00934A24" w:rsidDel="003F2020">
          <w:rPr>
            <w:rFonts w:eastAsiaTheme="minorHAnsi"/>
            <w:color w:val="000000" w:themeColor="text1"/>
            <w:lang w:val="en-US"/>
          </w:rPr>
          <w:delText xml:space="preserve">corrected </w:delText>
        </w:r>
      </w:del>
      <w:ins w:id="541" w:author="Andrea Mentges" w:date="2020-08-28T10:08:00Z">
        <w:r w:rsidR="003F2020">
          <w:rPr>
            <w:rFonts w:eastAsiaTheme="minorHAnsi"/>
            <w:color w:val="000000" w:themeColor="text1"/>
            <w:lang w:val="en-US"/>
          </w:rPr>
          <w:t>intrinsic</w:t>
        </w:r>
        <w:r w:rsidR="003F2020" w:rsidRPr="00934A24">
          <w:rPr>
            <w:rFonts w:eastAsiaTheme="minorHAnsi"/>
            <w:color w:val="000000" w:themeColor="text1"/>
            <w:lang w:val="en-US"/>
          </w:rPr>
          <w:t xml:space="preserve"> </w:t>
        </w:r>
      </w:ins>
      <w:r w:rsidR="002F599E" w:rsidRPr="00934A24">
        <w:rPr>
          <w:rFonts w:eastAsiaTheme="minorHAnsi"/>
          <w:color w:val="000000" w:themeColor="text1"/>
          <w:lang w:val="en-US"/>
        </w:rPr>
        <w:t xml:space="preserve">resistance as the treatment/control ratio at the </w:t>
      </w:r>
      <w:r w:rsidR="002113F5">
        <w:rPr>
          <w:rFonts w:eastAsiaTheme="minorHAnsi"/>
          <w:color w:val="000000" w:themeColor="text1"/>
          <w:lang w:val="en-US"/>
        </w:rPr>
        <w:t>a</w:t>
      </w:r>
      <w:r w:rsidR="002F599E" w:rsidRPr="00934A24">
        <w:rPr>
          <w:rFonts w:eastAsiaTheme="minorHAnsi"/>
          <w:color w:val="000000" w:themeColor="text1"/>
          <w:lang w:val="en-US"/>
        </w:rPr>
        <w:t>djusted sampling interval via linear interpolation</w:t>
      </w:r>
      <w:r>
        <w:rPr>
          <w:lang w:val="en-US"/>
        </w:rPr>
        <w:t xml:space="preserve">. </w:t>
      </w:r>
    </w:p>
    <w:p w14:paraId="12EE251B" w14:textId="77777777" w:rsidR="004B4B16" w:rsidRDefault="004B4B16" w:rsidP="006F6B59">
      <w:pPr>
        <w:rPr>
          <w:lang w:val="en-US"/>
        </w:rPr>
      </w:pPr>
    </w:p>
    <w:p w14:paraId="74F3AD59" w14:textId="2FCF0829" w:rsidR="006B4017" w:rsidRPr="002F599E" w:rsidRDefault="00857D02" w:rsidP="006F6B59">
      <w:pPr>
        <w:rPr>
          <w:rFonts w:eastAsiaTheme="minorHAnsi"/>
          <w:color w:val="000000" w:themeColor="text1"/>
          <w:highlight w:val="yellow"/>
          <w:lang w:val="en-US"/>
        </w:rPr>
      </w:pPr>
      <w:r>
        <w:rPr>
          <w:lang w:val="en-US"/>
        </w:rPr>
        <w:t>W</w:t>
      </w:r>
      <w:r w:rsidR="00F848A8">
        <w:rPr>
          <w:lang w:val="en-US"/>
        </w:rPr>
        <w:t>e found that</w:t>
      </w:r>
      <w:del w:id="542" w:author="Andrea Mentges" w:date="2020-09-08T10:17:00Z">
        <w:r w:rsidR="002113F5" w:rsidDel="004B6AC6">
          <w:rPr>
            <w:lang w:val="en-US"/>
          </w:rPr>
          <w:delText>,</w:delText>
        </w:r>
        <w:r w:rsidR="00173F14" w:rsidDel="004B6AC6">
          <w:rPr>
            <w:lang w:val="en-US"/>
          </w:rPr>
          <w:delText xml:space="preserve"> </w:delText>
        </w:r>
        <w:r w:rsidR="002113F5" w:rsidDel="004B6AC6">
          <w:rPr>
            <w:lang w:val="en-US"/>
          </w:rPr>
          <w:delText xml:space="preserve">accounting for growth rate, </w:delText>
        </w:r>
        <w:r w:rsidR="006F6B59" w:rsidDel="004B6AC6">
          <w:rPr>
            <w:lang w:val="en-US"/>
          </w:rPr>
          <w:delText>the stability</w:delText>
        </w:r>
      </w:del>
      <w:r w:rsidR="006F6B59">
        <w:rPr>
          <w:lang w:val="en-US"/>
        </w:rPr>
        <w:t xml:space="preserve"> trends</w:t>
      </w:r>
      <w:r w:rsidR="00967C29">
        <w:rPr>
          <w:lang w:val="en-US"/>
        </w:rPr>
        <w:t xml:space="preserve"> in </w:t>
      </w:r>
      <w:ins w:id="543" w:author="Andrea Mentges" w:date="2020-09-08T10:17:00Z">
        <w:r w:rsidR="004B6AC6">
          <w:rPr>
            <w:lang w:val="en-US"/>
          </w:rPr>
          <w:t xml:space="preserve">intrinsic stability in </w:t>
        </w:r>
      </w:ins>
      <w:r w:rsidR="00967C29">
        <w:rPr>
          <w:lang w:val="en-US"/>
        </w:rPr>
        <w:t>the empirical data</w:t>
      </w:r>
      <w:r w:rsidR="006F6B59">
        <w:rPr>
          <w:lang w:val="en-US"/>
        </w:rPr>
        <w:t xml:space="preserve"> </w:t>
      </w:r>
      <w:del w:id="544" w:author="Andrea Mentges" w:date="2020-09-08T10:18:00Z">
        <w:r w:rsidR="006F6B59" w:rsidRPr="00857D02" w:rsidDel="004B6AC6">
          <w:rPr>
            <w:lang w:val="en-US"/>
          </w:rPr>
          <w:delText>change</w:delText>
        </w:r>
        <w:r w:rsidR="00F848A8" w:rsidRPr="00857D02" w:rsidDel="004B6AC6">
          <w:rPr>
            <w:lang w:val="en-US"/>
          </w:rPr>
          <w:delText>d</w:delText>
        </w:r>
        <w:r w:rsidR="00D247A8" w:rsidRPr="00857D02" w:rsidDel="004B6AC6">
          <w:rPr>
            <w:lang w:val="en-US"/>
          </w:rPr>
          <w:delText xml:space="preserve"> </w:delText>
        </w:r>
      </w:del>
      <w:ins w:id="545" w:author="Andrea Mentges" w:date="2020-09-08T10:18:00Z">
        <w:r w:rsidR="004B6AC6">
          <w:rPr>
            <w:lang w:val="en-US"/>
          </w:rPr>
          <w:t>differed from trends in realized stability</w:t>
        </w:r>
        <w:r w:rsidR="004B6AC6" w:rsidRPr="00857D02">
          <w:rPr>
            <w:lang w:val="en-US"/>
          </w:rPr>
          <w:t xml:space="preserve"> </w:t>
        </w:r>
      </w:ins>
      <w:r w:rsidR="00D247A8" w:rsidRPr="00857D02">
        <w:rPr>
          <w:lang w:val="en-US"/>
        </w:rPr>
        <w:t>(</w:t>
      </w:r>
      <w:r w:rsidRPr="00857D02">
        <w:rPr>
          <w:lang w:val="en-US"/>
        </w:rPr>
        <w:fldChar w:fldCharType="begin"/>
      </w:r>
      <w:r w:rsidRPr="00857D02">
        <w:rPr>
          <w:lang w:val="en-US"/>
        </w:rPr>
        <w:instrText xml:space="preserve"> REF _Ref47088145 \h  \* MERGEFORMAT </w:instrText>
      </w:r>
      <w:r w:rsidRPr="00857D02">
        <w:rPr>
          <w:lang w:val="en-US"/>
        </w:rPr>
      </w:r>
      <w:r w:rsidRPr="00857D02">
        <w:rPr>
          <w:lang w:val="en-US"/>
        </w:rPr>
        <w:fldChar w:fldCharType="separate"/>
      </w:r>
      <w:r w:rsidR="00647CE2" w:rsidRPr="00647CE2">
        <w:rPr>
          <w:lang w:val="en-US"/>
        </w:rPr>
        <w:t xml:space="preserve">Figure </w:t>
      </w:r>
      <w:r w:rsidR="00647CE2" w:rsidRPr="00647CE2">
        <w:rPr>
          <w:noProof/>
          <w:lang w:val="en-US"/>
        </w:rPr>
        <w:t>6</w:t>
      </w:r>
      <w:r w:rsidRPr="00857D02">
        <w:rPr>
          <w:lang w:val="en-US"/>
        </w:rPr>
        <w:fldChar w:fldCharType="end"/>
      </w:r>
      <w:r w:rsidR="00D247A8" w:rsidRPr="00857D02">
        <w:rPr>
          <w:lang w:val="en-US"/>
        </w:rPr>
        <w:t>)</w:t>
      </w:r>
      <w:r w:rsidR="004D172D" w:rsidRPr="00857D02">
        <w:rPr>
          <w:lang w:val="en-US"/>
        </w:rPr>
        <w:t>.</w:t>
      </w:r>
      <w:r w:rsidR="00D247A8">
        <w:rPr>
          <w:lang w:val="en-US"/>
        </w:rPr>
        <w:t xml:space="preserve"> </w:t>
      </w:r>
      <w:r w:rsidR="00D247A8" w:rsidRPr="00967C29">
        <w:rPr>
          <w:lang w:val="en-US"/>
        </w:rPr>
        <w:t xml:space="preserve">Specifically, </w:t>
      </w:r>
      <w:del w:id="546" w:author="Andrea Mentges" w:date="2020-08-28T10:08:00Z">
        <w:r w:rsidR="002113F5" w:rsidRPr="00967C29" w:rsidDel="003F2020">
          <w:rPr>
            <w:lang w:val="en-US"/>
          </w:rPr>
          <w:delText xml:space="preserve">corrected </w:delText>
        </w:r>
      </w:del>
      <w:ins w:id="547" w:author="Andrea Mentges" w:date="2020-08-28T10:08:00Z">
        <w:r w:rsidR="003F2020">
          <w:rPr>
            <w:lang w:val="en-US"/>
          </w:rPr>
          <w:t>intrinsic</w:t>
        </w:r>
        <w:r w:rsidR="003F2020" w:rsidRPr="00967C29">
          <w:rPr>
            <w:lang w:val="en-US"/>
          </w:rPr>
          <w:t xml:space="preserve"> </w:t>
        </w:r>
      </w:ins>
      <w:r w:rsidR="002113F5" w:rsidRPr="00967C29">
        <w:rPr>
          <w:lang w:val="en-US"/>
        </w:rPr>
        <w:t>recovery increase</w:t>
      </w:r>
      <w:r w:rsidR="007902C9">
        <w:rPr>
          <w:lang w:val="en-US"/>
        </w:rPr>
        <w:t>d</w:t>
      </w:r>
      <w:r w:rsidR="002113F5" w:rsidRPr="00967C29">
        <w:rPr>
          <w:lang w:val="en-US"/>
        </w:rPr>
        <w:t xml:space="preserve"> with growth rate (whereas r</w:t>
      </w:r>
      <w:ins w:id="548" w:author="Andrea Mentges" w:date="2020-08-28T10:09:00Z">
        <w:r w:rsidR="003F2020">
          <w:rPr>
            <w:lang w:val="en-US"/>
          </w:rPr>
          <w:t>ealized</w:t>
        </w:r>
      </w:ins>
      <w:del w:id="549" w:author="Andrea Mentges" w:date="2020-08-28T10:09:00Z">
        <w:r w:rsidR="002113F5" w:rsidRPr="00967C29" w:rsidDel="003F2020">
          <w:rPr>
            <w:lang w:val="en-US"/>
          </w:rPr>
          <w:delText>aw</w:delText>
        </w:r>
      </w:del>
      <w:r w:rsidR="002113F5" w:rsidRPr="00967C29">
        <w:rPr>
          <w:lang w:val="en-US"/>
        </w:rPr>
        <w:t xml:space="preserve"> recovery was </w:t>
      </w:r>
      <w:r w:rsidR="007902C9">
        <w:rPr>
          <w:lang w:val="en-US"/>
        </w:rPr>
        <w:t xml:space="preserve">rather </w:t>
      </w:r>
      <w:r w:rsidR="002113F5" w:rsidRPr="00967C29">
        <w:rPr>
          <w:lang w:val="en-US"/>
        </w:rPr>
        <w:t>constant)</w:t>
      </w:r>
      <w:r w:rsidR="00D247A8" w:rsidRPr="00967C29">
        <w:rPr>
          <w:lang w:val="en-US"/>
        </w:rPr>
        <w:t>.</w:t>
      </w:r>
      <w:r w:rsidR="004D172D" w:rsidRPr="00967C29">
        <w:rPr>
          <w:lang w:val="en-US"/>
        </w:rPr>
        <w:t xml:space="preserve"> </w:t>
      </w:r>
      <w:del w:id="550" w:author="Andrea Mentges" w:date="2020-08-28T10:09:00Z">
        <w:r w:rsidR="007902C9" w:rsidDel="003F2020">
          <w:rPr>
            <w:lang w:val="en-US"/>
          </w:rPr>
          <w:delText xml:space="preserve">Corrected </w:delText>
        </w:r>
      </w:del>
      <w:ins w:id="551" w:author="Andrea Mentges" w:date="2020-08-28T10:09:00Z">
        <w:r w:rsidR="003F2020">
          <w:rPr>
            <w:lang w:val="en-US"/>
          </w:rPr>
          <w:t xml:space="preserve">Intrinsic </w:t>
        </w:r>
      </w:ins>
      <w:r w:rsidR="007902C9">
        <w:rPr>
          <w:lang w:val="en-US"/>
        </w:rPr>
        <w:t xml:space="preserve">temporal stability does not show a clear trend (whereas </w:t>
      </w:r>
      <w:del w:id="552" w:author="Andrea Mentges" w:date="2020-08-28T10:09:00Z">
        <w:r w:rsidR="007902C9" w:rsidDel="003F2020">
          <w:rPr>
            <w:lang w:val="en-US"/>
          </w:rPr>
          <w:delText xml:space="preserve">raw </w:delText>
        </w:r>
      </w:del>
      <w:ins w:id="553" w:author="Andrea Mentges" w:date="2020-08-28T10:09:00Z">
        <w:r w:rsidR="003F2020">
          <w:rPr>
            <w:lang w:val="en-US"/>
          </w:rPr>
          <w:t xml:space="preserve">realized </w:t>
        </w:r>
      </w:ins>
      <w:r w:rsidR="007902C9">
        <w:rPr>
          <w:lang w:val="en-US"/>
        </w:rPr>
        <w:t xml:space="preserve">temporal stability largely increased). </w:t>
      </w:r>
      <w:r w:rsidR="004D172D" w:rsidRPr="00967C29">
        <w:rPr>
          <w:lang w:val="en-US"/>
        </w:rPr>
        <w:t xml:space="preserve">For </w:t>
      </w:r>
      <w:del w:id="554" w:author="Andrea Mentges" w:date="2020-08-28T10:09:00Z">
        <w:r w:rsidR="00D247A8" w:rsidRPr="00967C29" w:rsidDel="003F2020">
          <w:rPr>
            <w:lang w:val="en-US"/>
          </w:rPr>
          <w:delText xml:space="preserve">corrected </w:delText>
        </w:r>
      </w:del>
      <w:ins w:id="555" w:author="Andrea Mentges" w:date="2020-08-28T10:09:00Z">
        <w:r w:rsidR="003F2020">
          <w:rPr>
            <w:lang w:val="en-US"/>
          </w:rPr>
          <w:t xml:space="preserve">intrinsic </w:t>
        </w:r>
      </w:ins>
      <w:r w:rsidR="004D172D" w:rsidRPr="00967C29">
        <w:rPr>
          <w:lang w:val="en-US"/>
        </w:rPr>
        <w:t xml:space="preserve">resilience, </w:t>
      </w:r>
      <w:r w:rsidR="00A2119C" w:rsidRPr="00967C29">
        <w:rPr>
          <w:lang w:val="en-US"/>
        </w:rPr>
        <w:t xml:space="preserve">the </w:t>
      </w:r>
      <w:r w:rsidR="004D172D" w:rsidRPr="00967C29">
        <w:rPr>
          <w:lang w:val="en-US"/>
        </w:rPr>
        <w:t xml:space="preserve">direction of the trend </w:t>
      </w:r>
      <w:r w:rsidR="002113F5" w:rsidRPr="00967C29">
        <w:rPr>
          <w:lang w:val="en-US"/>
        </w:rPr>
        <w:t>was</w:t>
      </w:r>
      <w:r w:rsidR="004D172D" w:rsidRPr="00967C29">
        <w:rPr>
          <w:lang w:val="en-US"/>
        </w:rPr>
        <w:t xml:space="preserve"> even reversed</w:t>
      </w:r>
      <w:r w:rsidR="002B1DBC">
        <w:rPr>
          <w:lang w:val="en-US"/>
        </w:rPr>
        <w:t>:</w:t>
      </w:r>
      <w:r w:rsidR="00D247A8" w:rsidRPr="00967C29">
        <w:rPr>
          <w:lang w:val="en-US"/>
        </w:rPr>
        <w:t xml:space="preserve"> </w:t>
      </w:r>
      <w:del w:id="556" w:author="Andrea Mentges" w:date="2020-08-28T10:09:00Z">
        <w:r w:rsidR="002113F5" w:rsidRPr="00967C29" w:rsidDel="003F2020">
          <w:rPr>
            <w:lang w:val="en-US"/>
          </w:rPr>
          <w:delText xml:space="preserve">raw </w:delText>
        </w:r>
      </w:del>
      <w:ins w:id="557" w:author="Andrea Mentges" w:date="2020-08-28T10:09:00Z">
        <w:r w:rsidR="003F2020" w:rsidRPr="00967C29">
          <w:rPr>
            <w:lang w:val="en-US"/>
          </w:rPr>
          <w:t>r</w:t>
        </w:r>
        <w:r w:rsidR="003F2020">
          <w:rPr>
            <w:lang w:val="en-US"/>
          </w:rPr>
          <w:t>ealized</w:t>
        </w:r>
        <w:r w:rsidR="003F2020" w:rsidRPr="00967C29">
          <w:rPr>
            <w:lang w:val="en-US"/>
          </w:rPr>
          <w:t xml:space="preserve"> </w:t>
        </w:r>
      </w:ins>
      <w:r w:rsidR="002113F5" w:rsidRPr="00967C29">
        <w:rPr>
          <w:lang w:val="en-US"/>
        </w:rPr>
        <w:t>resilience increased</w:t>
      </w:r>
      <w:r w:rsidR="007902C9">
        <w:rPr>
          <w:lang w:val="en-US"/>
        </w:rPr>
        <w:t>, whereas</w:t>
      </w:r>
      <w:r w:rsidR="002113F5" w:rsidRPr="00967C29">
        <w:rPr>
          <w:lang w:val="en-US"/>
        </w:rPr>
        <w:t xml:space="preserve"> </w:t>
      </w:r>
      <w:del w:id="558" w:author="Andrea Mentges" w:date="2020-08-28T10:09:00Z">
        <w:r w:rsidR="002113F5" w:rsidRPr="00967C29" w:rsidDel="003F2020">
          <w:rPr>
            <w:lang w:val="en-US"/>
          </w:rPr>
          <w:delText xml:space="preserve">corrected </w:delText>
        </w:r>
      </w:del>
      <w:ins w:id="559" w:author="Andrea Mentges" w:date="2020-08-28T10:09:00Z">
        <w:r w:rsidR="003F2020">
          <w:rPr>
            <w:lang w:val="en-US"/>
          </w:rPr>
          <w:t>intrinsic</w:t>
        </w:r>
        <w:r w:rsidR="003F2020" w:rsidRPr="00967C29">
          <w:rPr>
            <w:lang w:val="en-US"/>
          </w:rPr>
          <w:t xml:space="preserve"> </w:t>
        </w:r>
      </w:ins>
      <w:r w:rsidR="002113F5" w:rsidRPr="00967C29">
        <w:rPr>
          <w:lang w:val="en-US"/>
        </w:rPr>
        <w:t>stability decreased</w:t>
      </w:r>
      <w:r w:rsidR="004D172D" w:rsidRPr="00967C29">
        <w:rPr>
          <w:lang w:val="en-US"/>
        </w:rPr>
        <w:t xml:space="preserve">. Resistance </w:t>
      </w:r>
      <w:r w:rsidR="007902C9">
        <w:rPr>
          <w:lang w:val="en-US"/>
        </w:rPr>
        <w:t>wa</w:t>
      </w:r>
      <w:r w:rsidR="004D172D" w:rsidRPr="00967C29">
        <w:rPr>
          <w:lang w:val="en-US"/>
        </w:rPr>
        <w:t>s the only stability aspect that show</w:t>
      </w:r>
      <w:r w:rsidR="007902C9">
        <w:rPr>
          <w:lang w:val="en-US"/>
        </w:rPr>
        <w:t>ed</w:t>
      </w:r>
      <w:r w:rsidR="004D172D" w:rsidRPr="00967C29">
        <w:rPr>
          <w:lang w:val="en-US"/>
        </w:rPr>
        <w:t xml:space="preserve"> a similar trend </w:t>
      </w:r>
      <w:r w:rsidR="00173F14" w:rsidRPr="00967C29">
        <w:rPr>
          <w:lang w:val="en-US"/>
        </w:rPr>
        <w:t xml:space="preserve">irrespective of whether </w:t>
      </w:r>
      <w:del w:id="560" w:author="Andrea Mentges" w:date="2020-08-28T10:18:00Z">
        <w:r w:rsidR="007902C9" w:rsidDel="00300277">
          <w:rPr>
            <w:lang w:val="en-US"/>
          </w:rPr>
          <w:delText xml:space="preserve">it was corrected for </w:delText>
        </w:r>
      </w:del>
      <w:r w:rsidR="007902C9">
        <w:rPr>
          <w:lang w:val="en-US"/>
        </w:rPr>
        <w:t xml:space="preserve">growth rate </w:t>
      </w:r>
      <w:ins w:id="561" w:author="Andrea Mentges" w:date="2020-08-28T10:18:00Z">
        <w:r w:rsidR="00300277">
          <w:rPr>
            <w:lang w:val="en-US"/>
          </w:rPr>
          <w:t xml:space="preserve">was accounted for </w:t>
        </w:r>
      </w:ins>
      <w:r w:rsidR="00E34BD3" w:rsidRPr="00967C29">
        <w:rPr>
          <w:lang w:val="en-US"/>
        </w:rPr>
        <w:t>or not (largely increasing in both cases)</w:t>
      </w:r>
      <w:r w:rsidR="00173F14" w:rsidRPr="00967C29">
        <w:rPr>
          <w:lang w:val="en-US"/>
        </w:rPr>
        <w:t>.</w:t>
      </w:r>
    </w:p>
    <w:p w14:paraId="5E9F11D5" w14:textId="77777777" w:rsidR="00CA07D9" w:rsidRDefault="00CA07D9" w:rsidP="00CA07D9">
      <w:pPr>
        <w:rPr>
          <w:lang w:val="en-US"/>
        </w:rPr>
      </w:pPr>
    </w:p>
    <w:p w14:paraId="767EB625" w14:textId="55760E96" w:rsidR="00186159" w:rsidRPr="00186159" w:rsidRDefault="00925D71" w:rsidP="00186159">
      <w:pPr>
        <w:keepNext/>
        <w:rPr>
          <w:b/>
        </w:rPr>
      </w:pPr>
      <w:r>
        <w:rPr>
          <w:b/>
          <w:noProof/>
          <w:lang w:val="en-US"/>
        </w:rPr>
        <w:drawing>
          <wp:inline distT="0" distB="0" distL="0" distR="0" wp14:anchorId="2D1A71C0" wp14:editId="0434E5FB">
            <wp:extent cx="6610525" cy="198847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se_stuy2_ratio-metrics-cor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39043" cy="1997055"/>
                    </a:xfrm>
                    <a:prstGeom prst="rect">
                      <a:avLst/>
                    </a:prstGeom>
                  </pic:spPr>
                </pic:pic>
              </a:graphicData>
            </a:graphic>
          </wp:inline>
        </w:drawing>
      </w:r>
    </w:p>
    <w:p w14:paraId="761EB2B5" w14:textId="20BB4614" w:rsidR="00186159" w:rsidRPr="00186159" w:rsidRDefault="00186159" w:rsidP="00186159">
      <w:pPr>
        <w:pStyle w:val="Beschriftung"/>
        <w:rPr>
          <w:color w:val="FF0000"/>
        </w:rPr>
      </w:pPr>
      <w:bookmarkStart w:id="562" w:name="_Ref47088145"/>
      <w:r w:rsidRPr="00186159">
        <w:rPr>
          <w:b/>
        </w:rPr>
        <w:t xml:space="preserve">Figure </w:t>
      </w:r>
      <w:r w:rsidRPr="00186159">
        <w:rPr>
          <w:b/>
        </w:rPr>
        <w:fldChar w:fldCharType="begin"/>
      </w:r>
      <w:r w:rsidRPr="00186159">
        <w:rPr>
          <w:b/>
        </w:rPr>
        <w:instrText xml:space="preserve"> SEQ Figure \* ARABIC </w:instrText>
      </w:r>
      <w:r w:rsidRPr="00186159">
        <w:rPr>
          <w:b/>
        </w:rPr>
        <w:fldChar w:fldCharType="separate"/>
      </w:r>
      <w:r w:rsidR="00647CE2">
        <w:rPr>
          <w:b/>
          <w:noProof/>
        </w:rPr>
        <w:t>6</w:t>
      </w:r>
      <w:r w:rsidRPr="00186159">
        <w:rPr>
          <w:b/>
        </w:rPr>
        <w:fldChar w:fldCharType="end"/>
      </w:r>
      <w:bookmarkEnd w:id="562"/>
      <w:r w:rsidRPr="00186159">
        <w:rPr>
          <w:b/>
        </w:rPr>
        <w:t xml:space="preserve">: </w:t>
      </w:r>
      <w:del w:id="563" w:author="Andrea Mentges" w:date="2020-08-28T10:10:00Z">
        <w:r w:rsidR="00967C29" w:rsidDel="003F2020">
          <w:rPr>
            <w:b/>
          </w:rPr>
          <w:delText>Stability corrected</w:delText>
        </w:r>
      </w:del>
      <w:ins w:id="564" w:author="Andrea Mentges" w:date="2020-08-28T10:10:00Z">
        <w:r w:rsidR="003F2020">
          <w:rPr>
            <w:b/>
          </w:rPr>
          <w:t xml:space="preserve">Intrinsic stability </w:t>
        </w:r>
      </w:ins>
      <w:del w:id="565" w:author="Andrea Mentges" w:date="2020-08-28T10:10:00Z">
        <w:r w:rsidR="00967C29" w:rsidDel="003F2020">
          <w:rPr>
            <w:b/>
          </w:rPr>
          <w:delText xml:space="preserve"> for growth rate</w:delText>
        </w:r>
        <w:r w:rsidRPr="00186159" w:rsidDel="003F2020">
          <w:rPr>
            <w:b/>
            <w:bCs/>
          </w:rPr>
          <w:delText xml:space="preserve"> </w:delText>
        </w:r>
      </w:del>
      <w:r w:rsidRPr="00186159">
        <w:rPr>
          <w:b/>
          <w:bCs/>
        </w:rPr>
        <w:t xml:space="preserve">in </w:t>
      </w:r>
      <w:r w:rsidR="000F7A36">
        <w:rPr>
          <w:b/>
          <w:bCs/>
        </w:rPr>
        <w:t>a</w:t>
      </w:r>
      <w:r w:rsidR="002113F5">
        <w:rPr>
          <w:b/>
          <w:bCs/>
        </w:rPr>
        <w:t xml:space="preserve">n empirical </w:t>
      </w:r>
      <w:r w:rsidR="000F7A36">
        <w:rPr>
          <w:b/>
          <w:bCs/>
        </w:rPr>
        <w:t>data set</w:t>
      </w:r>
      <w:r w:rsidRPr="00186159">
        <w:rPr>
          <w:b/>
          <w:bCs/>
        </w:rPr>
        <w:t xml:space="preserve"> </w:t>
      </w:r>
      <w:r w:rsidR="002B1DBC" w:rsidRPr="002B1DBC">
        <w:rPr>
          <w:b/>
          <w:bCs/>
        </w:rPr>
        <w:fldChar w:fldCharType="begin" w:fldLock="1"/>
      </w:r>
      <w:r w:rsidR="002B1DBC">
        <w:rPr>
          <w:b/>
          <w:bCs/>
        </w:rPr>
        <w:instrText>ADDIN CSL_CITATION {"citationItems":[{"id":"ITEM-1","itemData":{"DOI":"10.1111/ele.13457","ISSN":"14610248","abstract":"Most ecosystems are affected by anthropogenic or natural pulse disturbances, which alter the community composition and functioning for a limited period of time. Whether and how quickly communities recover from such pulses is central to our understanding of biodiversity dynamics and ecosystem organisation, but also to nature conservation and management. Here, we present a meta-analysis of 508 (semi-)natural field experiments globally distributed across marine, terrestrial and freshwater ecosystems. We found recovery to be significant yet incomplete. At the end of the experiments, disturbed treatments resembled controls again when considering abundance (94%), biomass (82%), and univariate diversity measures (88%). Most disturbed treatments did not further depart from control after the pulse, indicating that few studies showed novel trajectories induced by the pulse. Only multivariate community composition on average showed little recovery: disturbed species composition remained dissimilar to the control throughout most experiments. Still, when experiments revealed a higher compositional stability, they tended to also show higher functional stability. Recovery was more complete when systems had high resistance, whereas resilience and resistance were negatively correlated. The overall results were highly consistent across studies, but significant differences between ecosystems and organism groups appeared. Future research on disturbances should aim to understand these differences, but also fill obvious gaps in the empirical assessments for regions (especially the tropics), ecosystems and organisms. In summary, we provide general evidence that (semi-)natural communities can recover from pulse disturbances, but compositional aspects are more vulnerable to long-lasting effects of pulse disturbance than the emergent functions associated to them.","author":[{"dropping-particle":"","family":"Hillebrand","given":"Helmut","non-dropping-particle":"","parse-names":false,"suffix":""},{"dropping-particle":"","family":"Kunze","given":"Charlotte","non-dropping-particle":"","parse-names":false,"suffix":""}],"container-title":"Ecology Letters","id":"ITEM-1","issue":"3","issued":{"date-parts":[["2020"]]},"page":"575-585","title":"Meta-analysis on pulse disturbances reveals differences in functional and compositional recovery across ecosystems","type":"article-journal","volume":"23"},"uris":["http://www.mendeley.com/documents/?uuid=ba60d7fa-ca7d-4cfd-968b-2b12a1044b18"]}],"mendeley":{"formattedCitation":"(Hillebrand &amp; Kunze 2020)","plainTextFormattedCitation":"(Hillebrand &amp; Kunze 2020)","previouslyFormattedCitation":"(Hillebrand &amp; Kunze 2020)"},"properties":{"noteIndex":0},"schema":"https://github.com/citation-style-language/schema/raw/master/csl-citation.json"}</w:instrText>
      </w:r>
      <w:r w:rsidR="002B1DBC" w:rsidRPr="002B1DBC">
        <w:rPr>
          <w:b/>
          <w:bCs/>
        </w:rPr>
        <w:fldChar w:fldCharType="separate"/>
      </w:r>
      <w:r w:rsidR="002B1DBC" w:rsidRPr="002B1DBC">
        <w:rPr>
          <w:b/>
          <w:bCs/>
          <w:noProof/>
        </w:rPr>
        <w:t>(Hillebrand &amp; Kunze 2020)</w:t>
      </w:r>
      <w:r w:rsidR="002B1DBC" w:rsidRPr="002B1DBC">
        <w:rPr>
          <w:b/>
          <w:bCs/>
        </w:rPr>
        <w:fldChar w:fldCharType="end"/>
      </w:r>
      <w:r w:rsidRPr="002B1DBC">
        <w:rPr>
          <w:b/>
          <w:bCs/>
        </w:rPr>
        <w:t>.</w:t>
      </w:r>
      <w:r w:rsidRPr="00186159">
        <w:rPr>
          <w:b/>
          <w:bCs/>
        </w:rPr>
        <w:t xml:space="preserve"> </w:t>
      </w:r>
      <w:del w:id="566" w:author="Andrea Mentges" w:date="2020-08-28T10:18:00Z">
        <w:r w:rsidR="00967C29" w:rsidDel="00300277">
          <w:delText>Stability estimates</w:delText>
        </w:r>
        <w:r w:rsidDel="00300277">
          <w:delText xml:space="preserve"> are</w:delText>
        </w:r>
      </w:del>
      <w:ins w:id="567" w:author="Andrea Mentges" w:date="2020-08-28T10:18:00Z">
        <w:r w:rsidR="00300277">
          <w:t xml:space="preserve">Intrinsic stability is derived by accounting </w:t>
        </w:r>
      </w:ins>
      <w:del w:id="568" w:author="Andrea Mentges" w:date="2020-08-28T10:19:00Z">
        <w:r w:rsidDel="00300277">
          <w:delText xml:space="preserve"> </w:delText>
        </w:r>
        <w:r w:rsidR="00967C29" w:rsidDel="00300277">
          <w:delText>corrected</w:delText>
        </w:r>
        <w:r w:rsidR="00A758DC" w:rsidDel="00300277">
          <w:delText xml:space="preserve"> to account</w:delText>
        </w:r>
        <w:r w:rsidDel="00300277">
          <w:delText xml:space="preserve"> </w:delText>
        </w:r>
      </w:del>
      <w:r>
        <w:t>for the influence of growth rate</w:t>
      </w:r>
      <w:r w:rsidRPr="00186159">
        <w:t xml:space="preserve">, </w:t>
      </w:r>
      <w:r w:rsidR="00732EE6">
        <w:t>(</w:t>
      </w:r>
      <w:r w:rsidRPr="00186159">
        <w:t xml:space="preserve">a) </w:t>
      </w:r>
      <w:del w:id="569" w:author="Andrea Mentges" w:date="2020-08-28T10:10:00Z">
        <w:r w:rsidDel="003F2020">
          <w:delText xml:space="preserve">corrected </w:delText>
        </w:r>
      </w:del>
      <w:ins w:id="570" w:author="Andrea Mentges" w:date="2020-08-28T10:10:00Z">
        <w:r w:rsidR="003F2020">
          <w:t>int</w:t>
        </w:r>
      </w:ins>
      <w:ins w:id="571" w:author="Andrea Mentges" w:date="2020-08-28T10:11:00Z">
        <w:r w:rsidR="003F2020">
          <w:t>rinsic</w:t>
        </w:r>
      </w:ins>
      <w:ins w:id="572" w:author="Andrea Mentges" w:date="2020-08-28T10:10:00Z">
        <w:r w:rsidR="003F2020">
          <w:t xml:space="preserve"> </w:t>
        </w:r>
      </w:ins>
      <w:r w:rsidRPr="00186159">
        <w:t>re</w:t>
      </w:r>
      <w:r w:rsidR="00173648">
        <w:t>covery</w:t>
      </w:r>
      <w:r w:rsidRPr="00186159">
        <w:t xml:space="preserve">, </w:t>
      </w:r>
      <w:r w:rsidR="00732EE6">
        <w:t>(</w:t>
      </w:r>
      <w:r w:rsidRPr="00186159">
        <w:t xml:space="preserve">b) </w:t>
      </w:r>
      <w:del w:id="573" w:author="Andrea Mentges" w:date="2020-08-28T10:11:00Z">
        <w:r w:rsidDel="003F2020">
          <w:delText>corrected</w:delText>
        </w:r>
        <w:r w:rsidRPr="00186159" w:rsidDel="003F2020">
          <w:delText xml:space="preserve"> </w:delText>
        </w:r>
      </w:del>
      <w:ins w:id="574" w:author="Andrea Mentges" w:date="2020-08-28T10:11:00Z">
        <w:r w:rsidR="003F2020">
          <w:t>intrinsic</w:t>
        </w:r>
        <w:r w:rsidR="003F2020" w:rsidRPr="00186159">
          <w:t xml:space="preserve"> </w:t>
        </w:r>
      </w:ins>
      <w:r w:rsidRPr="00186159">
        <w:t>re</w:t>
      </w:r>
      <w:r w:rsidR="00173648">
        <w:t>silience</w:t>
      </w:r>
      <w:r w:rsidRPr="00B820EE">
        <w:t xml:space="preserve">, </w:t>
      </w:r>
      <w:r w:rsidR="00732EE6">
        <w:t>(</w:t>
      </w:r>
      <w:r w:rsidRPr="00B820EE">
        <w:t xml:space="preserve">c) </w:t>
      </w:r>
      <w:ins w:id="575" w:author="Andrea Mentges" w:date="2020-08-28T10:11:00Z">
        <w:r w:rsidR="003F2020">
          <w:t>intrinsic</w:t>
        </w:r>
      </w:ins>
      <w:del w:id="576" w:author="Andrea Mentges" w:date="2020-08-28T10:11:00Z">
        <w:r w:rsidDel="003F2020">
          <w:delText>corrected</w:delText>
        </w:r>
      </w:del>
      <w:r>
        <w:t xml:space="preserve"> </w:t>
      </w:r>
      <w:r w:rsidRPr="00B820EE">
        <w:t>re</w:t>
      </w:r>
      <w:r w:rsidR="00173648">
        <w:t>sistance</w:t>
      </w:r>
      <w:r w:rsidRPr="00B820EE">
        <w:t xml:space="preserve">, and </w:t>
      </w:r>
      <w:r w:rsidR="00732EE6">
        <w:t>(</w:t>
      </w:r>
      <w:r w:rsidRPr="00B820EE">
        <w:t xml:space="preserve">d) </w:t>
      </w:r>
      <w:del w:id="577" w:author="Andrea Mentges" w:date="2020-08-28T10:11:00Z">
        <w:r w:rsidDel="003F2020">
          <w:delText xml:space="preserve">corrected </w:delText>
        </w:r>
      </w:del>
      <w:ins w:id="578" w:author="Andrea Mentges" w:date="2020-08-28T10:11:00Z">
        <w:r w:rsidR="003F2020">
          <w:t xml:space="preserve">intrinsic </w:t>
        </w:r>
      </w:ins>
      <w:r>
        <w:t>temporal stability (on logarithmic scale)</w:t>
      </w:r>
      <w:r w:rsidRPr="00B820EE">
        <w:t>. Variability of stability measures is visualized as a boxplot, where the edges of the black boxes indicate the 25</w:t>
      </w:r>
      <w:r w:rsidRPr="003121F5">
        <w:rPr>
          <w:vertAlign w:val="superscript"/>
        </w:rPr>
        <w:t>th</w:t>
      </w:r>
      <w:r w:rsidRPr="00B820EE">
        <w:t xml:space="preserve"> and 75</w:t>
      </w:r>
      <w:r w:rsidRPr="003121F5">
        <w:rPr>
          <w:vertAlign w:val="superscript"/>
        </w:rPr>
        <w:t>th</w:t>
      </w:r>
      <w:r w:rsidRPr="00B820EE">
        <w:t xml:space="preserve"> </w:t>
      </w:r>
      <w:r w:rsidRPr="004D172D">
        <w:t>percentiles</w:t>
      </w:r>
      <w:r w:rsidRPr="00B820EE">
        <w:t xml:space="preserve">. The colored lines indicate the median (yellow) and mean (orange) stability </w:t>
      </w:r>
      <w:r>
        <w:t>per</w:t>
      </w:r>
      <w:r w:rsidRPr="00B820EE">
        <w:t xml:space="preserve"> organism group.</w:t>
      </w:r>
      <w:commentRangeEnd w:id="512"/>
      <w:r w:rsidR="00355BB3">
        <w:rPr>
          <w:rStyle w:val="Kommentarzeichen"/>
          <w:rFonts w:ascii="Times New Roman" w:hAnsi="Times New Roman" w:cs="Times New Roman"/>
          <w:iCs w:val="0"/>
          <w:color w:val="auto"/>
          <w:lang w:val="de-DE"/>
        </w:rPr>
        <w:commentReference w:id="512"/>
      </w:r>
    </w:p>
    <w:p w14:paraId="70D6461F" w14:textId="77777777" w:rsidR="00EF49BE" w:rsidRDefault="00EF49BE" w:rsidP="00EF49BE">
      <w:pPr>
        <w:rPr>
          <w:lang w:val="en-US"/>
        </w:rPr>
      </w:pPr>
    </w:p>
    <w:p w14:paraId="65007491" w14:textId="7AD24CB9" w:rsidR="00412425" w:rsidRDefault="003A18B6" w:rsidP="00412425">
      <w:pPr>
        <w:pStyle w:val="berschrift1"/>
        <w:rPr>
          <w:lang w:val="en-US"/>
        </w:rPr>
      </w:pPr>
      <w:r>
        <w:rPr>
          <w:lang w:val="en-US"/>
        </w:rPr>
        <w:t>Discussion</w:t>
      </w:r>
    </w:p>
    <w:p w14:paraId="4C253DE5" w14:textId="11EF93F6" w:rsidR="00412425" w:rsidRDefault="00412425" w:rsidP="00412425">
      <w:pPr>
        <w:rPr>
          <w:lang w:val="en-US"/>
        </w:rPr>
      </w:pPr>
    </w:p>
    <w:p w14:paraId="2F0C0242" w14:textId="68BAD743" w:rsidR="008C5344" w:rsidRPr="00A47B17" w:rsidRDefault="003B13DC" w:rsidP="001B0B02">
      <w:pPr>
        <w:pStyle w:val="berschrift2"/>
        <w:rPr>
          <w:lang w:val="en-US"/>
        </w:rPr>
      </w:pPr>
      <w:r w:rsidRPr="00A47B17">
        <w:rPr>
          <w:lang w:val="en-US"/>
        </w:rPr>
        <w:t>Conceptual</w:t>
      </w:r>
      <w:r w:rsidR="008C5344" w:rsidRPr="00A47B17">
        <w:rPr>
          <w:lang w:val="en-US"/>
        </w:rPr>
        <w:t xml:space="preserve"> illustration</w:t>
      </w:r>
    </w:p>
    <w:p w14:paraId="6F364811" w14:textId="1DE4559B" w:rsidR="00D730A9" w:rsidRPr="00E34BD3" w:rsidRDefault="008C5344" w:rsidP="00412425">
      <w:pPr>
        <w:rPr>
          <w:color w:val="000000" w:themeColor="text1"/>
          <w:lang w:val="en-US"/>
        </w:rPr>
      </w:pPr>
      <w:r>
        <w:rPr>
          <w:lang w:val="en-US"/>
        </w:rPr>
        <w:t>Our</w:t>
      </w:r>
      <w:r w:rsidR="00285F6B">
        <w:rPr>
          <w:lang w:val="en-US"/>
        </w:rPr>
        <w:t xml:space="preserve"> simple model </w:t>
      </w:r>
      <w:r>
        <w:rPr>
          <w:lang w:val="en-US"/>
        </w:rPr>
        <w:t>illustrat</w:t>
      </w:r>
      <w:r w:rsidR="00285F6B">
        <w:rPr>
          <w:lang w:val="en-US"/>
        </w:rPr>
        <w:t>es how</w:t>
      </w:r>
      <w:r>
        <w:rPr>
          <w:lang w:val="en-US"/>
        </w:rPr>
        <w:t xml:space="preserve"> all four </w:t>
      </w:r>
      <w:ins w:id="579" w:author="Andrea Mentges" w:date="2020-09-08T10:18:00Z">
        <w:r w:rsidR="004B6AC6">
          <w:rPr>
            <w:lang w:val="en-US"/>
          </w:rPr>
          <w:t xml:space="preserve">realized </w:t>
        </w:r>
      </w:ins>
      <w:r>
        <w:rPr>
          <w:lang w:val="en-US"/>
        </w:rPr>
        <w:t xml:space="preserve">stability measures (recovery, resilience, resistance, and temporal stability) </w:t>
      </w:r>
      <w:r w:rsidR="00DF4DBD">
        <w:rPr>
          <w:lang w:val="en-US"/>
        </w:rPr>
        <w:t>should</w:t>
      </w:r>
      <w:r w:rsidR="00285F6B">
        <w:rPr>
          <w:lang w:val="en-US"/>
        </w:rPr>
        <w:t xml:space="preserve"> critically depend on the rates of growth of the organisms being studied</w:t>
      </w:r>
      <w:r>
        <w:rPr>
          <w:lang w:val="en-US"/>
        </w:rPr>
        <w:t xml:space="preserve">. </w:t>
      </w:r>
      <w:r w:rsidR="00DF4DBD">
        <w:rPr>
          <w:lang w:val="en-US"/>
        </w:rPr>
        <w:t>Indeed,</w:t>
      </w:r>
      <w:r w:rsidR="00285F6B">
        <w:rPr>
          <w:lang w:val="en-US"/>
        </w:rPr>
        <w:t xml:space="preserve"> growth rates have been empirically linked to</w:t>
      </w:r>
      <w:r w:rsidR="00DF4DBD">
        <w:rPr>
          <w:lang w:val="en-US"/>
        </w:rPr>
        <w:t xml:space="preserve"> both </w:t>
      </w:r>
      <w:r>
        <w:rPr>
          <w:lang w:val="en-US"/>
        </w:rPr>
        <w:t xml:space="preserve">recovery </w:t>
      </w:r>
      <w:r w:rsidRPr="00B82E4E">
        <w:rPr>
          <w:color w:val="000000" w:themeColor="text1"/>
          <w:lang w:val="en-US"/>
        </w:rPr>
        <w:fldChar w:fldCharType="begin" w:fldLock="1"/>
      </w:r>
      <w:r w:rsidR="002B1DBC">
        <w:rPr>
          <w:color w:val="000000" w:themeColor="text1"/>
          <w:lang w:val="en-US"/>
        </w:rPr>
        <w:instrText>ADDIN CSL_CITATION {"citationItems":[{"id":"ITEM-1","itemData":{"DOI":"10.1111/1365-2664.12277","ISSN":"13652664","abstract":"The Ecosystem Approach to Fisheries requires that managers take account of the environmental impacts of fishing. Towed bottom-fishing gears disturb seabed habitats and cause mortality of benthic invertebrates. Measurements of recovery rates of marine habitats after fishing disturbance can provide insight into spatial variations in resilience and may be used to assess the sustainability of these fishing impacts and inform the development of appropriate management strategies. To measure recovery on real fishing grounds at fishery- and management-relevant scales, we estimated the post-disturbance recovery rates of epifaunal marine benthic communities on coarse and hard substrata across &gt;4000 km 2 of seabed where the patchy distribution of bottom fishing in space and time creates a mosaic of habitat patches at different stages of recovery. The history of fishing events at each location was described using satellite vessel monitoring system (VMS) data. Recovery rates were extrapolated from the relationship between time since the last fishing event and abundance of epifaunal benthic invertebrates with life-history traits that are expected to make them sensitive to fishing. Recovery of abundance of all species and functional groups (medium to medium-large size, medium to long life span, suspension feeding, high body flexibility and low mobility species) was estimated to take &lt;1 to &gt;10 years, depending on the group, with faster recovery in areas with faster tidal currents. The recovery of large species was faster when conspecifics were abundant within a radius of 6 km, suggesting an important role for maintaining local sources of recruits to repopulate impacted areas. Synthesis and applications. We used a new method to estimate the recovery rate of benthic communities and to describe spatial differences in sensitivity to fishing. Bottom fishing in areas that recover quickly will minimize overall impacts, while leaving unfished patches of seabed will enhance recovery rates in fished areas. We conclude that management plans which limit bottom trawls and dredge fisheries to more resilient areas and maintain unfished patches within these areas will minimize the collective impacts of a given amount of fishing effort on seabed habitats. We used a new method to estimate the recovery rate of benthic communities and to describe spatial differences in sensitivity to fishing. Bottom fishing in areas that recover quickly will minimize overall impacts, while leaving unfishe…","author":[{"dropping-particle":"","family":"Lambert","given":"Gwladys I.","non-dropping-particle":"","parse-names":false,"suffix":""},{"dropping-particle":"","family":"Jennings","given":"Simon","non-dropping-particle":"","parse-names":false,"suffix":""},{"dropping-particle":"","family":"Kaiser","given":"Michel J.","non-dropping-particle":"","parse-names":false,"suffix":""},{"dropping-particle":"","family":"Davies","given":"Thomas W.","non-dropping-particle":"","parse-names":false,"suffix":""},{"dropping-particle":"","family":"Hiddink","given":"Jan G.","non-dropping-particle":"","parse-names":false,"suffix":""}],"container-title":"Journal of Applied Ecology","id":"ITEM-1","issue":"5","issued":{"date-parts":[["2014"]]},"page":"1326-1336","title":"Quantifying recovery rates and resilience of seabed habitats impacted by bottom fishing","type":"article-journal","volume":"51"},"uris":["http://www.mendeley.com/documents/?uuid=f477cf5f-6301-4c90-baad-705bbf630159"]},{"id":"ITEM-2","itemData":{"DOI":"10.1111/ele.12867","ISSN":"14610248","abstract":"Ecological stability is the central framework to understand an ecosystem's ability to absorb or recover from environmental change. Recent modelling and conceptual work suggests that stability is a multidimensional construct comprising different response aspects. Using two freshwater mesocosm experiments as case studies, we show how the response to single perturbations can be decomposed in different stability aspects (resistance, resilience, recovery, temporal stability) for both ecosystem functions and community composition. We find that extended community recovery is tightly connected to a nearly complete recovery of the function (biomass production), whereas systems with incomplete recovery of the species composition ranged widely in their biomass compared to controls. Moreover, recovery was most complete when either resistance or resilience was high, the latter associated with low temporal stability around the recovery trend. In summary, no single aspect of stability was sufficient to reflect the overall stability of the system.","author":[{"dropping-particle":"","family":"Hillebrand","given":"Helmut","non-dropping-particle":"","parse-names":false,"suffix":""},{"dropping-particle":"","family":"Langenheder","given":"Silke","non-dropping-particle":"","parse-names":false,"suffix":""},{"dropping-particle":"","family":"Lebret","given":"Karen","non-dropping-particle":"","parse-names":false,"suffix":""},{"dropping-particle":"","family":"Lindström","given":"Eva","non-dropping-particle":"","parse-names":false,"suffix":""},{"dropping-particle":"","family":"Östman","given":"Örjan","non-dropping-particle":"","parse-names":false,"suffix":""},{"dropping-particle":"","family":"Striebel","given":"Maren","non-dropping-particle":"","parse-names":false,"suffix":""}],"container-title":"Ecology Letters","id":"ITEM-2","issue":"1","issued":{"date-parts":[["2018"]]},"note":"PREVIOUSLY: this was &amp;quot;hillebrand2018&amp;quot;, I renamed it to &amp;quot;hillebrand2018b&amp;quot; on 21st of january to avoid mixup","page":"21-30","title":"Decomposing multiple dimensions of stability in global change experiments","type":"article-journal","volume":"21"},"uris":["http://www.mendeley.com/documents/?uuid=64e55a5c-4b9e-4149-8c04-324c43e48466"]}],"mendeley":{"formattedCitation":"(Lambert &lt;i&gt;et al.&lt;/i&gt; 2014; Hillebrand &lt;i&gt;et al.&lt;/i&gt; 2018)","plainTextFormattedCitation":"(Lambert et al. 2014; Hillebrand et al. 2018)","previouslyFormattedCitation":"(Lambert &lt;i&gt;et al.&lt;/i&gt; 2014; Hillebrand &lt;i&gt;et al.&lt;/i&gt; 2018)"},"properties":{"noteIndex":0},"schema":"https://github.com/citation-style-language/schema/raw/master/csl-citation.json"}</w:instrText>
      </w:r>
      <w:r w:rsidRPr="00B82E4E">
        <w:rPr>
          <w:color w:val="000000" w:themeColor="text1"/>
          <w:lang w:val="en-US"/>
        </w:rPr>
        <w:fldChar w:fldCharType="separate"/>
      </w:r>
      <w:r w:rsidR="00D730A9" w:rsidRPr="00D730A9">
        <w:rPr>
          <w:noProof/>
          <w:color w:val="000000" w:themeColor="text1"/>
          <w:lang w:val="en-US"/>
        </w:rPr>
        <w:t xml:space="preserve">(Lambert </w:t>
      </w:r>
      <w:r w:rsidR="00D730A9" w:rsidRPr="00D730A9">
        <w:rPr>
          <w:i/>
          <w:noProof/>
          <w:color w:val="000000" w:themeColor="text1"/>
          <w:lang w:val="en-US"/>
        </w:rPr>
        <w:t>et al.</w:t>
      </w:r>
      <w:r w:rsidR="00D730A9" w:rsidRPr="00D730A9">
        <w:rPr>
          <w:noProof/>
          <w:color w:val="000000" w:themeColor="text1"/>
          <w:lang w:val="en-US"/>
        </w:rPr>
        <w:t xml:space="preserve"> 2014; Hillebrand </w:t>
      </w:r>
      <w:r w:rsidR="00D730A9" w:rsidRPr="00D730A9">
        <w:rPr>
          <w:i/>
          <w:noProof/>
          <w:color w:val="000000" w:themeColor="text1"/>
          <w:lang w:val="en-US"/>
        </w:rPr>
        <w:t>et al.</w:t>
      </w:r>
      <w:r w:rsidR="00D730A9" w:rsidRPr="00D730A9">
        <w:rPr>
          <w:noProof/>
          <w:color w:val="000000" w:themeColor="text1"/>
          <w:lang w:val="en-US"/>
        </w:rPr>
        <w:t xml:space="preserve"> 2018)</w:t>
      </w:r>
      <w:r w:rsidRPr="00B82E4E">
        <w:rPr>
          <w:color w:val="000000" w:themeColor="text1"/>
          <w:lang w:val="en-US"/>
        </w:rPr>
        <w:fldChar w:fldCharType="end"/>
      </w:r>
      <w:r>
        <w:rPr>
          <w:color w:val="000000" w:themeColor="text1"/>
          <w:lang w:val="en-US"/>
        </w:rPr>
        <w:t xml:space="preserve"> and resilience </w:t>
      </w:r>
      <w:r w:rsidRPr="00B82E4E">
        <w:rPr>
          <w:color w:val="000000" w:themeColor="text1"/>
          <w:lang w:val="en-US"/>
        </w:rPr>
        <w:fldChar w:fldCharType="begin" w:fldLock="1"/>
      </w:r>
      <w:r w:rsidR="002B1DBC">
        <w:rPr>
          <w:color w:val="000000" w:themeColor="text1"/>
          <w:lang w:val="en-US"/>
        </w:rPr>
        <w:instrText>ADDIN CSL_CITATION {"citationItems":[{"id":"ITEM-1","itemData":{"DOI":"10.1111/j.1365-2427.2008.02159.x","ISSN":"00465070","abstract":"1. Around the year 2000, historically abundant populations of brown trout (Salmo trutta) and Atlantic salmon (S. salar) co-occurring in rivers flowing along the Cantabrian corridor of north-western Spain showed a dramatic decline to alarming levels. For one reason or another, fishing was not banned and fishing pressure continued to reduce the few survivors. Unexpectedly, the populations recovered 'naturally' in a very short time period to the extent that in 2004-06 numbers had attained population sizes comparable to those of the mid 1980s. 2. The population of brown trout in Rio Chaballos showed a boom-and-bust pattern concurrent with those observed across broader geographical scales. This study revisits a 22-year data set to explore the nature of the severe decline and rapid recovery of this population. 3. Recruitment was related to stream discharge in March that covers the emergence period and the earliest search stages for food. Coefficients of variation for discharge and recruitment increased over the years and were highly correlated with each other, demonstrating that increased temporal variability in recruitment is strongly linked to increased variability in stream discharge. In turn, recruitment appears to be the major determinant of year-class strength and hence, of population size. 4. A number of factors appeared to operate as resilience mechanisms, permitting the population to increase rapidly when environmental conditions are optimal. These include strong recruitment-discharge relationships, short life-span, small stocks of eggs or offspring required to fill the amount of space suitable for the youngest juveniles and a few females surviving to spawn for a second time. 5. Implications for fishery management and conservation are discussed in the context of the expectation that these populations will vary over the coming years within ranges similar to those in this study. © 2008 Blackwell Publishing Ltd.","author":[{"dropping-particle":"","family":"Lobón-Cerviá","given":"Javier","non-dropping-particle":"","parse-names":false,"suffix":""}],"container-title":"Freshwater Biology","id":"ITEM-1","issue":"6","issued":{"date-parts":[["2009"]]},"page":"1149-1162","title":"Why, when and how do fish populations decline, collapse and recover? The example of brown trout (Salmo trutta) in Rio Chaballos (northwestern Spain)","type":"article-journal","volume":"54"},"uris":["http://www.mendeley.com/documents/?uuid=180f0db9-2b14-46bc-a856-57008a811539"]},{"id":"ITEM-2","itemData":{"DOI":"10.1111/1365-2664.13278","ISSN":"13652664","abstract":"Bottom trawling is the most widespread human activity directly affecting seabed habitats. Assessment and effective management of the effects of bottom trawling at the scale of fisheries requires an understanding of differences in sensitivity of biota to trawling. Responses to disturbance are expected to depend on the intrinsic rate of increase in populations (r), which is expected to be linearly related to the reciprocal of longevity. We examine the relationship between the longevity of benthic invertebrates and their response to bottom trawling; both in terms of the immediate mortality following a trawl pass and their subsequent rates of recovery. We collate all available data from experimental and comparative trawling studies, and test how longevity influences these aspects of sensitivity. The shortest lived organisms (&lt;1 year) increased in abundance shortly after experimental trawling but showed no response to trawling in long-term comparative studies. Conversely, the abundance of biota with a life span &gt;1 year decreased by ~9% immediately following a trawl pass. The effect of bottom trawling in comparative studies increased with longevity, with a 2–3× larger effect on biota living &gt;10 years than on biota living 1–3 years. We attribute this difference to the slower recovery rates of the long-lived biota. The observed relationship between the intrinsic rate of population increase (r, our metric of recovery rate) and the reciprocal of longevity matches theoretical expectation and predicts that the sensitivity of habitats to bottom trawling is higher in habitats with higher proportions of long-lived organisms. Synthesis and applications. Where the longevity of a species or the longevity distribution of a community is known or can be inferred, our estimates of depletion and intrinsic rate of increase can be combined with high-resolution maps of trawling intensity to assess trawling impacts at the scale of the fishery or other defined unit of assessment. Our estimates of r may also be used to estimate recovery times following other forms of seabed disturbance.","author":[{"dropping-particle":"","family":"Hiddink","given":"Jan Geert","non-dropping-particle":"","parse-names":false,"suffix":""},{"dropping-particle":"","family":"Jennings","given":"Simon","non-dropping-particle":"","parse-names":false,"suffix":""},{"dropping-particle":"","family":"Sciberras","given":"Marija","non-dropping-particle":"","parse-names":false,"suffix":""},{"dropping-particle":"","family":"Bolam","given":"Stefan G.","non-dropping-particle":"","parse-names":false,"suffix":""},{"dropping-particle":"","family":"Cambiè","given":"Giulia","non-dropping-particle":"","parse-names":false,"suffix":""},{"dropping-particle":"","family":"McConnaughey","given":"Robert A.","non-dropping-particle":"","parse-names":false,"suffix":""},{"dropping-particle":"","family":"Mazor","given":"Tessa","non-dropping-particle":"","parse-names":false,"suffix":""},{"dropping-particle":"","family":"Hilborn","given":"Ray","non-dropping-particle":"","parse-names":false,"suffix":""},{"dropping-particle":"","family":"Collie","given":"Jeremy S.","non-dropping-particle":"","parse-names":false,"suffix":""},{"dropping-particle":"","family":"Pitcher","given":"C. Roland","non-dropping-particle":"","parse-names":false,"suffix":""},{"dropping-particle":"","family":"Parma","given":"Ana M.","non-dropping-particle":"","parse-names":false,"suffix":""},{"dropping-particle":"","family":"Suuronen","given":"Petri","non-dropping-particle":"","parse-names":false,"suffix":""},{"dropping-particle":"","family":"Kaiser","given":"Michel J.","non-dropping-particle":"","parse-names":false,"suffix":""},{"dropping-particle":"","family":"Rijnsdorp","given":"Adriaan D.","non-dropping-particle":"","parse-names":false,"suffix":""}],"container-title":"Journal of Applied Ecology","id":"ITEM-2","issue":"5","issued":{"date-parts":[["2019"]]},"page":"1075-1084","title":"Assessing bottom trawling impacts based on the longevity of benthic invertebrates","type":"article-journal","volume":"56"},"uris":["http://www.mendeley.com/documents/?uuid=a08e1924-c421-4904-83a4-ae12f42076a9"]},{"id":"ITEM-3","itemData":{"DOI":"10.1016/j.pedobi.2019.150575","ISSN":"00314056","abstract":"Inorganic fertilizers have been reported to have effects on both microbial activities and soil microbial community structure. However, the published results are often contradictory. To overcome short-term fluctuations in microbial parameters it is necessary to study their changes over the long term. We investigated the impact of a 40-y inorganic fertilization of a grassland field on selected soil microbial enzymatic activities and on the composition of bacterial and fungal communities, assessed by terminal restriction fragment length polymorphism (T-RFLP). The following fertilizer treatments were compared: C (control, no fertilization), PK (phosphorus and potassium) fertilizer, 80N (lower nitrogen plus PK fertilizer) and 160 N (higher nitrogen plus PK fertilizer). The field trial also included a NF treatment where fertilization with high nitrogen doses was terminated after 20 y, and the subsequent 20 y were under a non-fertilization regime. Except for arylsulfatase, addition of PK was not sufficient intervention to influence enzyme activities. On the contrary, we observed a significant increase in cellobiosidase, phosphomonoesterase, and β-glucosidase activity in soils fertilized with N, although there was no difference in the enzyme activities between the 80N and 160N treatments. The activities of these enzymes in soils under NF treatment returned to the values of the control soils. Decreased activity of arylsulfatase was detected in treatments with fertilization compared to the control treatment. The shifts in the enzyme activities were accompanied by changes in the composition of whole bacterial and fungal communities, which was also affected by the long-term fertilization. Community composition in fertilized soils clearly differed from the control soils. Contrary to bacteria, 20 y following the cessation of fertilization in the NF treatment was not enough time for complete recovery of the fungal community to that observed in the control treatment. Our findings suggested that soil bacteria are more resilient to chemical fertilization disturbances than fungi.","author":[{"dropping-particle":"","family":"Čuhel","given":"Jiří","non-dropping-particle":"","parse-names":false,"suffix":""},{"dropping-particle":"","family":"Malý","given":"Stanislav","non-dropping-particle":"","parse-names":false,"suffix":""},{"dropping-particle":"","family":"Královec","given":"Josef","non-dropping-particle":"","parse-names":false,"suffix":""}],"container-title":"Pedobiologia","id":"ITEM-3","issue":"August","issued":{"date-parts":[["2019"]]},"page":"150575","publisher":"Elsevier","title":"Shifts and recovery of soil microbial communities in a 40-year field trial under mineral fertilization","type":"article-journal","volume":"77"},"uris":["http://www.mendeley.com/documents/?uuid=5db62315-01d3-4901-89e5-1ab802600325"]},{"id":"ITEM-4","itemData":{"DOI":"10.1111/ele.12867","ISSN":"14610248","abstract":"Ecological stability is the central framework to understand an ecosystem's ability to absorb or recover from environmental change. Recent modelling and conceptual work suggests that stability is a multidimensional construct comprising different response aspects. Using two freshwater mesocosm experiments as case studies, we show how the response to single perturbations can be decomposed in different stability aspects (resistance, resilience, recovery, temporal stability) for both ecosystem functions and community composition. We find that extended community recovery is tightly connected to a nearly complete recovery of the function (biomass production), whereas systems with incomplete recovery of the species composition ranged widely in their biomass compared to controls. Moreover, recovery was most complete when either resistance or resilience was high, the latter associated with low temporal stability around the recovery trend. In summary, no single aspect of stability was sufficient to reflect the overall stability of the system.","author":[{"dropping-particle":"","family":"Hillebrand","given":"Helmut","non-dropping-particle":"","parse-names":false,"suffix":""},{"dropping-particle":"","family":"Langenheder","given":"Silke","non-dropping-particle":"","parse-names":false,"suffix":""},{"dropping-particle":"","family":"Lebret","given":"Karen","non-dropping-particle":"","parse-names":false,"suffix":""},{"dropping-particle":"","family":"Lindström","given":"Eva","non-dropping-particle":"","parse-names":false,"suffix":""},{"dropping-particle":"","family":"Östman","given":"Örjan","non-dropping-particle":"","parse-names":false,"suffix":""},{"dropping-particle":"","family":"Striebel","given":"Maren","non-dropping-particle":"","parse-names":false,"suffix":""}],"container-title":"Ecology Letters","id":"ITEM-4","issue":"1","issued":{"date-parts":[["2018"]]},"note":"PREVIOUSLY: this was &amp;quot;hillebrand2018&amp;quot;, I renamed it to &amp;quot;hillebrand2018b&amp;quot; on 21st of january to avoid mixup","page":"21-30","title":"Decomposing multiple dimensions of stability in global change experiments","type":"article-journal","volume":"21"},"uris":["http://www.mendeley.com/documents/?uuid=64e55a5c-4b9e-4149-8c04-324c43e48466"]}],"mendeley":{"formattedCitation":"(Lobón-Cerviá 2009; Hillebrand &lt;i&gt;et al.&lt;/i&gt; 2018; Čuhel &lt;i&gt;et al.&lt;/i&gt; 2019; Hiddink &lt;i&gt;et al.&lt;/i&gt; 2019)","plainTextFormattedCitation":"(Lobón-Cerviá 2009; Hillebrand et al. 2018; Čuhel et al. 2019; Hiddink et al. 2019)","previouslyFormattedCitation":"(Lobón-Cerviá 2009; Hillebrand &lt;i&gt;et al.&lt;/i&gt; 2018; Čuhel &lt;i&gt;et al.&lt;/i&gt; 2019; Hiddink &lt;i&gt;et al.&lt;/i&gt; 2019)"},"properties":{"noteIndex":0},"schema":"https://github.com/citation-style-language/schema/raw/master/csl-citation.json"}</w:instrText>
      </w:r>
      <w:r w:rsidRPr="00B82E4E">
        <w:rPr>
          <w:color w:val="000000" w:themeColor="text1"/>
          <w:lang w:val="en-US"/>
        </w:rPr>
        <w:fldChar w:fldCharType="separate"/>
      </w:r>
      <w:r w:rsidR="00D730A9" w:rsidRPr="00D730A9">
        <w:rPr>
          <w:noProof/>
          <w:color w:val="000000" w:themeColor="text1"/>
          <w:lang w:val="en-US"/>
        </w:rPr>
        <w:t xml:space="preserve">(Lobón-Cerviá 2009; Hillebrand </w:t>
      </w:r>
      <w:r w:rsidR="00D730A9" w:rsidRPr="00D730A9">
        <w:rPr>
          <w:i/>
          <w:noProof/>
          <w:color w:val="000000" w:themeColor="text1"/>
          <w:lang w:val="en-US"/>
        </w:rPr>
        <w:t>et al.</w:t>
      </w:r>
      <w:r w:rsidR="00D730A9" w:rsidRPr="00D730A9">
        <w:rPr>
          <w:noProof/>
          <w:color w:val="000000" w:themeColor="text1"/>
          <w:lang w:val="en-US"/>
        </w:rPr>
        <w:t xml:space="preserve"> 2018; Čuhel </w:t>
      </w:r>
      <w:r w:rsidR="00D730A9" w:rsidRPr="00D730A9">
        <w:rPr>
          <w:i/>
          <w:noProof/>
          <w:color w:val="000000" w:themeColor="text1"/>
          <w:lang w:val="en-US"/>
        </w:rPr>
        <w:t>et al.</w:t>
      </w:r>
      <w:r w:rsidR="00D730A9" w:rsidRPr="00D730A9">
        <w:rPr>
          <w:noProof/>
          <w:color w:val="000000" w:themeColor="text1"/>
          <w:lang w:val="en-US"/>
        </w:rPr>
        <w:t xml:space="preserve"> 2019; Hiddink </w:t>
      </w:r>
      <w:r w:rsidR="00D730A9" w:rsidRPr="00D730A9">
        <w:rPr>
          <w:i/>
          <w:noProof/>
          <w:color w:val="000000" w:themeColor="text1"/>
          <w:lang w:val="en-US"/>
        </w:rPr>
        <w:t>et al.</w:t>
      </w:r>
      <w:r w:rsidR="00D730A9" w:rsidRPr="00D730A9">
        <w:rPr>
          <w:noProof/>
          <w:color w:val="000000" w:themeColor="text1"/>
          <w:lang w:val="en-US"/>
        </w:rPr>
        <w:t xml:space="preserve"> 2019)</w:t>
      </w:r>
      <w:r w:rsidRPr="00B82E4E">
        <w:rPr>
          <w:color w:val="000000" w:themeColor="text1"/>
          <w:lang w:val="en-US"/>
        </w:rPr>
        <w:fldChar w:fldCharType="end"/>
      </w:r>
      <w:r w:rsidRPr="00B82E4E">
        <w:rPr>
          <w:color w:val="000000" w:themeColor="text1"/>
          <w:lang w:val="en-US"/>
        </w:rPr>
        <w:t>.</w:t>
      </w:r>
      <w:r>
        <w:rPr>
          <w:color w:val="000000" w:themeColor="text1"/>
          <w:lang w:val="en-US"/>
        </w:rPr>
        <w:t xml:space="preserve"> </w:t>
      </w:r>
      <w:r w:rsidR="00285F6B">
        <w:rPr>
          <w:color w:val="000000" w:themeColor="text1"/>
          <w:lang w:val="en-US"/>
        </w:rPr>
        <w:t xml:space="preserve">Empirical evidence </w:t>
      </w:r>
      <w:r w:rsidR="00DF4DBD">
        <w:rPr>
          <w:color w:val="000000" w:themeColor="text1"/>
          <w:lang w:val="en-US"/>
        </w:rPr>
        <w:t xml:space="preserve">for resistance </w:t>
      </w:r>
      <w:r w:rsidR="00285F6B">
        <w:rPr>
          <w:color w:val="000000" w:themeColor="text1"/>
          <w:lang w:val="en-US"/>
        </w:rPr>
        <w:t>is</w:t>
      </w:r>
      <w:r w:rsidR="00DF4DBD">
        <w:rPr>
          <w:color w:val="000000" w:themeColor="text1"/>
          <w:lang w:val="en-US"/>
        </w:rPr>
        <w:t xml:space="preserve"> more mixed</w:t>
      </w:r>
      <w:r w:rsidR="00D9131B" w:rsidRPr="002D74E7">
        <w:rPr>
          <w:color w:val="000000" w:themeColor="text1"/>
          <w:lang w:val="en-US"/>
        </w:rPr>
        <w:t xml:space="preserve">, </w:t>
      </w:r>
      <w:r w:rsidR="00DF4DBD">
        <w:rPr>
          <w:color w:val="000000" w:themeColor="text1"/>
          <w:lang w:val="en-US"/>
        </w:rPr>
        <w:t xml:space="preserve">where </w:t>
      </w:r>
      <w:r w:rsidR="00D9131B" w:rsidRPr="002D74E7">
        <w:rPr>
          <w:color w:val="000000" w:themeColor="text1"/>
          <w:lang w:val="en-US"/>
        </w:rPr>
        <w:t>some studies report that fast-grower</w:t>
      </w:r>
      <w:r w:rsidR="00DF4DBD">
        <w:rPr>
          <w:color w:val="000000" w:themeColor="text1"/>
          <w:lang w:val="en-US"/>
        </w:rPr>
        <w:t>s</w:t>
      </w:r>
      <w:r w:rsidR="00D9131B" w:rsidRPr="002D74E7">
        <w:rPr>
          <w:color w:val="000000" w:themeColor="text1"/>
          <w:lang w:val="en-US"/>
        </w:rPr>
        <w:t xml:space="preserve"> are more resistant </w:t>
      </w:r>
      <w:r w:rsidR="00DF4DBD">
        <w:rPr>
          <w:color w:val="000000" w:themeColor="text1"/>
          <w:lang w:val="en-US"/>
        </w:rPr>
        <w:t>to harvesting</w:t>
      </w:r>
      <w:r w:rsidR="00D9131B" w:rsidRPr="002D74E7">
        <w:rPr>
          <w:color w:val="000000" w:themeColor="text1"/>
          <w:lang w:val="en-US"/>
        </w:rPr>
        <w:t xml:space="preserve"> </w:t>
      </w:r>
      <w:r w:rsidR="00D9131B">
        <w:rPr>
          <w:color w:val="000000" w:themeColor="text1"/>
          <w:lang w:val="en-US"/>
        </w:rPr>
        <w:fldChar w:fldCharType="begin" w:fldLock="1"/>
      </w:r>
      <w:r w:rsidR="002B1DBC">
        <w:rPr>
          <w:color w:val="000000" w:themeColor="text1"/>
          <w:lang w:val="en-US"/>
        </w:rPr>
        <w:instrText>ADDIN CSL_CITATION {"citationItems":[{"id":"ITEM-1","itemData":{"DOI":"10.1046/j.1523-1739.1997.96022.x","ISSN":"08888892","abstract":"Species inhabiting tropical forests are thought to be on the verge of mass extinction. Much work has focused on extinction rates caused by deforestation; however, many of the recorded extinctions that have occurred since 1600 were a result of overhunting. We collected data on the relative abundance of large-bodied mammals in the northeastern Peruvian Amazon in areas with persistent hunting pressure and in areas with infrequent hunting pressure. We quantified the effects of hunting by calculating the change in abundance of species between the infrequently and persistently hunted sites. We report that in Amazonian mammals weighing more than 1 kg the degree of population declines caused by hunting is correlated with the species' intrinsic rate of natural increase (r(max)), longevity, and generation time. Our results show that species with long-lived individuals, low rates of increase, and long generation times are more vulnerable to extinction than species with short-lived individuals, high rates of increase, and shorter generations.","author":[{"dropping-particle":"","family":"Bodmer","given":"Richard E.","non-dropping-particle":"","parse-names":false,"suffix":""},{"dropping-particle":"","family":"Eisenberg","given":"John F.","non-dropping-particle":"","parse-names":false,"suffix":""},{"dropping-particle":"","family":"Redford","given":"Kent H.","non-dropping-particle":"","parse-names":false,"suffix":""}],"container-title":"Conservation Biology","id":"ITEM-1","issue":"2","issued":{"date-parts":[["1997"]]},"page":"460-466","title":"Hunting and the likelihood of extinction of Amazonian mammals","type":"article-journal","volume":"11"},"uris":["http://www.mendeley.com/documents/?uuid=c362df33-007f-4aaa-9df9-4a83625d3cc2"]},{"id":"ITEM-2","itemData":{"DOI":"10.1111/1365-2664.13278","ISSN":"13652664","abstract":"Bottom trawling is the most widespread human activity directly affecting seabed habitats. Assessment and effective management of the effects of bottom trawling at the scale of fisheries requires an understanding of differences in sensitivity of biota to trawling. Responses to disturbance are expected to depend on the intrinsic rate of increase in populations (r), which is expected to be linearly related to the reciprocal of longevity. We examine the relationship between the longevity of benthic invertebrates and their response to bottom trawling; both in terms of the immediate mortality following a trawl pass and their subsequent rates of recovery. We collate all available data from experimental and comparative trawling studies, and test how longevity influences these aspects of sensitivity. The shortest lived organisms (&lt;1 year) increased in abundance shortly after experimental trawling but showed no response to trawling in long-term comparative studies. Conversely, the abundance of biota with a life span &gt;1 year decreased by ~9% immediately following a trawl pass. The effect of bottom trawling in comparative studies increased with longevity, with a 2–3× larger effect on biota living &gt;10 years than on biota living 1–3 years. We attribute this difference to the slower recovery rates of the long-lived biota. The observed relationship between the intrinsic rate of population increase (r, our metric of recovery rate) and the reciprocal of longevity matches theoretical expectation and predicts that the sensitivity of habitats to bottom trawling is higher in habitats with higher proportions of long-lived organisms. Synthesis and applications. Where the longevity of a species or the longevity distribution of a community is known or can be inferred, our estimates of depletion and intrinsic rate of increase can be combined with high-resolution maps of trawling intensity to assess trawling impacts at the scale of the fishery or other defined unit of assessment. Our estimates of r may also be used to estimate recovery times following other forms of seabed disturbance.","author":[{"dropping-particle":"","family":"Hiddink","given":"Jan Geert","non-dropping-particle":"","parse-names":false,"suffix":""},{"dropping-particle":"","family":"Jennings","given":"Simon","non-dropping-particle":"","parse-names":false,"suffix":""},{"dropping-particle":"","family":"Sciberras","given":"Marija","non-dropping-particle":"","parse-names":false,"suffix":""},{"dropping-particle":"","family":"Bolam","given":"Stefan G.","non-dropping-particle":"","parse-names":false,"suffix":""},{"dropping-particle":"","family":"Cambiè","given":"Giulia","non-dropping-particle":"","parse-names":false,"suffix":""},{"dropping-particle":"","family":"McConnaughey","given":"Robert A.","non-dropping-particle":"","parse-names":false,"suffix":""},{"dropping-particle":"","family":"Mazor","given":"Tessa","non-dropping-particle":"","parse-names":false,"suffix":""},{"dropping-particle":"","family":"Hilborn","given":"Ray","non-dropping-particle":"","parse-names":false,"suffix":""},{"dropping-particle":"","family":"Collie","given":"Jeremy S.","non-dropping-particle":"","parse-names":false,"suffix":""},{"dropping-particle":"","family":"Pitcher","given":"C. Roland","non-dropping-particle":"","parse-names":false,"suffix":""},{"dropping-particle":"","family":"Parma","given":"Ana M.","non-dropping-particle":"","parse-names":false,"suffix":""},{"dropping-particle":"","family":"Suuronen","given":"Petri","non-dropping-particle":"","parse-names":false,"suffix":""},{"dropping-particle":"","family":"Kaiser","given":"Michel J.","non-dropping-particle":"","parse-names":false,"suffix":""},{"dropping-particle":"","family":"Rijnsdorp","given":"Adriaan D.","non-dropping-particle":"","parse-names":false,"suffix":""}],"container-title":"Journal of Applied Ecology","id":"ITEM-2","issue":"5","issued":{"date-parts":[["2019"]]},"page":"1075-1084","title":"Assessing bottom trawling impacts based on the longevity of benthic invertebrates","type":"article-journal","volume":"56"},"uris":["http://www.mendeley.com/documents/?uuid=a08e1924-c421-4904-83a4-ae12f42076a9"]}],"mendeley":{"formattedCitation":"(Bodmer &lt;i&gt;et al.&lt;/i&gt; 1997; Hiddink &lt;i&gt;et al.&lt;/i&gt; 2019)","plainTextFormattedCitation":"(Bodmer et al. 1997; Hiddink et al. 2019)","previouslyFormattedCitation":"(Bodmer &lt;i&gt;et al.&lt;/i&gt; 1997; Hiddink &lt;i&gt;et al.&lt;/i&gt; 2019)"},"properties":{"noteIndex":0},"schema":"https://github.com/citation-style-language/schema/raw/master/csl-citation.json"}</w:instrText>
      </w:r>
      <w:r w:rsidR="00D9131B">
        <w:rPr>
          <w:color w:val="000000" w:themeColor="text1"/>
          <w:lang w:val="en-US"/>
        </w:rPr>
        <w:fldChar w:fldCharType="separate"/>
      </w:r>
      <w:r w:rsidR="00D730A9" w:rsidRPr="00D730A9">
        <w:rPr>
          <w:noProof/>
          <w:color w:val="000000" w:themeColor="text1"/>
          <w:lang w:val="en-US"/>
        </w:rPr>
        <w:t xml:space="preserve">(Bodmer </w:t>
      </w:r>
      <w:r w:rsidR="00D730A9" w:rsidRPr="00D730A9">
        <w:rPr>
          <w:i/>
          <w:noProof/>
          <w:color w:val="000000" w:themeColor="text1"/>
          <w:lang w:val="en-US"/>
        </w:rPr>
        <w:t>et al.</w:t>
      </w:r>
      <w:r w:rsidR="00D730A9" w:rsidRPr="00D730A9">
        <w:rPr>
          <w:noProof/>
          <w:color w:val="000000" w:themeColor="text1"/>
          <w:lang w:val="en-US"/>
        </w:rPr>
        <w:t xml:space="preserve"> 1997; Hiddink </w:t>
      </w:r>
      <w:r w:rsidR="00D730A9" w:rsidRPr="00D730A9">
        <w:rPr>
          <w:i/>
          <w:noProof/>
          <w:color w:val="000000" w:themeColor="text1"/>
          <w:lang w:val="en-US"/>
        </w:rPr>
        <w:t>et al.</w:t>
      </w:r>
      <w:r w:rsidR="00D730A9" w:rsidRPr="00D730A9">
        <w:rPr>
          <w:noProof/>
          <w:color w:val="000000" w:themeColor="text1"/>
          <w:lang w:val="en-US"/>
        </w:rPr>
        <w:t xml:space="preserve"> 2019)</w:t>
      </w:r>
      <w:r w:rsidR="00D9131B">
        <w:rPr>
          <w:color w:val="000000" w:themeColor="text1"/>
          <w:lang w:val="en-US"/>
        </w:rPr>
        <w:fldChar w:fldCharType="end"/>
      </w:r>
      <w:r w:rsidR="00DF4DBD">
        <w:rPr>
          <w:color w:val="000000" w:themeColor="text1"/>
          <w:lang w:val="en-US"/>
        </w:rPr>
        <w:t>, whereas others suggest that</w:t>
      </w:r>
      <w:r w:rsidR="00D9131B" w:rsidRPr="002D74E7">
        <w:rPr>
          <w:color w:val="000000" w:themeColor="text1"/>
          <w:lang w:val="en-US"/>
        </w:rPr>
        <w:t xml:space="preserve"> resistance is lower in short-</w:t>
      </w:r>
      <w:r w:rsidR="00D9131B" w:rsidRPr="002D74E7">
        <w:rPr>
          <w:color w:val="000000" w:themeColor="text1"/>
          <w:lang w:val="en-US"/>
        </w:rPr>
        <w:lastRenderedPageBreak/>
        <w:t xml:space="preserve">lived, fast-growing </w:t>
      </w:r>
      <w:r w:rsidR="00DF4DBD">
        <w:rPr>
          <w:color w:val="000000" w:themeColor="text1"/>
          <w:lang w:val="en-US"/>
        </w:rPr>
        <w:t xml:space="preserve">species </w:t>
      </w:r>
      <w:r w:rsidR="00D9131B">
        <w:rPr>
          <w:color w:val="000000" w:themeColor="text1"/>
          <w:lang w:val="en-US"/>
        </w:rPr>
        <w:t xml:space="preserve">due to a </w:t>
      </w:r>
      <w:r w:rsidR="00D9131B" w:rsidRPr="002D74E7">
        <w:rPr>
          <w:color w:val="000000" w:themeColor="text1"/>
          <w:lang w:val="en-US"/>
        </w:rPr>
        <w:t>trade-off between resilience and resistance</w:t>
      </w:r>
      <w:r w:rsidR="00D9131B">
        <w:rPr>
          <w:color w:val="000000" w:themeColor="text1"/>
          <w:lang w:val="en-US"/>
        </w:rPr>
        <w:t xml:space="preserve"> </w:t>
      </w:r>
      <w:r w:rsidRPr="00E34BD3">
        <w:rPr>
          <w:color w:val="000000" w:themeColor="text1"/>
          <w:lang w:val="en-US"/>
        </w:rPr>
        <w:fldChar w:fldCharType="begin" w:fldLock="1"/>
      </w:r>
      <w:r w:rsidR="002B1DBC">
        <w:rPr>
          <w:color w:val="000000" w:themeColor="text1"/>
          <w:lang w:val="en-US"/>
        </w:rPr>
        <w:instrText>ADDIN CSL_CITATION {"citationItems":[{"id":"ITEM-1","itemData":{"DOI":"10.3389/fmicb.2013.00265","ISSN":"1664302X","abstract":"Soil microbial communities are intricately linked to ecosystem functioning because they play important roles in carbon and nitrogen cycling. Still, we know little about how soil microbial communities will be affected by disturbances expected with climate change. This is a significant gap in understanding, as the stability of microbial communities, defined as a community's ability to resist and recover from disturbances, likely has consequences for ecosystem function. Here, we propose a framework for predicting a community's response to climate change, based on specific functional traits present in the community, the relative dominance of r- and K-strategists, and the soil environment. We hypothesize that the relative abundance of r- and K-strategists will inform about a community's resistance and resilience to climate change associated disturbances. We also propose that other factors specific to soils, such as moisture content and the presence of plants, may enhance a community's resilience. For example, recent evidence suggests microbial grazers, resource availability, and plant roots each impact on microbial community stability. We explore these hypotheses by offering three vignettes of published data that we re-analyzed. Our results show that community measures of the relative abundance of r- and K-strategists, as well as environmental properties like resource availability and the abundance and diversity of higher trophic levels, can contribute to explaining the response of microbial community composition to climate change-related disturbances. However, further investigation and experimental validation is necessary to directly test these hypotheses across a wide range of soil ecosystems. © 2013 de Vries and Shade.","author":[{"dropping-particle":"","family":"Vries","given":"Franciska T.","non-dropping-particle":"De","parse-names":false,"suffix":""},{"dropping-particle":"","family":"Shade","given":"Ashley","non-dropping-particle":"","parse-names":false,"suffix":""}],"container-title":"Frontiers in Microbiology","id":"ITEM-1","issue":"SEP","issued":{"date-parts":[["2013"]]},"page":"1-16","title":"Controls on soil microbial community stability under climate change","type":"article-journal","volume":"4"},"uris":["http://www.mendeley.com/documents/?uuid=581eca22-b9d5-45e3-b266-ceb560b8be90"]},{"id":"ITEM-2","itemData":{"DOI":"10.1038/nclimate1368","ISSN":"1758678X","abstract":"Soils deliver several ecosystem services including carbon sequestration and nutrient cycling, which are of central importance to climate mitigation and sustainable food production. Soil biota play an important role in carbon and nitrogen cycling, and, although the effects of land use on soil food webs are well documented, the consequences for their resistance and resilience to climate change are not known. We compared the resistance and resilience to drought-which is predicted to increase under climate change-of soil food webs of two common land-use systems: intensively managed wheat with a bacterial-based soil food web and extensively managed grassland with a fungal-based soil food web. We found that the fungal-based food web, and the processes of C and N loss it governs, of grassland soil was more resistant, although not resilient, and better able to adapt to drought than the bacterial-based food web of wheat soil. Structural equation modelling revealed that fungal-based soil food webs and greater microbial evenness mitigated C and N loss. Our findings show that land use strongly affects the resistance and resilience of soil food webs to climate change, and that extensively managed grassland promotes more resistant, and adaptable, fungal-based soil food webs. © 2012 Macmillan Publishers Limited. All rights reserved.","author":[{"dropping-particle":"","family":"Vries","given":"Franciska T.","non-dropping-particle":"De","parse-names":false,"suffix":""},{"dropping-particle":"","family":"Liiri","given":"Mira E.","non-dropping-particle":"","parse-names":false,"suffix":""},{"dropping-particle":"","family":"Bjørnlund","given":"Lisa","non-dropping-particle":"","parse-names":false,"suffix":""},{"dropping-particle":"","family":"Bowker","given":"Matthew A.","non-dropping-particle":"","parse-names":false,"suffix":""},{"dropping-particle":"","family":"Christensen","given":"Søren","non-dropping-particle":"","parse-names":false,"suffix":""},{"dropping-particle":"","family":"Setälä","given":"Heikki M.","non-dropping-particle":"","parse-names":false,"suffix":""},{"dropping-particle":"","family":"Bardgett","given":"Richard D.","non-dropping-particle":"","parse-names":false,"suffix":""}],"container-title":"Nature Climate Change","id":"ITEM-2","issue":"4","issued":{"date-parts":[["2012"]]},"page":"276-280","publisher":"Nature Publishing Group","title":"Land use alters the resistance and resilience of soil food webs to drought","type":"article-journal","volume":"2"},"uris":["http://www.mendeley.com/documents/?uuid=3cb252d5-01a6-432e-9d03-0acf40b6bb14"]}],"mendeley":{"formattedCitation":"(De Vries &lt;i&gt;et al.&lt;/i&gt; 2012; De Vries &amp; Shade 2013)","plainTextFormattedCitation":"(De Vries et al. 2012; De Vries &amp; Shade 2013)","previouslyFormattedCitation":"(De Vries &lt;i&gt;et al.&lt;/i&gt; 2012; De Vries &amp; Shade 2013)"},"properties":{"noteIndex":0},"schema":"https://github.com/citation-style-language/schema/raw/master/csl-citation.json"}</w:instrText>
      </w:r>
      <w:r w:rsidRPr="00E34BD3">
        <w:rPr>
          <w:color w:val="000000" w:themeColor="text1"/>
          <w:lang w:val="en-US"/>
        </w:rPr>
        <w:fldChar w:fldCharType="separate"/>
      </w:r>
      <w:r w:rsidR="00D730A9" w:rsidRPr="00D730A9">
        <w:rPr>
          <w:noProof/>
          <w:color w:val="000000" w:themeColor="text1"/>
          <w:lang w:val="en-US"/>
        </w:rPr>
        <w:t xml:space="preserve">(De Vries </w:t>
      </w:r>
      <w:r w:rsidR="00D730A9" w:rsidRPr="00D730A9">
        <w:rPr>
          <w:i/>
          <w:noProof/>
          <w:color w:val="000000" w:themeColor="text1"/>
          <w:lang w:val="en-US"/>
        </w:rPr>
        <w:t>et al.</w:t>
      </w:r>
      <w:r w:rsidR="00D730A9" w:rsidRPr="00D730A9">
        <w:rPr>
          <w:noProof/>
          <w:color w:val="000000" w:themeColor="text1"/>
          <w:lang w:val="en-US"/>
        </w:rPr>
        <w:t xml:space="preserve"> 2012; De Vries &amp; Shade 2013)</w:t>
      </w:r>
      <w:r w:rsidRPr="00E34BD3">
        <w:rPr>
          <w:color w:val="000000" w:themeColor="text1"/>
          <w:lang w:val="en-US"/>
        </w:rPr>
        <w:fldChar w:fldCharType="end"/>
      </w:r>
      <w:r w:rsidRPr="00E34BD3">
        <w:rPr>
          <w:color w:val="000000" w:themeColor="text1"/>
          <w:lang w:val="en-US"/>
        </w:rPr>
        <w:t xml:space="preserve">. </w:t>
      </w:r>
      <w:r w:rsidR="00E34BD3">
        <w:rPr>
          <w:color w:val="000000" w:themeColor="text1"/>
          <w:lang w:val="en-US"/>
        </w:rPr>
        <w:t>Such a negative correlation between resilience and resistance has been reported several</w:t>
      </w:r>
      <w:r w:rsidR="00E34BD3" w:rsidRPr="00E34BD3">
        <w:rPr>
          <w:color w:val="000000" w:themeColor="text1"/>
          <w:lang w:val="en-US"/>
        </w:rPr>
        <w:t xml:space="preserve"> times </w:t>
      </w:r>
      <w:r w:rsidR="00E34BD3" w:rsidRPr="00E34BD3">
        <w:rPr>
          <w:color w:val="000000" w:themeColor="text1"/>
          <w:lang w:val="en-US"/>
        </w:rPr>
        <w:fldChar w:fldCharType="begin" w:fldLock="1"/>
      </w:r>
      <w:r w:rsidR="002B1DBC">
        <w:rPr>
          <w:color w:val="000000" w:themeColor="text1"/>
          <w:lang w:val="en-US"/>
        </w:rPr>
        <w:instrText>ADDIN CSL_CITATION {"citationItems":[{"id":"ITEM-1","itemData":{"author":[{"dropping-particle":"","family":"Orwin","given":"Kate H","non-dropping-particle":"","parse-names":false,"suffix":""},{"dropping-particle":"","family":"Wardle","given":"David A","non-dropping-particle":"","parse-names":false,"suffix":""},{"dropping-particle":"","family":"Greenfield","given":"Laurence G","non-dropping-particle":"","parse-names":false,"suffix":""},{"dropping-particle":"","family":"Setälä","given":"Heikki","non-dropping-particle":"","parse-names":false,"suffix":""},{"dropping-particle":"","family":"Orwin","given":"Kate H","non-dropping-particle":"","parse-names":false,"suffix":""},{"dropping-particle":"","family":"Wardle","given":"David A","non-dropping-particle":"","parse-names":false,"suffix":""},{"dropping-particle":"","family":"Greenfield","given":"Laurence G","non-dropping-particle":"","parse-names":false,"suffix":""}],"container-title":"Oikos","id":"ITEM-1","issue":"1","issued":{"date-parts":[["2006"]]},"page":"196-208","title":"Context-Dependent Changes in the Resistance and Resilience of Soil Microbes to an Experimental Distrubance for Three Primary Plant Chronosequences Published by : Wiley on behalf of Nordic Society Oikos Stable URL : http://www.jstor.or","type":"article-journal","volume":"112"},"uris":["http://www.mendeley.com/documents/?uuid=e9c58299-150c-4fbe-b9de-95646a86d38e"]},{"id":"ITEM-2","itemData":{"DOI":"10.1111/ele.12867","ISSN":"14610248","abstract":"Ecological stability is the central framework to understand an ecosystem's ability to absorb or recover from environmental change. Recent modelling and conceptual work suggests that stability is a multidimensional construct comprising different response aspects. Using two freshwater mesocosm experiments as case studies, we show how the response to single perturbations can be decomposed in different stability aspects (resistance, resilience, recovery, temporal stability) for both ecosystem functions and community composition. We find that extended community recovery is tightly connected to a nearly complete recovery of the function (biomass production), whereas systems with incomplete recovery of the species composition ranged widely in their biomass compared to controls. Moreover, recovery was most complete when either resistance or resilience was high, the latter associated with low temporal stability around the recovery trend. In summary, no single aspect of stability was sufficient to reflect the overall stability of the system.","author":[{"dropping-particle":"","family":"Hillebrand","given":"Helmut","non-dropping-particle":"","parse-names":false,"suffix":""},{"dropping-particle":"","family":"Langenheder","given":"Silke","non-dropping-particle":"","parse-names":false,"suffix":""},{"dropping-particle":"","family":"Lebret","given":"Karen","non-dropping-particle":"","parse-names":false,"suffix":""},{"dropping-particle":"","family":"Lindström","given":"Eva","non-dropping-particle":"","parse-names":false,"suffix":""},{"dropping-particle":"","family":"Östman","given":"Örjan","non-dropping-particle":"","parse-names":false,"suffix":""},{"dropping-particle":"","family":"Striebel","given":"Maren","non-dropping-particle":"","parse-names":false,"suffix":""}],"container-title":"Ecology Letters","id":"ITEM-2","issue":"1","issued":{"date-parts":[["2018"]]},"note":"PREVIOUSLY: this was &amp;quot;hillebrand2018&amp;quot;, I renamed it to &amp;quot;hillebrand2018b&amp;quot; on 21st of january to avoid mixup","page":"21-30","title":"Decomposing multiple dimensions of stability in global change experiments","type":"article-journal","volume":"21"},"uris":["http://www.mendeley.com/documents/?uuid=64e55a5c-4b9e-4149-8c04-324c43e48466"]},{"id":"ITEM-3","itemData":{"DOI":"10.1038/s41559-020-1217-3","ISBN":"4155902012173","ISSN":"2397-334X","abstract":"The frequency and intensity of droughts have increased over the decades, leading to increased forest decline. The response of forest to drought can be evaluated by both its sensitivity to drought (resistance) and its post-drought recovery rate (resilience). However, it remains uncertain how drought resistance and resilience of forests change over time under climate change. We assessed the spatiotemporal dynamics of forest resistance and resilience to drought over the past century (1901–2015) with global tree ring data records from 2,935 sites, in conjunction with plant trait data. We found that gymnosperms and angiosperms showed different spatial patterns of drought resistance and resilience, driven by variations in eco-physiological traits. Resistance and resilience also varied with drought seasonal timing. Surprisingly, we found that the trade-off between resistance and resilience for gymnosperms, previously reported only spatially, also occurred at the temporal scale. In particular, drought resilience markedly increased, but resistance decreased, for gymnosperms between 1950–1969 and 1990–2009, indicating that previous model simulations assuming invariant resistance may have underestimated the impacts of drought on gymnosperm-dominated forests under future climate change. A study of global tree ring data records over the last century reveals a temporal trade-off between resistance and resilience to drought for gymnosperms.","author":[{"dropping-particle":"","family":"Li","given":"Xiangyi","non-dropping-particle":"","parse-names":false,"suffix":""},{"dropping-particle":"","family":"Piao","given":"Shilong","non-dropping-particle":"","parse-names":false,"suffix":""},{"dropping-particle":"","family":"Wang","given":"Kai","non-dropping-particle":"","parse-names":false,"suffix":""},{"dropping-particle":"","family":"Wang","given":"Xuhui","non-dropping-particle":"","parse-names":false,"suffix":""},{"dropping-particle":"","family":"Wang","given":"Tao","non-dropping-particle":"","parse-names":false,"suffix":""},{"dropping-particle":"","family":"Ciais","given":"Philippe","non-dropping-particle":"","parse-names":false,"suffix":""},{"dropping-particle":"","family":"Chen","given":"Anping","non-dropping-particle":"","parse-names":false,"suffix":""},{"dropping-particle":"","family":"Lian","given":"Xu","non-dropping-particle":"","parse-names":false,"suffix":""},{"dropping-particle":"","family":"Peng","given":"Shushi","non-dropping-particle":"","parse-names":false,"suffix":""},{"dropping-particle":"","family":"Peñuelas","given":"Josep","non-dropping-particle":"","parse-names":false,"suffix":""}],"container-title":"Nature Ecology &amp; Evolution","id":"ITEM-3","issued":{"date-parts":[["2020"]]},"page":"1-9","title":"Temporal trade-off between gymnosperm resistance and resilience increases forest sensitivity to extreme drought","type":"article-journal"},"uris":["http://www.mendeley.com/documents/?uuid=43b34eff-e4da-412e-9828-e98c46cee970"]}],"mendeley":{"formattedCitation":"(Orwin &lt;i&gt;et al.&lt;/i&gt; 2006; Hillebrand &lt;i&gt;et al.&lt;/i&gt; 2018; Li &lt;i&gt;et al.&lt;/i&gt; 2020)","plainTextFormattedCitation":"(Orwin et al. 2006; Hillebrand et al. 2018; Li et al. 2020)","previouslyFormattedCitation":"(Orwin &lt;i&gt;et al.&lt;/i&gt; 2006; Hillebrand &lt;i&gt;et al.&lt;/i&gt; 2018; Li &lt;i&gt;et al.&lt;/i&gt; 2020)"},"properties":{"noteIndex":0},"schema":"https://github.com/citation-style-language/schema/raw/master/csl-citation.json"}</w:instrText>
      </w:r>
      <w:r w:rsidR="00E34BD3" w:rsidRPr="00E34BD3">
        <w:rPr>
          <w:color w:val="000000" w:themeColor="text1"/>
          <w:lang w:val="en-US"/>
        </w:rPr>
        <w:fldChar w:fldCharType="separate"/>
      </w:r>
      <w:r w:rsidR="00D730A9" w:rsidRPr="00D730A9">
        <w:rPr>
          <w:noProof/>
          <w:color w:val="000000" w:themeColor="text1"/>
          <w:lang w:val="en-US"/>
        </w:rPr>
        <w:t xml:space="preserve">(Orwin </w:t>
      </w:r>
      <w:r w:rsidR="00D730A9" w:rsidRPr="00D730A9">
        <w:rPr>
          <w:i/>
          <w:noProof/>
          <w:color w:val="000000" w:themeColor="text1"/>
          <w:lang w:val="en-US"/>
        </w:rPr>
        <w:t>et al.</w:t>
      </w:r>
      <w:r w:rsidR="00D730A9" w:rsidRPr="00D730A9">
        <w:rPr>
          <w:noProof/>
          <w:color w:val="000000" w:themeColor="text1"/>
          <w:lang w:val="en-US"/>
        </w:rPr>
        <w:t xml:space="preserve"> 2006; Hillebrand </w:t>
      </w:r>
      <w:r w:rsidR="00D730A9" w:rsidRPr="00D730A9">
        <w:rPr>
          <w:i/>
          <w:noProof/>
          <w:color w:val="000000" w:themeColor="text1"/>
          <w:lang w:val="en-US"/>
        </w:rPr>
        <w:t>et al.</w:t>
      </w:r>
      <w:r w:rsidR="00D730A9" w:rsidRPr="00D730A9">
        <w:rPr>
          <w:noProof/>
          <w:color w:val="000000" w:themeColor="text1"/>
          <w:lang w:val="en-US"/>
        </w:rPr>
        <w:t xml:space="preserve"> 2018; Li </w:t>
      </w:r>
      <w:r w:rsidR="00D730A9" w:rsidRPr="00D730A9">
        <w:rPr>
          <w:i/>
          <w:noProof/>
          <w:color w:val="000000" w:themeColor="text1"/>
          <w:lang w:val="en-US"/>
        </w:rPr>
        <w:t>et al.</w:t>
      </w:r>
      <w:r w:rsidR="00D730A9" w:rsidRPr="00D730A9">
        <w:rPr>
          <w:noProof/>
          <w:color w:val="000000" w:themeColor="text1"/>
          <w:lang w:val="en-US"/>
        </w:rPr>
        <w:t xml:space="preserve"> 2020)</w:t>
      </w:r>
      <w:r w:rsidR="00E34BD3" w:rsidRPr="00E34BD3">
        <w:rPr>
          <w:color w:val="000000" w:themeColor="text1"/>
          <w:lang w:val="en-US"/>
        </w:rPr>
        <w:fldChar w:fldCharType="end"/>
      </w:r>
      <w:r w:rsidR="00E34BD3" w:rsidRPr="00E34BD3">
        <w:rPr>
          <w:color w:val="000000" w:themeColor="text1"/>
          <w:lang w:val="en-US"/>
        </w:rPr>
        <w:t xml:space="preserve"> and could</w:t>
      </w:r>
      <w:r w:rsidR="00F3466D" w:rsidRPr="00E34BD3">
        <w:rPr>
          <w:color w:val="000000" w:themeColor="text1"/>
          <w:lang w:val="en-US"/>
        </w:rPr>
        <w:t xml:space="preserve"> </w:t>
      </w:r>
      <w:r w:rsidR="00E34BD3" w:rsidRPr="00E34BD3">
        <w:rPr>
          <w:color w:val="000000" w:themeColor="text1"/>
          <w:lang w:val="en-US"/>
        </w:rPr>
        <w:t>be explained by</w:t>
      </w:r>
      <w:r w:rsidR="00F3466D" w:rsidRPr="00E34BD3">
        <w:rPr>
          <w:color w:val="000000" w:themeColor="text1"/>
          <w:lang w:val="en-US"/>
        </w:rPr>
        <w:t xml:space="preserve"> </w:t>
      </w:r>
      <w:r w:rsidR="00E34BD3" w:rsidRPr="00E34BD3">
        <w:rPr>
          <w:color w:val="000000" w:themeColor="text1"/>
          <w:lang w:val="en-US"/>
        </w:rPr>
        <w:t>differences in</w:t>
      </w:r>
      <w:r w:rsidR="00256F64" w:rsidRPr="00E34BD3">
        <w:rPr>
          <w:color w:val="000000" w:themeColor="text1"/>
          <w:lang w:val="en-US"/>
        </w:rPr>
        <w:t xml:space="preserve"> species</w:t>
      </w:r>
      <w:r w:rsidR="00F3466D" w:rsidRPr="00E34BD3">
        <w:rPr>
          <w:color w:val="000000" w:themeColor="text1"/>
          <w:lang w:val="en-US"/>
        </w:rPr>
        <w:t xml:space="preserve"> </w:t>
      </w:r>
      <w:r w:rsidR="00E34BD3" w:rsidRPr="00E34BD3">
        <w:rPr>
          <w:color w:val="000000" w:themeColor="text1"/>
          <w:lang w:val="en-US"/>
        </w:rPr>
        <w:t>metabolic strategies</w:t>
      </w:r>
      <w:r w:rsidR="00F3466D" w:rsidRPr="00E34BD3">
        <w:rPr>
          <w:color w:val="000000" w:themeColor="text1"/>
          <w:lang w:val="en-US"/>
        </w:rPr>
        <w:t xml:space="preserve"> </w:t>
      </w:r>
      <w:r w:rsidR="00F3466D" w:rsidRPr="00E34BD3">
        <w:rPr>
          <w:color w:val="000000" w:themeColor="text1"/>
          <w:lang w:val="en-US"/>
        </w:rPr>
        <w:fldChar w:fldCharType="begin" w:fldLock="1"/>
      </w:r>
      <w:r w:rsidR="002B1DBC">
        <w:rPr>
          <w:color w:val="000000" w:themeColor="text1"/>
          <w:lang w:val="en-US"/>
        </w:rPr>
        <w:instrText>ADDIN CSL_CITATION {"citationItems":[{"id":"ITEM-1","itemData":{"DOI":"10.1038/s41559-020-1217-3","ISBN":"4155902012173","ISSN":"2397-334X","abstract":"The frequency and intensity of droughts have increased over the decades, leading to increased forest decline. The response of forest to drought can be evaluated by both its sensitivity to drought (resistance) and its post-drought recovery rate (resilience). However, it remains uncertain how drought resistance and resilience of forests change over time under climate change. We assessed the spatiotemporal dynamics of forest resistance and resilience to drought over the past century (1901–2015) with global tree ring data records from 2,935 sites, in conjunction with plant trait data. We found that gymnosperms and angiosperms showed different spatial patterns of drought resistance and resilience, driven by variations in eco-physiological traits. Resistance and resilience also varied with drought seasonal timing. Surprisingly, we found that the trade-off between resistance and resilience for gymnosperms, previously reported only spatially, also occurred at the temporal scale. In particular, drought resilience markedly increased, but resistance decreased, for gymnosperms between 1950–1969 and 1990–2009, indicating that previous model simulations assuming invariant resistance may have underestimated the impacts of drought on gymnosperm-dominated forests under future climate change. A study of global tree ring data records over the last century reveals a temporal trade-off between resistance and resilience to drought for gymnosperms.","author":[{"dropping-particle":"","family":"Li","given":"Xiangyi","non-dropping-particle":"","parse-names":false,"suffix":""},{"dropping-particle":"","family":"Piao","given":"Shilong","non-dropping-particle":"","parse-names":false,"suffix":""},{"dropping-particle":"","family":"Wang","given":"Kai","non-dropping-particle":"","parse-names":false,"suffix":""},{"dropping-particle":"","family":"Wang","given":"Xuhui","non-dropping-particle":"","parse-names":false,"suffix":""},{"dropping-particle":"","family":"Wang","given":"Tao","non-dropping-particle":"","parse-names":false,"suffix":""},{"dropping-particle":"","family":"Ciais","given":"Philippe","non-dropping-particle":"","parse-names":false,"suffix":""},{"dropping-particle":"","family":"Chen","given":"Anping","non-dropping-particle":"","parse-names":false,"suffix":""},{"dropping-particle":"","family":"Lian","given":"Xu","non-dropping-particle":"","parse-names":false,"suffix":""},{"dropping-particle":"","family":"Peng","given":"Shushi","non-dropping-particle":"","parse-names":false,"suffix":""},{"dropping-particle":"","family":"Peñuelas","given":"Josep","non-dropping-particle":"","parse-names":false,"suffix":""}],"container-title":"Nature Ecology &amp; Evolution","id":"ITEM-1","issued":{"date-parts":[["2020"]]},"page":"1-9","title":"Temporal trade-off between gymnosperm resistance and resilience increases forest sensitivity to extreme drought","type":"article-journal"},"uris":["http://www.mendeley.com/documents/?uuid=43b34eff-e4da-412e-9828-e98c46cee970"]}],"mendeley":{"formattedCitation":"(Li &lt;i&gt;et al.&lt;/i&gt; 2020)","plainTextFormattedCitation":"(Li et al. 2020)","previouslyFormattedCitation":"(Li &lt;i&gt;et al.&lt;/i&gt; 2020)"},"properties":{"noteIndex":0},"schema":"https://github.com/citation-style-language/schema/raw/master/csl-citation.json"}</w:instrText>
      </w:r>
      <w:r w:rsidR="00F3466D" w:rsidRPr="00E34BD3">
        <w:rPr>
          <w:color w:val="000000" w:themeColor="text1"/>
          <w:lang w:val="en-US"/>
        </w:rPr>
        <w:fldChar w:fldCharType="separate"/>
      </w:r>
      <w:r w:rsidR="00D730A9" w:rsidRPr="00D730A9">
        <w:rPr>
          <w:noProof/>
          <w:color w:val="000000" w:themeColor="text1"/>
          <w:lang w:val="en-US"/>
        </w:rPr>
        <w:t xml:space="preserve">(Li </w:t>
      </w:r>
      <w:r w:rsidR="00D730A9" w:rsidRPr="00D730A9">
        <w:rPr>
          <w:i/>
          <w:noProof/>
          <w:color w:val="000000" w:themeColor="text1"/>
          <w:lang w:val="en-US"/>
        </w:rPr>
        <w:t>et al.</w:t>
      </w:r>
      <w:r w:rsidR="00D730A9" w:rsidRPr="00D730A9">
        <w:rPr>
          <w:noProof/>
          <w:color w:val="000000" w:themeColor="text1"/>
          <w:lang w:val="en-US"/>
        </w:rPr>
        <w:t xml:space="preserve"> 2020)</w:t>
      </w:r>
      <w:r w:rsidR="00F3466D" w:rsidRPr="00E34BD3">
        <w:rPr>
          <w:color w:val="000000" w:themeColor="text1"/>
          <w:lang w:val="en-US"/>
        </w:rPr>
        <w:fldChar w:fldCharType="end"/>
      </w:r>
      <w:r w:rsidR="00E34BD3" w:rsidRPr="00E34BD3">
        <w:rPr>
          <w:color w:val="000000" w:themeColor="text1"/>
          <w:lang w:val="en-US"/>
        </w:rPr>
        <w:t>.</w:t>
      </w:r>
      <w:r w:rsidR="00893D35" w:rsidRPr="00E34BD3">
        <w:rPr>
          <w:color w:val="000000" w:themeColor="text1"/>
          <w:lang w:val="en-US"/>
        </w:rPr>
        <w:t xml:space="preserve"> </w:t>
      </w:r>
      <w:r w:rsidR="00F3466D">
        <w:rPr>
          <w:lang w:val="en-US"/>
        </w:rPr>
        <w:t>Such</w:t>
      </w:r>
      <w:r w:rsidR="007902C9">
        <w:rPr>
          <w:lang w:val="en-US"/>
        </w:rPr>
        <w:t xml:space="preserve"> physiological</w:t>
      </w:r>
      <w:r w:rsidR="00F3466D">
        <w:rPr>
          <w:lang w:val="en-US"/>
        </w:rPr>
        <w:t xml:space="preserve"> trade-offs are not captured by our conceptual model</w:t>
      </w:r>
      <w:r w:rsidR="00F3466D" w:rsidRPr="00E34BD3">
        <w:rPr>
          <w:color w:val="000000" w:themeColor="text1"/>
          <w:lang w:val="en-US"/>
        </w:rPr>
        <w:t xml:space="preserve">. </w:t>
      </w:r>
    </w:p>
    <w:p w14:paraId="60A76C38" w14:textId="77777777" w:rsidR="008C5344" w:rsidRDefault="008C5344" w:rsidP="00412425">
      <w:pPr>
        <w:rPr>
          <w:lang w:val="en-US"/>
        </w:rPr>
      </w:pPr>
    </w:p>
    <w:p w14:paraId="14F7A2A6" w14:textId="69C484C0" w:rsidR="008C5344" w:rsidRPr="00A47B17" w:rsidRDefault="003B13DC" w:rsidP="001B0B02">
      <w:pPr>
        <w:pStyle w:val="berschrift2"/>
        <w:rPr>
          <w:lang w:val="en-US"/>
        </w:rPr>
      </w:pPr>
      <w:r w:rsidRPr="00A47B17">
        <w:rPr>
          <w:lang w:val="en-US"/>
        </w:rPr>
        <w:t xml:space="preserve">Trends of </w:t>
      </w:r>
      <w:del w:id="580" w:author="Andrea Mentges" w:date="2020-08-28T10:11:00Z">
        <w:r w:rsidR="007902C9" w:rsidDel="003F2020">
          <w:rPr>
            <w:lang w:val="en-US"/>
          </w:rPr>
          <w:delText xml:space="preserve">raw </w:delText>
        </w:r>
      </w:del>
      <w:ins w:id="581" w:author="Andrea Mentges" w:date="2020-08-28T10:11:00Z">
        <w:r w:rsidR="003F2020">
          <w:rPr>
            <w:lang w:val="en-US"/>
          </w:rPr>
          <w:t xml:space="preserve">realized </w:t>
        </w:r>
      </w:ins>
      <w:r w:rsidRPr="00A47B17">
        <w:rPr>
          <w:lang w:val="en-US"/>
        </w:rPr>
        <w:t>stability with growth rate</w:t>
      </w:r>
      <w:ins w:id="582" w:author="Andrea Mentges" w:date="2020-09-08T10:18:00Z">
        <w:r w:rsidR="004B6AC6">
          <w:rPr>
            <w:lang w:val="en-US"/>
          </w:rPr>
          <w:t xml:space="preserve"> in the empirical data</w:t>
        </w:r>
      </w:ins>
    </w:p>
    <w:p w14:paraId="73E416CF" w14:textId="089FF762" w:rsidR="00557525" w:rsidRPr="006A2404" w:rsidRDefault="00783873" w:rsidP="00867A34">
      <w:pPr>
        <w:rPr>
          <w:color w:val="FF0000"/>
          <w:lang w:val="en-US"/>
        </w:rPr>
      </w:pPr>
      <w:commentRangeStart w:id="583"/>
      <w:r>
        <w:rPr>
          <w:color w:val="000000" w:themeColor="text1"/>
          <w:lang w:val="en-US"/>
        </w:rPr>
        <w:t xml:space="preserve">As expected, </w:t>
      </w:r>
      <w:ins w:id="584" w:author="Andrea Mentges" w:date="2020-08-28T10:11:00Z">
        <w:r w:rsidR="003F2020">
          <w:rPr>
            <w:color w:val="000000" w:themeColor="text1"/>
            <w:lang w:val="en-US"/>
          </w:rPr>
          <w:t xml:space="preserve">realized </w:t>
        </w:r>
      </w:ins>
      <w:r w:rsidR="00A758DC" w:rsidRPr="00B82E4E">
        <w:rPr>
          <w:color w:val="000000" w:themeColor="text1"/>
          <w:lang w:val="en-US"/>
        </w:rPr>
        <w:t>resilience, resistance, and temporal stability increase with growth rate</w:t>
      </w:r>
      <w:r w:rsidR="000F7A36">
        <w:rPr>
          <w:color w:val="000000" w:themeColor="text1"/>
          <w:lang w:val="en-US"/>
        </w:rPr>
        <w:t xml:space="preserve"> in the </w:t>
      </w:r>
      <w:r w:rsidR="002113F5">
        <w:rPr>
          <w:color w:val="000000" w:themeColor="text1"/>
          <w:lang w:val="en-US"/>
        </w:rPr>
        <w:t>empirical data set</w:t>
      </w:r>
      <w:r w:rsidR="00A758DC" w:rsidRPr="00B82E4E">
        <w:rPr>
          <w:color w:val="000000" w:themeColor="text1"/>
          <w:lang w:val="en-US"/>
        </w:rPr>
        <w:t xml:space="preserve">. </w:t>
      </w:r>
      <w:r>
        <w:rPr>
          <w:color w:val="000000" w:themeColor="text1"/>
          <w:lang w:val="en-US"/>
        </w:rPr>
        <w:t>While r</w:t>
      </w:r>
      <w:r w:rsidRPr="00E34BD3">
        <w:rPr>
          <w:color w:val="000000" w:themeColor="text1"/>
          <w:lang w:val="en-US"/>
        </w:rPr>
        <w:t xml:space="preserve">esilience </w:t>
      </w:r>
      <w:r w:rsidR="00E4368A">
        <w:rPr>
          <w:color w:val="000000" w:themeColor="text1"/>
          <w:lang w:val="en-US"/>
        </w:rPr>
        <w:t>increase</w:t>
      </w:r>
      <w:r>
        <w:rPr>
          <w:color w:val="000000" w:themeColor="text1"/>
          <w:lang w:val="en-US"/>
        </w:rPr>
        <w:t>d</w:t>
      </w:r>
      <w:r w:rsidR="00A758DC" w:rsidRPr="00B82E4E">
        <w:rPr>
          <w:color w:val="000000" w:themeColor="text1"/>
          <w:lang w:val="en-US"/>
        </w:rPr>
        <w:t xml:space="preserve"> with growth rate</w:t>
      </w:r>
      <w:r w:rsidR="00E34BD3">
        <w:rPr>
          <w:color w:val="000000" w:themeColor="text1"/>
          <w:lang w:val="en-US"/>
        </w:rPr>
        <w:t>, t</w:t>
      </w:r>
      <w:r w:rsidR="006A2404">
        <w:rPr>
          <w:color w:val="000000" w:themeColor="text1"/>
          <w:lang w:val="en-US"/>
        </w:rPr>
        <w:t>he</w:t>
      </w:r>
      <w:r w:rsidR="008C5344">
        <w:rPr>
          <w:color w:val="000000" w:themeColor="text1"/>
          <w:lang w:val="en-US"/>
        </w:rPr>
        <w:t xml:space="preserve"> </w:t>
      </w:r>
      <w:r w:rsidR="00A32263">
        <w:rPr>
          <w:color w:val="000000" w:themeColor="text1"/>
          <w:lang w:val="en-US"/>
        </w:rPr>
        <w:t xml:space="preserve">pattern </w:t>
      </w:r>
      <w:r w:rsidR="00A758DC" w:rsidRPr="005A0952">
        <w:rPr>
          <w:color w:val="000000" w:themeColor="text1"/>
          <w:lang w:val="en-US"/>
        </w:rPr>
        <w:t>depend</w:t>
      </w:r>
      <w:r>
        <w:rPr>
          <w:color w:val="000000" w:themeColor="text1"/>
          <w:lang w:val="en-US"/>
        </w:rPr>
        <w:t>ed</w:t>
      </w:r>
      <w:r w:rsidR="00A32263">
        <w:rPr>
          <w:color w:val="000000" w:themeColor="text1"/>
          <w:lang w:val="en-US"/>
        </w:rPr>
        <w:t xml:space="preserve"> </w:t>
      </w:r>
      <w:r w:rsidR="00A758DC" w:rsidRPr="005A0952">
        <w:rPr>
          <w:color w:val="000000" w:themeColor="text1"/>
          <w:lang w:val="en-US"/>
        </w:rPr>
        <w:t xml:space="preserve">on how resilience is </w:t>
      </w:r>
      <w:r w:rsidR="00A758DC" w:rsidRPr="00E34BD3">
        <w:rPr>
          <w:color w:val="000000" w:themeColor="text1"/>
          <w:lang w:val="en-US"/>
        </w:rPr>
        <w:t>calculated</w:t>
      </w:r>
      <w:r w:rsidR="006A2404" w:rsidRPr="00E34BD3">
        <w:rPr>
          <w:color w:val="000000" w:themeColor="text1"/>
          <w:lang w:val="en-US"/>
        </w:rPr>
        <w:t xml:space="preserve"> </w:t>
      </w:r>
      <w:r w:rsidR="00A758DC" w:rsidRPr="00E34BD3">
        <w:rPr>
          <w:color w:val="000000" w:themeColor="text1"/>
          <w:lang w:val="en-US"/>
        </w:rPr>
        <w:t>(supplement</w:t>
      </w:r>
      <w:r w:rsidR="00A6165D" w:rsidRPr="00E34BD3">
        <w:rPr>
          <w:color w:val="000000" w:themeColor="text1"/>
          <w:lang w:val="en-US"/>
        </w:rPr>
        <w:t>,</w:t>
      </w:r>
      <w:r w:rsidR="005E3C93" w:rsidRPr="00E34BD3">
        <w:rPr>
          <w:color w:val="000000" w:themeColor="text1"/>
          <w:lang w:val="en-US"/>
        </w:rPr>
        <w:t xml:space="preserve"> </w:t>
      </w:r>
      <w:r w:rsidR="005E3C93" w:rsidRPr="00E34BD3">
        <w:rPr>
          <w:color w:val="000000" w:themeColor="text1"/>
          <w:lang w:val="en-US"/>
        </w:rPr>
        <w:fldChar w:fldCharType="begin"/>
      </w:r>
      <w:r w:rsidR="005E3C93" w:rsidRPr="00E34BD3">
        <w:rPr>
          <w:color w:val="000000" w:themeColor="text1"/>
          <w:lang w:val="en-US"/>
        </w:rPr>
        <w:instrText xml:space="preserve"> REF _Ref45542114 \h </w:instrText>
      </w:r>
      <w:r w:rsidR="005E3C93" w:rsidRPr="00E34BD3">
        <w:rPr>
          <w:color w:val="000000" w:themeColor="text1"/>
          <w:lang w:val="en-US"/>
        </w:rPr>
      </w:r>
      <w:r w:rsidR="005E3C93" w:rsidRPr="00E34BD3">
        <w:rPr>
          <w:color w:val="000000" w:themeColor="text1"/>
          <w:lang w:val="en-US"/>
        </w:rPr>
        <w:fldChar w:fldCharType="separate"/>
      </w:r>
      <w:r w:rsidR="00647CE2" w:rsidRPr="00647CE2">
        <w:rPr>
          <w:lang w:val="en-US"/>
        </w:rPr>
        <w:t xml:space="preserve">Figure S </w:t>
      </w:r>
      <w:r w:rsidR="00647CE2" w:rsidRPr="00647CE2">
        <w:rPr>
          <w:noProof/>
          <w:lang w:val="en-US"/>
        </w:rPr>
        <w:t>2</w:t>
      </w:r>
      <w:r w:rsidR="005E3C93" w:rsidRPr="00E34BD3">
        <w:rPr>
          <w:color w:val="000000" w:themeColor="text1"/>
          <w:lang w:val="en-US"/>
        </w:rPr>
        <w:fldChar w:fldCharType="end"/>
      </w:r>
      <w:r w:rsidR="00A758DC" w:rsidRPr="00E34BD3">
        <w:rPr>
          <w:color w:val="000000" w:themeColor="text1"/>
          <w:lang w:val="en-US"/>
        </w:rPr>
        <w:t>)</w:t>
      </w:r>
      <w:r w:rsidR="00A32263">
        <w:rPr>
          <w:color w:val="000000" w:themeColor="text1"/>
          <w:lang w:val="en-US"/>
        </w:rPr>
        <w:t xml:space="preserve">, </w:t>
      </w:r>
      <w:r>
        <w:rPr>
          <w:color w:val="000000" w:themeColor="text1"/>
          <w:lang w:val="en-US"/>
        </w:rPr>
        <w:t xml:space="preserve">emphasizing </w:t>
      </w:r>
      <w:r w:rsidR="00A32263">
        <w:rPr>
          <w:color w:val="000000" w:themeColor="text1"/>
          <w:lang w:val="en-US"/>
        </w:rPr>
        <w:t xml:space="preserve">the </w:t>
      </w:r>
      <w:r>
        <w:rPr>
          <w:color w:val="000000" w:themeColor="text1"/>
          <w:lang w:val="en-US"/>
        </w:rPr>
        <w:t xml:space="preserve">importance of the </w:t>
      </w:r>
      <w:r w:rsidR="00A32263">
        <w:rPr>
          <w:color w:val="000000" w:themeColor="text1"/>
          <w:lang w:val="en-US"/>
        </w:rPr>
        <w:t xml:space="preserve">metric used when </w:t>
      </w:r>
      <w:proofErr w:type="gramStart"/>
      <w:r>
        <w:rPr>
          <w:color w:val="000000" w:themeColor="text1"/>
          <w:lang w:val="en-US"/>
        </w:rPr>
        <w:t xml:space="preserve">making </w:t>
      </w:r>
      <w:r w:rsidR="00A32263">
        <w:rPr>
          <w:color w:val="000000" w:themeColor="text1"/>
          <w:lang w:val="en-US"/>
        </w:rPr>
        <w:t>general</w:t>
      </w:r>
      <w:r>
        <w:rPr>
          <w:color w:val="000000" w:themeColor="text1"/>
          <w:lang w:val="en-US"/>
        </w:rPr>
        <w:t>izations</w:t>
      </w:r>
      <w:proofErr w:type="gramEnd"/>
      <w:r w:rsidR="00A758DC" w:rsidRPr="00E34BD3">
        <w:rPr>
          <w:color w:val="000000" w:themeColor="text1"/>
          <w:lang w:val="en-US"/>
        </w:rPr>
        <w:t xml:space="preserve">. </w:t>
      </w:r>
      <w:r w:rsidR="00A758DC" w:rsidRPr="00557525">
        <w:rPr>
          <w:color w:val="000000" w:themeColor="text1"/>
          <w:lang w:val="en-US"/>
        </w:rPr>
        <w:t>Resistance increases with growth rate</w:t>
      </w:r>
      <w:r w:rsidR="00E4368A">
        <w:rPr>
          <w:color w:val="000000" w:themeColor="text1"/>
          <w:lang w:val="en-US"/>
        </w:rPr>
        <w:t>, indicating that</w:t>
      </w:r>
      <w:r w:rsidR="00A758DC" w:rsidRPr="00557525">
        <w:rPr>
          <w:color w:val="000000" w:themeColor="text1"/>
          <w:lang w:val="en-US"/>
        </w:rPr>
        <w:t xml:space="preserve"> </w:t>
      </w:r>
      <w:r w:rsidR="00E4368A">
        <w:rPr>
          <w:color w:val="000000" w:themeColor="text1"/>
          <w:lang w:val="en-US"/>
        </w:rPr>
        <w:t>fast-growers are often studied using a sampling interval that is too large, relative to the sampling interval applied to study slow-growers. The large sampling interval</w:t>
      </w:r>
      <w:r w:rsidR="00A758DC" w:rsidRPr="00557525">
        <w:rPr>
          <w:color w:val="000000" w:themeColor="text1"/>
          <w:lang w:val="en-US"/>
        </w:rPr>
        <w:t xml:space="preserve"> </w:t>
      </w:r>
      <w:r w:rsidR="00E4368A">
        <w:rPr>
          <w:color w:val="000000" w:themeColor="text1"/>
          <w:lang w:val="en-US"/>
        </w:rPr>
        <w:t>gives the fast-growers</w:t>
      </w:r>
      <w:r w:rsidR="00A758DC" w:rsidRPr="00557525">
        <w:rPr>
          <w:color w:val="000000" w:themeColor="text1"/>
          <w:lang w:val="en-US"/>
        </w:rPr>
        <w:t xml:space="preserve"> </w:t>
      </w:r>
      <w:r w:rsidR="00557525" w:rsidRPr="00557525">
        <w:rPr>
          <w:color w:val="000000" w:themeColor="text1"/>
          <w:lang w:val="en-US"/>
        </w:rPr>
        <w:t>effectively more</w:t>
      </w:r>
      <w:r w:rsidR="00A758DC" w:rsidRPr="00557525">
        <w:rPr>
          <w:color w:val="000000" w:themeColor="text1"/>
          <w:lang w:val="en-US"/>
        </w:rPr>
        <w:t xml:space="preserve"> time to recover </w:t>
      </w:r>
      <w:r w:rsidR="00557525" w:rsidRPr="00557525">
        <w:rPr>
          <w:color w:val="000000" w:themeColor="text1"/>
          <w:lang w:val="en-US"/>
        </w:rPr>
        <w:t xml:space="preserve">before the first sampling point, </w:t>
      </w:r>
      <w:r w:rsidR="00E4368A">
        <w:rPr>
          <w:color w:val="000000" w:themeColor="text1"/>
          <w:lang w:val="en-US"/>
        </w:rPr>
        <w:t>which results in higher observed resistance</w:t>
      </w:r>
      <w:r w:rsidR="00A758DC" w:rsidRPr="00557525">
        <w:rPr>
          <w:color w:val="000000" w:themeColor="text1"/>
          <w:lang w:val="en-US"/>
        </w:rPr>
        <w:t>.</w:t>
      </w:r>
      <w:r w:rsidRPr="00783873">
        <w:rPr>
          <w:color w:val="000000" w:themeColor="text1"/>
          <w:lang w:val="en-US"/>
        </w:rPr>
        <w:t xml:space="preserve"> </w:t>
      </w:r>
      <w:r w:rsidRPr="00B82E4E">
        <w:rPr>
          <w:color w:val="000000" w:themeColor="text1"/>
          <w:lang w:val="en-US"/>
        </w:rPr>
        <w:t xml:space="preserve">Recovery, </w:t>
      </w:r>
      <w:r>
        <w:rPr>
          <w:color w:val="000000" w:themeColor="text1"/>
          <w:lang w:val="en-US"/>
        </w:rPr>
        <w:t>however</w:t>
      </w:r>
      <w:r w:rsidRPr="00B82E4E">
        <w:rPr>
          <w:color w:val="000000" w:themeColor="text1"/>
          <w:lang w:val="en-US"/>
        </w:rPr>
        <w:t>, d</w:t>
      </w:r>
      <w:r>
        <w:rPr>
          <w:color w:val="000000" w:themeColor="text1"/>
          <w:lang w:val="en-US"/>
        </w:rPr>
        <w:t xml:space="preserve">id not behave </w:t>
      </w:r>
      <w:r w:rsidRPr="00B82E4E">
        <w:rPr>
          <w:color w:val="000000" w:themeColor="text1"/>
          <w:lang w:val="en-US"/>
        </w:rPr>
        <w:t>as expected</w:t>
      </w:r>
      <w:r>
        <w:rPr>
          <w:color w:val="000000" w:themeColor="text1"/>
          <w:lang w:val="en-US"/>
        </w:rPr>
        <w:t>,</w:t>
      </w:r>
      <w:r w:rsidRPr="00B82E4E">
        <w:rPr>
          <w:color w:val="000000" w:themeColor="text1"/>
          <w:lang w:val="en-US"/>
        </w:rPr>
        <w:t xml:space="preserve"> but</w:t>
      </w:r>
      <w:r>
        <w:rPr>
          <w:color w:val="000000" w:themeColor="text1"/>
          <w:lang w:val="en-US"/>
        </w:rPr>
        <w:t xml:space="preserve"> instead</w:t>
      </w:r>
      <w:r w:rsidRPr="00B82E4E">
        <w:rPr>
          <w:color w:val="000000" w:themeColor="text1"/>
          <w:lang w:val="en-US"/>
        </w:rPr>
        <w:t xml:space="preserve"> </w:t>
      </w:r>
      <w:r>
        <w:rPr>
          <w:color w:val="000000" w:themeColor="text1"/>
          <w:lang w:val="en-US"/>
        </w:rPr>
        <w:t>was largely</w:t>
      </w:r>
      <w:r w:rsidRPr="00B82E4E">
        <w:rPr>
          <w:color w:val="000000" w:themeColor="text1"/>
          <w:lang w:val="en-US"/>
        </w:rPr>
        <w:t xml:space="preserve"> independent of growth rate. </w:t>
      </w:r>
      <w:r>
        <w:rPr>
          <w:color w:val="000000" w:themeColor="text1"/>
          <w:lang w:val="en-US"/>
        </w:rPr>
        <w:t xml:space="preserve">One possible explanation for this is </w:t>
      </w:r>
      <w:r w:rsidRPr="00B82E4E">
        <w:rPr>
          <w:color w:val="000000" w:themeColor="text1"/>
          <w:lang w:val="en-US"/>
        </w:rPr>
        <w:t xml:space="preserve">that the authors of the original studies </w:t>
      </w:r>
      <w:r>
        <w:rPr>
          <w:color w:val="000000" w:themeColor="text1"/>
          <w:lang w:val="en-US"/>
        </w:rPr>
        <w:t>generally allowed near full recovery following disturbance, regardless of organism growth rate (longer experiments for longer lived organisms</w:t>
      </w:r>
      <w:r w:rsidR="002B1DBC">
        <w:rPr>
          <w:color w:val="000000" w:themeColor="text1"/>
          <w:lang w:val="en-US"/>
        </w:rPr>
        <w:t xml:space="preserve"> </w:t>
      </w:r>
      <w:r w:rsidR="002B1DBC">
        <w:rPr>
          <w:color w:val="000000" w:themeColor="text1"/>
          <w:lang w:val="en-US"/>
        </w:rPr>
        <w:fldChar w:fldCharType="begin" w:fldLock="1"/>
      </w:r>
      <w:r w:rsidR="002B1DBC">
        <w:rPr>
          <w:color w:val="000000" w:themeColor="text1"/>
          <w:lang w:val="en-US"/>
        </w:rPr>
        <w:instrText>ADDIN CSL_CITATION {"citationItems":[{"id":"ITEM-1","itemData":{"DOI":"10.1111/ele.13457","ISSN":"14610248","abstract":"Most ecosystems are affected by anthropogenic or natural pulse disturbances, which alter the community composition and functioning for a limited period of time. Whether and how quickly communities recover from such pulses is central to our understanding of biodiversity dynamics and ecosystem organisation, but also to nature conservation and management. Here, we present a meta-analysis of 508 (semi-)natural field experiments globally distributed across marine, terrestrial and freshwater ecosystems. We found recovery to be significant yet incomplete. At the end of the experiments, disturbed treatments resembled controls again when considering abundance (94%), biomass (82%), and univariate diversity measures (88%). Most disturbed treatments did not further depart from control after the pulse, indicating that few studies showed novel trajectories induced by the pulse. Only multivariate community composition on average showed little recovery: disturbed species composition remained dissimilar to the control throughout most experiments. Still, when experiments revealed a higher compositional stability, they tended to also show higher functional stability. Recovery was more complete when systems had high resistance, whereas resilience and resistance were negatively correlated. The overall results were highly consistent across studies, but significant differences between ecosystems and organism groups appeared. Future research on disturbances should aim to understand these differences, but also fill obvious gaps in the empirical assessments for regions (especially the tropics), ecosystems and organisms. In summary, we provide general evidence that (semi-)natural communities can recover from pulse disturbances, but compositional aspects are more vulnerable to long-lasting effects of pulse disturbance than the emergent functions associated to them.","author":[{"dropping-particle":"","family":"Hillebrand","given":"Helmut","non-dropping-particle":"","parse-names":false,"suffix":""},{"dropping-particle":"","family":"Kunze","given":"Charlotte","non-dropping-particle":"","parse-names":false,"suffix":""}],"container-title":"Ecology Letters","id":"ITEM-1","issue":"3","issued":{"date-parts":[["2020"]]},"page":"575-585","title":"Meta-analysis on pulse disturbances reveals differences in functional and compositional recovery across ecosystems","type":"article-journal","volume":"23"},"uris":["http://www.mendeley.com/documents/?uuid=ba60d7fa-ca7d-4cfd-968b-2b12a1044b18"]}],"mendeley":{"formattedCitation":"(Hillebrand &amp; Kunze 2020)","plainTextFormattedCitation":"(Hillebrand &amp; Kunze 2020)","previouslyFormattedCitation":"(Hillebrand &amp; Kunze 2020)"},"properties":{"noteIndex":0},"schema":"https://github.com/citation-style-language/schema/raw/master/csl-citation.json"}</w:instrText>
      </w:r>
      <w:r w:rsidR="002B1DBC">
        <w:rPr>
          <w:color w:val="000000" w:themeColor="text1"/>
          <w:lang w:val="en-US"/>
        </w:rPr>
        <w:fldChar w:fldCharType="separate"/>
      </w:r>
      <w:r w:rsidR="002B1DBC" w:rsidRPr="002B1DBC">
        <w:rPr>
          <w:noProof/>
          <w:color w:val="000000" w:themeColor="text1"/>
          <w:lang w:val="en-US"/>
        </w:rPr>
        <w:t>(Hillebrand &amp; Kunze 2020)</w:t>
      </w:r>
      <w:r w:rsidR="002B1DBC">
        <w:rPr>
          <w:color w:val="000000" w:themeColor="text1"/>
          <w:lang w:val="en-US"/>
        </w:rPr>
        <w:fldChar w:fldCharType="end"/>
      </w:r>
      <w:r w:rsidRPr="00B82E4E">
        <w:rPr>
          <w:color w:val="000000" w:themeColor="text1"/>
          <w:lang w:val="en-US"/>
        </w:rPr>
        <w:t xml:space="preserve">. </w:t>
      </w:r>
      <w:r>
        <w:rPr>
          <w:color w:val="000000" w:themeColor="text1"/>
          <w:lang w:val="en-US"/>
        </w:rPr>
        <w:t xml:space="preserve">Such </w:t>
      </w:r>
      <w:r w:rsidRPr="00857D02">
        <w:rPr>
          <w:i/>
          <w:color w:val="000000" w:themeColor="text1"/>
          <w:lang w:val="en-US"/>
        </w:rPr>
        <w:t>a priori</w:t>
      </w:r>
      <w:r w:rsidRPr="00E34BD3">
        <w:rPr>
          <w:color w:val="000000" w:themeColor="text1"/>
          <w:lang w:val="en-US"/>
        </w:rPr>
        <w:t xml:space="preserve"> adaption of the sampling duration </w:t>
      </w:r>
      <w:r>
        <w:rPr>
          <w:color w:val="000000" w:themeColor="text1"/>
          <w:lang w:val="en-US"/>
        </w:rPr>
        <w:t>effectively remove</w:t>
      </w:r>
      <w:r w:rsidR="00950103">
        <w:rPr>
          <w:color w:val="000000" w:themeColor="text1"/>
          <w:lang w:val="en-US"/>
        </w:rPr>
        <w:t>s</w:t>
      </w:r>
      <w:r w:rsidRPr="00E34BD3">
        <w:rPr>
          <w:color w:val="000000" w:themeColor="text1"/>
          <w:lang w:val="en-US"/>
        </w:rPr>
        <w:t xml:space="preserve"> t</w:t>
      </w:r>
      <w:r w:rsidR="0033708C">
        <w:rPr>
          <w:color w:val="000000" w:themeColor="text1"/>
          <w:lang w:val="en-US"/>
        </w:rPr>
        <w:t>he effect of growth rate from</w:t>
      </w:r>
      <w:r w:rsidRPr="00E34BD3">
        <w:rPr>
          <w:color w:val="000000" w:themeColor="text1"/>
          <w:lang w:val="en-US"/>
        </w:rPr>
        <w:t xml:space="preserve"> recovery estimates.</w:t>
      </w:r>
    </w:p>
    <w:p w14:paraId="06A12257" w14:textId="724E5669" w:rsidR="00B7178F" w:rsidRDefault="00B7178F" w:rsidP="006E349B">
      <w:pPr>
        <w:rPr>
          <w:color w:val="FF0000"/>
          <w:lang w:val="en-US"/>
        </w:rPr>
      </w:pPr>
    </w:p>
    <w:p w14:paraId="7DB6935A" w14:textId="2AFCDDBD" w:rsidR="003B13DC" w:rsidRPr="007902C9" w:rsidRDefault="00950103" w:rsidP="00A2119C">
      <w:pPr>
        <w:rPr>
          <w:color w:val="FF0000"/>
          <w:lang w:val="en-US"/>
        </w:rPr>
      </w:pPr>
      <w:r>
        <w:rPr>
          <w:color w:val="000000" w:themeColor="text1"/>
          <w:lang w:val="en-US"/>
        </w:rPr>
        <w:t xml:space="preserve">While we find a signal that most stability measures are influenced by </w:t>
      </w:r>
      <w:r w:rsidR="00915837" w:rsidRPr="00E34BD3">
        <w:rPr>
          <w:color w:val="000000" w:themeColor="text1"/>
          <w:lang w:val="en-US"/>
        </w:rPr>
        <w:t>growth rate</w:t>
      </w:r>
      <w:r w:rsidR="00A2119C" w:rsidRPr="00E34BD3">
        <w:rPr>
          <w:color w:val="000000" w:themeColor="text1"/>
          <w:lang w:val="en-US"/>
        </w:rPr>
        <w:t>,</w:t>
      </w:r>
      <w:r>
        <w:rPr>
          <w:color w:val="000000" w:themeColor="text1"/>
          <w:lang w:val="en-US"/>
        </w:rPr>
        <w:t xml:space="preserve"> </w:t>
      </w:r>
      <w:del w:id="585" w:author="Andrea Mentges" w:date="2020-08-28T10:19:00Z">
        <w:r w:rsidDel="00300277">
          <w:rPr>
            <w:color w:val="000000" w:themeColor="text1"/>
            <w:lang w:val="en-US"/>
          </w:rPr>
          <w:delText xml:space="preserve">and </w:delText>
        </w:r>
      </w:del>
      <w:ins w:id="586" w:author="Andrea Mentges" w:date="2020-08-28T10:19:00Z">
        <w:r w:rsidR="00300277">
          <w:rPr>
            <w:color w:val="000000" w:themeColor="text1"/>
            <w:lang w:val="en-US"/>
          </w:rPr>
          <w:t xml:space="preserve">which </w:t>
        </w:r>
      </w:ins>
      <w:r>
        <w:rPr>
          <w:color w:val="000000" w:themeColor="text1"/>
          <w:lang w:val="en-US"/>
        </w:rPr>
        <w:t xml:space="preserve">can be </w:t>
      </w:r>
      <w:del w:id="587" w:author="Andrea Mentges" w:date="2020-08-28T10:19:00Z">
        <w:r w:rsidDel="00300277">
          <w:rPr>
            <w:color w:val="000000" w:themeColor="text1"/>
            <w:lang w:val="en-US"/>
          </w:rPr>
          <w:delText xml:space="preserve">corrected </w:delText>
        </w:r>
      </w:del>
      <w:ins w:id="588" w:author="Andrea Mentges" w:date="2020-08-28T10:19:00Z">
        <w:r w:rsidR="00300277">
          <w:rPr>
            <w:color w:val="000000" w:themeColor="text1"/>
            <w:lang w:val="en-US"/>
          </w:rPr>
          <w:t>account</w:t>
        </w:r>
      </w:ins>
      <w:ins w:id="589" w:author="Andrea Mentges" w:date="2020-08-28T10:20:00Z">
        <w:r w:rsidR="00300277">
          <w:rPr>
            <w:color w:val="000000" w:themeColor="text1"/>
            <w:lang w:val="en-US"/>
          </w:rPr>
          <w:t>ed for</w:t>
        </w:r>
      </w:ins>
      <w:ins w:id="590" w:author="Andrea Mentges" w:date="2020-08-28T10:19:00Z">
        <w:r w:rsidR="00300277">
          <w:rPr>
            <w:color w:val="000000" w:themeColor="text1"/>
            <w:lang w:val="en-US"/>
          </w:rPr>
          <w:t xml:space="preserve"> </w:t>
        </w:r>
      </w:ins>
      <w:r>
        <w:rPr>
          <w:color w:val="000000" w:themeColor="text1"/>
          <w:lang w:val="en-US"/>
        </w:rPr>
        <w:t xml:space="preserve">using our methods, </w:t>
      </w:r>
      <w:r w:rsidR="00A2119C" w:rsidRPr="00E34BD3">
        <w:rPr>
          <w:color w:val="000000" w:themeColor="text1"/>
          <w:lang w:val="en-US"/>
        </w:rPr>
        <w:t>there is</w:t>
      </w:r>
      <w:r>
        <w:rPr>
          <w:color w:val="000000" w:themeColor="text1"/>
          <w:lang w:val="en-US"/>
        </w:rPr>
        <w:t xml:space="preserve"> nevertheless</w:t>
      </w:r>
      <w:r w:rsidR="00A2119C" w:rsidRPr="00E34BD3">
        <w:rPr>
          <w:color w:val="000000" w:themeColor="text1"/>
          <w:lang w:val="en-US"/>
        </w:rPr>
        <w:t xml:space="preserve"> </w:t>
      </w:r>
      <w:r w:rsidR="00965973">
        <w:rPr>
          <w:color w:val="000000" w:themeColor="text1"/>
          <w:lang w:val="en-US"/>
        </w:rPr>
        <w:t>considerable</w:t>
      </w:r>
      <w:r w:rsidR="00A2119C" w:rsidRPr="00E34BD3">
        <w:rPr>
          <w:color w:val="000000" w:themeColor="text1"/>
          <w:lang w:val="en-US"/>
        </w:rPr>
        <w:t xml:space="preserve"> variability</w:t>
      </w:r>
      <w:r>
        <w:rPr>
          <w:color w:val="000000" w:themeColor="text1"/>
          <w:lang w:val="en-US"/>
        </w:rPr>
        <w:t xml:space="preserve"> </w:t>
      </w:r>
      <w:r w:rsidR="00ED46CB">
        <w:rPr>
          <w:color w:val="000000" w:themeColor="text1"/>
          <w:lang w:val="en-US"/>
        </w:rPr>
        <w:t>remaining</w:t>
      </w:r>
      <w:r w:rsidR="00A2119C" w:rsidRPr="00E34BD3">
        <w:rPr>
          <w:color w:val="000000" w:themeColor="text1"/>
          <w:lang w:val="en-US"/>
        </w:rPr>
        <w:t xml:space="preserve">. </w:t>
      </w:r>
      <w:r>
        <w:rPr>
          <w:color w:val="000000" w:themeColor="text1"/>
          <w:lang w:val="en-US"/>
        </w:rPr>
        <w:t>This is not surprising,</w:t>
      </w:r>
      <w:r w:rsidR="00ED46CB">
        <w:rPr>
          <w:color w:val="000000" w:themeColor="text1"/>
          <w:lang w:val="en-US"/>
        </w:rPr>
        <w:t xml:space="preserve"> however, as there are many </w:t>
      </w:r>
      <w:r w:rsidR="00A2119C" w:rsidRPr="00E34BD3">
        <w:rPr>
          <w:color w:val="000000" w:themeColor="text1"/>
          <w:lang w:val="en-US"/>
        </w:rPr>
        <w:t xml:space="preserve">factors </w:t>
      </w:r>
      <w:r w:rsidR="00ED46CB">
        <w:rPr>
          <w:color w:val="000000" w:themeColor="text1"/>
          <w:lang w:val="en-US"/>
        </w:rPr>
        <w:t xml:space="preserve">other than growth rates that can have a large influence on measures of </w:t>
      </w:r>
      <w:r w:rsidR="00A2119C" w:rsidRPr="00E34BD3">
        <w:rPr>
          <w:color w:val="000000" w:themeColor="text1"/>
          <w:lang w:val="en-US"/>
        </w:rPr>
        <w:t>stability</w:t>
      </w:r>
      <w:r w:rsidR="00ED46CB">
        <w:rPr>
          <w:color w:val="000000" w:themeColor="text1"/>
          <w:lang w:val="en-US"/>
        </w:rPr>
        <w:t xml:space="preserve">, such as </w:t>
      </w:r>
      <w:r w:rsidR="00A2119C" w:rsidRPr="00E34BD3">
        <w:rPr>
          <w:color w:val="000000" w:themeColor="text1"/>
          <w:lang w:val="en-US"/>
        </w:rPr>
        <w:t xml:space="preserve">disturbance type, </w:t>
      </w:r>
      <w:r w:rsidR="00ED46CB">
        <w:rPr>
          <w:color w:val="000000" w:themeColor="text1"/>
          <w:lang w:val="en-US"/>
        </w:rPr>
        <w:t xml:space="preserve">the size of the species pool, and </w:t>
      </w:r>
      <w:r w:rsidR="00A2119C" w:rsidRPr="00E34BD3">
        <w:rPr>
          <w:color w:val="000000" w:themeColor="text1"/>
          <w:lang w:val="en-US"/>
        </w:rPr>
        <w:t xml:space="preserve">sampling </w:t>
      </w:r>
      <w:r w:rsidR="00ED46CB">
        <w:rPr>
          <w:color w:val="000000" w:themeColor="text1"/>
          <w:lang w:val="en-US"/>
        </w:rPr>
        <w:t>effort</w:t>
      </w:r>
      <w:r w:rsidR="007412EC">
        <w:rPr>
          <w:color w:val="000000" w:themeColor="text1"/>
          <w:lang w:val="en-US"/>
        </w:rPr>
        <w:t>.</w:t>
      </w:r>
      <w:r w:rsidR="00965973">
        <w:rPr>
          <w:color w:val="000000" w:themeColor="text1"/>
          <w:lang w:val="en-US"/>
        </w:rPr>
        <w:t xml:space="preserve"> </w:t>
      </w:r>
      <w:r w:rsidR="007412EC">
        <w:rPr>
          <w:color w:val="000000" w:themeColor="text1"/>
          <w:lang w:val="en-US"/>
        </w:rPr>
        <w:t>In addition</w:t>
      </w:r>
      <w:r w:rsidR="00310EFA" w:rsidRPr="00310EFA">
        <w:rPr>
          <w:color w:val="000000" w:themeColor="text1"/>
          <w:lang w:val="en-US"/>
        </w:rPr>
        <w:t xml:space="preserve">, other life-history traits </w:t>
      </w:r>
      <w:r w:rsidR="007412EC">
        <w:rPr>
          <w:color w:val="000000" w:themeColor="text1"/>
          <w:lang w:val="en-US"/>
        </w:rPr>
        <w:t xml:space="preserve">can </w:t>
      </w:r>
      <w:r w:rsidR="00310EFA" w:rsidRPr="00310EFA">
        <w:rPr>
          <w:color w:val="000000" w:themeColor="text1"/>
          <w:lang w:val="en-US"/>
        </w:rPr>
        <w:t>also affect</w:t>
      </w:r>
      <w:r w:rsidR="007412EC">
        <w:rPr>
          <w:color w:val="000000" w:themeColor="text1"/>
          <w:lang w:val="en-US"/>
        </w:rPr>
        <w:t xml:space="preserve"> multiple measures of</w:t>
      </w:r>
      <w:r w:rsidR="00310EFA" w:rsidRPr="00310EFA">
        <w:rPr>
          <w:color w:val="000000" w:themeColor="text1"/>
          <w:lang w:val="en-US"/>
        </w:rPr>
        <w:t xml:space="preserve"> stability</w:t>
      </w:r>
      <w:r w:rsidR="007412EC">
        <w:rPr>
          <w:color w:val="000000" w:themeColor="text1"/>
          <w:lang w:val="en-US"/>
        </w:rPr>
        <w:t xml:space="preserve">. For example, in the supplement, we show how </w:t>
      </w:r>
      <w:r w:rsidR="00310EFA" w:rsidRPr="00310EFA">
        <w:rPr>
          <w:color w:val="000000" w:themeColor="text1"/>
          <w:lang w:val="en-US"/>
        </w:rPr>
        <w:t>the carrying capacity</w:t>
      </w:r>
      <w:r w:rsidR="007412EC">
        <w:rPr>
          <w:color w:val="000000" w:themeColor="text1"/>
          <w:lang w:val="en-US"/>
        </w:rPr>
        <w:t xml:space="preserve"> (</w:t>
      </w:r>
      <w:r w:rsidR="007412EC" w:rsidRPr="00857D02">
        <w:rPr>
          <w:i/>
          <w:color w:val="000000" w:themeColor="text1"/>
          <w:lang w:val="en-US"/>
        </w:rPr>
        <w:t>K</w:t>
      </w:r>
      <w:r w:rsidR="007412EC">
        <w:rPr>
          <w:color w:val="000000" w:themeColor="text1"/>
          <w:lang w:val="en-US"/>
        </w:rPr>
        <w:t xml:space="preserve">) influences stability measures </w:t>
      </w:r>
      <w:r w:rsidR="00310EFA" w:rsidRPr="00310EFA">
        <w:rPr>
          <w:color w:val="000000" w:themeColor="text1"/>
          <w:lang w:val="en-US"/>
        </w:rPr>
        <w:t>(</w:t>
      </w:r>
      <w:r w:rsidR="002B1DBC" w:rsidRPr="00A14437">
        <w:rPr>
          <w:color w:val="000000" w:themeColor="text1"/>
          <w:lang w:val="en-US"/>
        </w:rPr>
        <w:t xml:space="preserve">supplement, </w:t>
      </w:r>
      <w:r w:rsidR="00310EFA" w:rsidRPr="00A14437">
        <w:rPr>
          <w:color w:val="000000" w:themeColor="text1"/>
          <w:lang w:val="en-US"/>
        </w:rPr>
        <w:fldChar w:fldCharType="begin"/>
      </w:r>
      <w:r w:rsidR="00310EFA" w:rsidRPr="00A14437">
        <w:rPr>
          <w:color w:val="000000" w:themeColor="text1"/>
          <w:lang w:val="en-US"/>
        </w:rPr>
        <w:instrText xml:space="preserve"> REF _Ref45542145 \h </w:instrText>
      </w:r>
      <w:r w:rsidR="00A14437" w:rsidRPr="00A14437">
        <w:rPr>
          <w:color w:val="000000" w:themeColor="text1"/>
          <w:lang w:val="en-US"/>
        </w:rPr>
        <w:instrText xml:space="preserve"> \* MERGEFORMAT </w:instrText>
      </w:r>
      <w:r w:rsidR="00310EFA" w:rsidRPr="00A14437">
        <w:rPr>
          <w:color w:val="000000" w:themeColor="text1"/>
          <w:lang w:val="en-US"/>
        </w:rPr>
      </w:r>
      <w:r w:rsidR="00310EFA" w:rsidRPr="00A14437">
        <w:rPr>
          <w:color w:val="000000" w:themeColor="text1"/>
          <w:lang w:val="en-US"/>
        </w:rPr>
        <w:fldChar w:fldCharType="separate"/>
      </w:r>
      <w:r w:rsidR="00647CE2" w:rsidRPr="00A14437">
        <w:rPr>
          <w:lang w:val="en-US"/>
        </w:rPr>
        <w:t xml:space="preserve">Figure S </w:t>
      </w:r>
      <w:r w:rsidR="00647CE2" w:rsidRPr="00A14437">
        <w:rPr>
          <w:noProof/>
          <w:lang w:val="en-US"/>
        </w:rPr>
        <w:t>3</w:t>
      </w:r>
      <w:r w:rsidR="00310EFA" w:rsidRPr="00A14437">
        <w:rPr>
          <w:color w:val="000000" w:themeColor="text1"/>
          <w:lang w:val="en-US"/>
        </w:rPr>
        <w:fldChar w:fldCharType="end"/>
      </w:r>
      <w:r w:rsidR="00310EFA" w:rsidRPr="00310EFA">
        <w:rPr>
          <w:color w:val="000000" w:themeColor="text1"/>
          <w:lang w:val="en-US"/>
        </w:rPr>
        <w:t>).</w:t>
      </w:r>
      <w:r w:rsidR="007412EC">
        <w:rPr>
          <w:color w:val="000000" w:themeColor="text1"/>
          <w:lang w:val="en-US"/>
        </w:rPr>
        <w:t xml:space="preserve"> Although </w:t>
      </w:r>
      <w:r w:rsidR="007412EC" w:rsidRPr="007902C9">
        <w:rPr>
          <w:i/>
          <w:color w:val="000000" w:themeColor="text1"/>
          <w:lang w:val="en-US"/>
        </w:rPr>
        <w:t>K</w:t>
      </w:r>
      <w:r w:rsidR="007412EC">
        <w:rPr>
          <w:color w:val="000000" w:themeColor="text1"/>
          <w:lang w:val="en-US"/>
        </w:rPr>
        <w:t xml:space="preserve"> is a phenomenological parameter, it is underlain by a number of life history characteristics </w:t>
      </w:r>
      <w:r w:rsidR="00973063">
        <w:rPr>
          <w:color w:val="000000" w:themeColor="text1"/>
          <w:lang w:val="en-US"/>
        </w:rPr>
        <w:t xml:space="preserve">(e.g., body size, energy use) that influence measures of stability. Nevertheless, our main </w:t>
      </w:r>
      <w:r w:rsidR="007902C9">
        <w:rPr>
          <w:color w:val="000000" w:themeColor="text1"/>
          <w:lang w:val="en-US"/>
        </w:rPr>
        <w:t>focus</w:t>
      </w:r>
      <w:r w:rsidR="00973063">
        <w:rPr>
          <w:color w:val="000000" w:themeColor="text1"/>
          <w:lang w:val="en-US"/>
        </w:rPr>
        <w:t xml:space="preserve"> here remains </w:t>
      </w:r>
      <w:r w:rsidR="00310EFA" w:rsidRPr="00310EFA">
        <w:rPr>
          <w:color w:val="000000" w:themeColor="text1"/>
          <w:lang w:val="en-US"/>
        </w:rPr>
        <w:t xml:space="preserve">on growth rate, because </w:t>
      </w:r>
      <w:r w:rsidR="00973063">
        <w:rPr>
          <w:color w:val="000000" w:themeColor="text1"/>
          <w:lang w:val="en-US"/>
        </w:rPr>
        <w:t xml:space="preserve">this parameter </w:t>
      </w:r>
      <w:r w:rsidR="00310EFA" w:rsidRPr="00310EFA">
        <w:rPr>
          <w:color w:val="000000" w:themeColor="text1"/>
          <w:lang w:val="en-US"/>
        </w:rPr>
        <w:t xml:space="preserve">can be </w:t>
      </w:r>
      <w:r w:rsidR="00973063">
        <w:rPr>
          <w:color w:val="000000" w:themeColor="text1"/>
          <w:lang w:val="en-US"/>
        </w:rPr>
        <w:t xml:space="preserve">measured in a relatively straightforward way by comparing </w:t>
      </w:r>
      <w:r w:rsidR="00310EFA" w:rsidRPr="00310EFA">
        <w:rPr>
          <w:color w:val="000000" w:themeColor="text1"/>
          <w:lang w:val="en-US"/>
        </w:rPr>
        <w:t>the difference in function between two time points.</w:t>
      </w:r>
      <w:r w:rsidR="007902C9">
        <w:rPr>
          <w:color w:val="000000" w:themeColor="text1"/>
          <w:lang w:val="en-US"/>
        </w:rPr>
        <w:t xml:space="preserve"> </w:t>
      </w:r>
      <w:commentRangeEnd w:id="583"/>
      <w:r w:rsidR="00ED5BD2">
        <w:rPr>
          <w:rStyle w:val="Kommentarzeichen"/>
        </w:rPr>
        <w:commentReference w:id="583"/>
      </w:r>
    </w:p>
    <w:p w14:paraId="0C7BB2B9" w14:textId="77777777" w:rsidR="003B13DC" w:rsidRDefault="003B13DC" w:rsidP="00A2119C">
      <w:pPr>
        <w:rPr>
          <w:color w:val="FF0000"/>
          <w:lang w:val="en-US"/>
        </w:rPr>
      </w:pPr>
    </w:p>
    <w:p w14:paraId="5B251727" w14:textId="04552936" w:rsidR="00A2119C" w:rsidRPr="001B0B02" w:rsidRDefault="003B13DC" w:rsidP="001B0B02">
      <w:pPr>
        <w:pStyle w:val="berschrift2"/>
        <w:rPr>
          <w:lang w:val="en-US"/>
        </w:rPr>
      </w:pPr>
      <w:r w:rsidRPr="001B0B02">
        <w:rPr>
          <w:lang w:val="en-US"/>
        </w:rPr>
        <w:t>Trends</w:t>
      </w:r>
      <w:r w:rsidR="001B0B02">
        <w:rPr>
          <w:lang w:val="en-US"/>
        </w:rPr>
        <w:t xml:space="preserve"> in</w:t>
      </w:r>
      <w:r w:rsidRPr="001B0B02">
        <w:rPr>
          <w:lang w:val="en-US"/>
        </w:rPr>
        <w:t xml:space="preserve"> </w:t>
      </w:r>
      <w:ins w:id="591" w:author="Andrea Mentges" w:date="2020-08-28T10:20:00Z">
        <w:r w:rsidR="00300277">
          <w:rPr>
            <w:lang w:val="en-US"/>
          </w:rPr>
          <w:t xml:space="preserve">intrinsic </w:t>
        </w:r>
      </w:ins>
      <w:r w:rsidRPr="001B0B02">
        <w:rPr>
          <w:lang w:val="en-US"/>
        </w:rPr>
        <w:t>stability</w:t>
      </w:r>
      <w:ins w:id="592" w:author="Andrea Mentges" w:date="2020-09-08T10:18:00Z">
        <w:r w:rsidR="004B6AC6">
          <w:rPr>
            <w:lang w:val="en-US"/>
          </w:rPr>
          <w:t xml:space="preserve"> in the empirical data</w:t>
        </w:r>
      </w:ins>
      <w:del w:id="593" w:author="Andrea Mentges" w:date="2020-08-28T10:20:00Z">
        <w:r w:rsidRPr="001B0B02" w:rsidDel="00300277">
          <w:rPr>
            <w:lang w:val="en-US"/>
          </w:rPr>
          <w:delText xml:space="preserve"> </w:delText>
        </w:r>
        <w:r w:rsidR="007902C9" w:rsidDel="00300277">
          <w:rPr>
            <w:lang w:val="en-US"/>
          </w:rPr>
          <w:delText>corrected for growth rate</w:delText>
        </w:r>
      </w:del>
    </w:p>
    <w:p w14:paraId="3AF9EC0E" w14:textId="5E51D9AC" w:rsidR="001B0B02" w:rsidRPr="007902C9" w:rsidRDefault="00D856C6" w:rsidP="006E349B">
      <w:pPr>
        <w:rPr>
          <w:color w:val="FF0000"/>
          <w:lang w:val="en-US"/>
        </w:rPr>
      </w:pPr>
      <w:commentRangeStart w:id="594"/>
      <w:del w:id="595" w:author="Andrea Mentges" w:date="2020-08-28T10:21:00Z">
        <w:r w:rsidDel="00300277">
          <w:rPr>
            <w:color w:val="000000" w:themeColor="text1"/>
            <w:lang w:val="en-US"/>
          </w:rPr>
          <w:delText>By</w:delText>
        </w:r>
        <w:r w:rsidRPr="00310EFA" w:rsidDel="00300277">
          <w:rPr>
            <w:color w:val="000000" w:themeColor="text1"/>
            <w:lang w:val="en-US"/>
          </w:rPr>
          <w:delText xml:space="preserve"> </w:delText>
        </w:r>
      </w:del>
      <w:del w:id="596" w:author="Andrea Mentges" w:date="2020-08-28T10:20:00Z">
        <w:r w:rsidDel="00300277">
          <w:rPr>
            <w:color w:val="000000" w:themeColor="text1"/>
            <w:lang w:val="en-US"/>
          </w:rPr>
          <w:delText xml:space="preserve">correcting </w:delText>
        </w:r>
      </w:del>
      <w:del w:id="597" w:author="Andrea Mentges" w:date="2020-08-28T10:21:00Z">
        <w:r w:rsidR="00915837" w:rsidRPr="00310EFA" w:rsidDel="00300277">
          <w:rPr>
            <w:color w:val="000000" w:themeColor="text1"/>
            <w:lang w:val="en-US"/>
          </w:rPr>
          <w:delText>for differences in growth rate</w:delText>
        </w:r>
        <w:r w:rsidDel="00300277">
          <w:rPr>
            <w:color w:val="000000" w:themeColor="text1"/>
            <w:lang w:val="en-US"/>
          </w:rPr>
          <w:delText xml:space="preserve">s </w:delText>
        </w:r>
      </w:del>
      <w:del w:id="598" w:author="Andrea Mentges" w:date="2020-08-28T10:20:00Z">
        <w:r w:rsidDel="00300277">
          <w:rPr>
            <w:color w:val="000000" w:themeColor="text1"/>
            <w:lang w:val="en-US"/>
          </w:rPr>
          <w:delText xml:space="preserve">using </w:delText>
        </w:r>
        <w:r w:rsidR="00915837" w:rsidRPr="00310EFA" w:rsidDel="00300277">
          <w:rPr>
            <w:color w:val="000000" w:themeColor="text1"/>
            <w:lang w:val="en-US"/>
          </w:rPr>
          <w:delText xml:space="preserve">our </w:delText>
        </w:r>
        <w:r w:rsidDel="00300277">
          <w:rPr>
            <w:color w:val="000000" w:themeColor="text1"/>
            <w:lang w:val="en-US"/>
          </w:rPr>
          <w:delText>approach</w:delText>
        </w:r>
      </w:del>
      <w:del w:id="599" w:author="Andrea Mentges" w:date="2020-08-28T10:21:00Z">
        <w:r w:rsidR="00A2119C" w:rsidRPr="00310EFA" w:rsidDel="00300277">
          <w:rPr>
            <w:color w:val="000000" w:themeColor="text1"/>
            <w:lang w:val="en-US"/>
          </w:rPr>
          <w:delText>,</w:delText>
        </w:r>
        <w:r w:rsidDel="00300277">
          <w:rPr>
            <w:color w:val="000000" w:themeColor="text1"/>
            <w:lang w:val="en-US"/>
          </w:rPr>
          <w:delText xml:space="preserve"> we</w:delText>
        </w:r>
      </w:del>
      <w:ins w:id="600" w:author="Andrea Mentges" w:date="2020-08-28T10:21:00Z">
        <w:r w:rsidR="00300277">
          <w:rPr>
            <w:color w:val="000000" w:themeColor="text1"/>
            <w:lang w:val="en-US"/>
          </w:rPr>
          <w:t>We</w:t>
        </w:r>
      </w:ins>
      <w:r>
        <w:rPr>
          <w:color w:val="000000" w:themeColor="text1"/>
          <w:lang w:val="en-US"/>
        </w:rPr>
        <w:t xml:space="preserve"> found that</w:t>
      </w:r>
      <w:r w:rsidR="00A2119C" w:rsidRPr="00310EFA">
        <w:rPr>
          <w:color w:val="000000" w:themeColor="text1"/>
          <w:lang w:val="en-US"/>
        </w:rPr>
        <w:t xml:space="preserve"> the direction of trend</w:t>
      </w:r>
      <w:r w:rsidR="004B3498" w:rsidRPr="00310EFA">
        <w:rPr>
          <w:color w:val="000000" w:themeColor="text1"/>
          <w:lang w:val="en-US"/>
        </w:rPr>
        <w:t>s</w:t>
      </w:r>
      <w:r w:rsidR="00A2119C" w:rsidRPr="00310EFA">
        <w:rPr>
          <w:color w:val="000000" w:themeColor="text1"/>
          <w:lang w:val="en-US"/>
        </w:rPr>
        <w:t xml:space="preserve"> </w:t>
      </w:r>
      <w:r w:rsidR="00CF28CF" w:rsidRPr="00310EFA">
        <w:rPr>
          <w:color w:val="000000" w:themeColor="text1"/>
          <w:lang w:val="en-US"/>
        </w:rPr>
        <w:t xml:space="preserve">in the </w:t>
      </w:r>
      <w:r w:rsidR="002113F5">
        <w:rPr>
          <w:color w:val="000000" w:themeColor="text1"/>
          <w:lang w:val="en-US"/>
        </w:rPr>
        <w:t>empirical</w:t>
      </w:r>
      <w:r w:rsidR="000F7A36">
        <w:rPr>
          <w:color w:val="000000" w:themeColor="text1"/>
          <w:lang w:val="en-US"/>
        </w:rPr>
        <w:t xml:space="preserve"> data</w:t>
      </w:r>
      <w:r w:rsidR="00CF28CF" w:rsidRPr="00310EFA">
        <w:rPr>
          <w:color w:val="000000" w:themeColor="text1"/>
          <w:lang w:val="en-US"/>
        </w:rPr>
        <w:t xml:space="preserve"> </w:t>
      </w:r>
      <w:r w:rsidR="00A2119C" w:rsidRPr="00310EFA">
        <w:rPr>
          <w:color w:val="000000" w:themeColor="text1"/>
          <w:lang w:val="en-US"/>
        </w:rPr>
        <w:t>change</w:t>
      </w:r>
      <w:r w:rsidR="00B83291">
        <w:rPr>
          <w:color w:val="000000" w:themeColor="text1"/>
          <w:lang w:val="en-US"/>
        </w:rPr>
        <w:t>d</w:t>
      </w:r>
      <w:ins w:id="601" w:author="Andrea Mentges" w:date="2020-08-28T10:21:00Z">
        <w:r w:rsidR="00300277">
          <w:rPr>
            <w:color w:val="000000" w:themeColor="text1"/>
            <w:lang w:val="en-US"/>
          </w:rPr>
          <w:t xml:space="preserve"> when growth rate was accounted for</w:t>
        </w:r>
      </w:ins>
      <w:r w:rsidR="00A2119C" w:rsidRPr="00310EFA">
        <w:rPr>
          <w:color w:val="000000" w:themeColor="text1"/>
          <w:lang w:val="en-US"/>
        </w:rPr>
        <w:t>.</w:t>
      </w:r>
      <w:r w:rsidR="004B3498" w:rsidRPr="00310EFA">
        <w:rPr>
          <w:color w:val="000000" w:themeColor="text1"/>
          <w:lang w:val="en-US"/>
        </w:rPr>
        <w:t xml:space="preserve"> </w:t>
      </w:r>
      <w:r w:rsidR="00E34BD3" w:rsidRPr="00310EFA">
        <w:rPr>
          <w:color w:val="000000" w:themeColor="text1"/>
          <w:lang w:val="en-US"/>
        </w:rPr>
        <w:t>This means, that there are other factors changing systematically along the growth-rate axis. Indeed, s</w:t>
      </w:r>
      <w:r w:rsidR="00FC6FA9" w:rsidRPr="00310EFA">
        <w:rPr>
          <w:color w:val="000000" w:themeColor="text1"/>
          <w:lang w:val="en-US"/>
        </w:rPr>
        <w:t>tudies of the</w:t>
      </w:r>
      <w:r w:rsidR="00CB4310" w:rsidRPr="00310EFA">
        <w:rPr>
          <w:color w:val="000000" w:themeColor="text1"/>
          <w:lang w:val="en-US"/>
        </w:rPr>
        <w:t xml:space="preserve"> </w:t>
      </w:r>
      <w:r w:rsidR="00E34BD3" w:rsidRPr="00310EFA">
        <w:rPr>
          <w:color w:val="000000" w:themeColor="text1"/>
          <w:lang w:val="en-US"/>
        </w:rPr>
        <w:t>fast-growers (e.g. microbes and phytoplankton) and slow-growers (e.g. macrophytes and grasses)</w:t>
      </w:r>
      <w:r w:rsidR="00FC6FA9" w:rsidRPr="00310EFA">
        <w:rPr>
          <w:color w:val="000000" w:themeColor="text1"/>
          <w:lang w:val="en-US"/>
        </w:rPr>
        <w:t xml:space="preserve"> differ in </w:t>
      </w:r>
      <w:r w:rsidR="00E34BD3" w:rsidRPr="00310EFA">
        <w:rPr>
          <w:color w:val="000000" w:themeColor="text1"/>
          <w:lang w:val="en-US"/>
        </w:rPr>
        <w:t xml:space="preserve">many </w:t>
      </w:r>
      <w:r w:rsidR="00FC6FA9" w:rsidRPr="00310EFA">
        <w:rPr>
          <w:color w:val="000000" w:themeColor="text1"/>
          <w:lang w:val="en-US"/>
        </w:rPr>
        <w:t>aspects</w:t>
      </w:r>
      <w:r>
        <w:rPr>
          <w:color w:val="000000" w:themeColor="text1"/>
          <w:lang w:val="en-US"/>
        </w:rPr>
        <w:t xml:space="preserve"> other than </w:t>
      </w:r>
      <w:r w:rsidR="00E34BD3" w:rsidRPr="00310EFA">
        <w:rPr>
          <w:color w:val="000000" w:themeColor="text1"/>
          <w:lang w:val="en-US"/>
        </w:rPr>
        <w:t xml:space="preserve">growth rate (supplement, </w:t>
      </w:r>
      <w:r w:rsidR="00E34BD3" w:rsidRPr="00310EFA">
        <w:rPr>
          <w:color w:val="000000" w:themeColor="text1"/>
          <w:lang w:val="en-US"/>
        </w:rPr>
        <w:fldChar w:fldCharType="begin"/>
      </w:r>
      <w:r w:rsidR="00E34BD3" w:rsidRPr="00310EFA">
        <w:rPr>
          <w:color w:val="000000" w:themeColor="text1"/>
          <w:lang w:val="en-US"/>
        </w:rPr>
        <w:instrText xml:space="preserve"> REF _Ref45542129 \h </w:instrText>
      </w:r>
      <w:r w:rsidR="00E34BD3" w:rsidRPr="00310EFA">
        <w:rPr>
          <w:color w:val="000000" w:themeColor="text1"/>
          <w:lang w:val="en-US"/>
        </w:rPr>
      </w:r>
      <w:r w:rsidR="00E34BD3" w:rsidRPr="00310EFA">
        <w:rPr>
          <w:color w:val="000000" w:themeColor="text1"/>
          <w:lang w:val="en-US"/>
        </w:rPr>
        <w:fldChar w:fldCharType="separate"/>
      </w:r>
      <w:r w:rsidR="00647CE2" w:rsidRPr="00647CE2">
        <w:rPr>
          <w:lang w:val="en-US"/>
        </w:rPr>
        <w:t xml:space="preserve">Figure S </w:t>
      </w:r>
      <w:r w:rsidR="00647CE2" w:rsidRPr="00647CE2">
        <w:rPr>
          <w:noProof/>
          <w:lang w:val="en-US"/>
        </w:rPr>
        <w:t>4</w:t>
      </w:r>
      <w:r w:rsidR="00E34BD3" w:rsidRPr="00310EFA">
        <w:rPr>
          <w:color w:val="000000" w:themeColor="text1"/>
          <w:lang w:val="en-US"/>
        </w:rPr>
        <w:fldChar w:fldCharType="end"/>
      </w:r>
      <w:r w:rsidR="00E34BD3" w:rsidRPr="00310EFA">
        <w:rPr>
          <w:color w:val="000000" w:themeColor="text1"/>
          <w:lang w:val="en-US"/>
        </w:rPr>
        <w:t>). For example, they differ in the studied</w:t>
      </w:r>
      <w:r w:rsidR="00FC6FA9" w:rsidRPr="00310EFA">
        <w:rPr>
          <w:color w:val="000000" w:themeColor="text1"/>
          <w:lang w:val="en-US"/>
        </w:rPr>
        <w:t xml:space="preserve"> habitat (coastal hard substrate vs. lentic), main disturbance type (removal vs. deposition/toxicity), response variable (cover vs. abundance/biomass), and experimental set-up (</w:t>
      </w:r>
      <w:r w:rsidR="001B0B02">
        <w:rPr>
          <w:color w:val="000000" w:themeColor="text1"/>
          <w:lang w:val="en-US"/>
        </w:rPr>
        <w:t>open vs. closed to dispersal</w:t>
      </w:r>
      <w:r w:rsidR="00E34BD3" w:rsidRPr="00310EFA">
        <w:rPr>
          <w:color w:val="000000" w:themeColor="text1"/>
          <w:lang w:val="en-US"/>
        </w:rPr>
        <w:t>)</w:t>
      </w:r>
      <w:r w:rsidR="00FC6FA9" w:rsidRPr="00310EFA">
        <w:rPr>
          <w:color w:val="000000" w:themeColor="text1"/>
          <w:lang w:val="en-US"/>
        </w:rPr>
        <w:t xml:space="preserve">. </w:t>
      </w:r>
      <w:r w:rsidR="00FD32FB" w:rsidRPr="00310EFA">
        <w:rPr>
          <w:color w:val="000000" w:themeColor="text1"/>
          <w:lang w:val="en-US"/>
        </w:rPr>
        <w:t xml:space="preserve">These differences </w:t>
      </w:r>
      <w:r w:rsidR="008D290F">
        <w:rPr>
          <w:color w:val="000000" w:themeColor="text1"/>
          <w:lang w:val="en-US"/>
        </w:rPr>
        <w:t>underlie variation in the</w:t>
      </w:r>
      <w:r w:rsidR="00FD32FB" w:rsidRPr="00310EFA">
        <w:rPr>
          <w:color w:val="000000" w:themeColor="text1"/>
          <w:lang w:val="en-US"/>
        </w:rPr>
        <w:t xml:space="preserve"> </w:t>
      </w:r>
      <w:del w:id="602" w:author="Andrea Mentges" w:date="2020-08-28T10:20:00Z">
        <w:r w:rsidR="00FD32FB" w:rsidRPr="00310EFA" w:rsidDel="00300277">
          <w:rPr>
            <w:color w:val="000000" w:themeColor="text1"/>
            <w:lang w:val="en-US"/>
          </w:rPr>
          <w:delText xml:space="preserve">corrected </w:delText>
        </w:r>
      </w:del>
      <w:ins w:id="603" w:author="Andrea Mentges" w:date="2020-08-28T10:20:00Z">
        <w:r w:rsidR="00300277">
          <w:rPr>
            <w:color w:val="000000" w:themeColor="text1"/>
            <w:lang w:val="en-US"/>
          </w:rPr>
          <w:t>intrinsic</w:t>
        </w:r>
        <w:r w:rsidR="00300277" w:rsidRPr="00310EFA">
          <w:rPr>
            <w:color w:val="000000" w:themeColor="text1"/>
            <w:lang w:val="en-US"/>
          </w:rPr>
          <w:t xml:space="preserve"> </w:t>
        </w:r>
      </w:ins>
      <w:r w:rsidR="00FD32FB" w:rsidRPr="00310EFA">
        <w:rPr>
          <w:color w:val="000000" w:themeColor="text1"/>
          <w:lang w:val="en-US"/>
        </w:rPr>
        <w:t>stability</w:t>
      </w:r>
      <w:r w:rsidR="008D290F">
        <w:rPr>
          <w:color w:val="000000" w:themeColor="text1"/>
          <w:lang w:val="en-US"/>
        </w:rPr>
        <w:t xml:space="preserve"> estimates</w:t>
      </w:r>
      <w:r w:rsidR="00FD32FB" w:rsidRPr="00310EFA">
        <w:rPr>
          <w:color w:val="000000" w:themeColor="text1"/>
          <w:lang w:val="en-US"/>
        </w:rPr>
        <w:t>.</w:t>
      </w:r>
      <w:r w:rsidR="001B0B02">
        <w:rPr>
          <w:color w:val="000000" w:themeColor="text1"/>
          <w:lang w:val="en-US"/>
        </w:rPr>
        <w:t xml:space="preserve"> </w:t>
      </w:r>
    </w:p>
    <w:p w14:paraId="385D3143" w14:textId="77777777" w:rsidR="001B0B02" w:rsidRDefault="001B0B02" w:rsidP="006E349B">
      <w:pPr>
        <w:rPr>
          <w:color w:val="000000" w:themeColor="text1"/>
          <w:lang w:val="en-US"/>
        </w:rPr>
      </w:pPr>
    </w:p>
    <w:p w14:paraId="14B0ABAB" w14:textId="5CB5102E" w:rsidR="001B0B02" w:rsidRDefault="001B0B02" w:rsidP="001B0B02">
      <w:pPr>
        <w:rPr>
          <w:color w:val="000000" w:themeColor="text1"/>
          <w:lang w:val="en-US"/>
        </w:rPr>
      </w:pPr>
      <w:r>
        <w:rPr>
          <w:color w:val="000000" w:themeColor="text1"/>
          <w:lang w:val="en-US"/>
        </w:rPr>
        <w:t>A</w:t>
      </w:r>
      <w:r>
        <w:rPr>
          <w:lang w:val="en-US"/>
        </w:rPr>
        <w:t xml:space="preserve">fter </w:t>
      </w:r>
      <w:del w:id="604" w:author="Andrea Mentges" w:date="2020-08-28T10:21:00Z">
        <w:r w:rsidDel="00300277">
          <w:rPr>
            <w:lang w:val="en-US"/>
          </w:rPr>
          <w:delText xml:space="preserve">correcting </w:delText>
        </w:r>
      </w:del>
      <w:ins w:id="605" w:author="Andrea Mentges" w:date="2020-08-28T10:21:00Z">
        <w:r w:rsidR="00300277">
          <w:rPr>
            <w:lang w:val="en-US"/>
          </w:rPr>
          <w:t xml:space="preserve">accounting </w:t>
        </w:r>
      </w:ins>
      <w:r>
        <w:rPr>
          <w:lang w:val="en-US"/>
        </w:rPr>
        <w:t xml:space="preserve">for growth rate, the greater </w:t>
      </w:r>
      <w:r w:rsidR="00D856C6">
        <w:rPr>
          <w:lang w:val="en-US"/>
        </w:rPr>
        <w:t xml:space="preserve">levels of </w:t>
      </w:r>
      <w:r>
        <w:rPr>
          <w:lang w:val="en-US"/>
        </w:rPr>
        <w:t>resistance</w:t>
      </w:r>
      <w:r w:rsidR="00D856C6">
        <w:rPr>
          <w:lang w:val="en-US"/>
        </w:rPr>
        <w:t xml:space="preserve"> we observed for groups with </w:t>
      </w:r>
      <w:r>
        <w:rPr>
          <w:lang w:val="en-US"/>
        </w:rPr>
        <w:t xml:space="preserve">higher growth rates may be </w:t>
      </w:r>
      <w:r w:rsidR="00D856C6">
        <w:rPr>
          <w:lang w:val="en-US"/>
        </w:rPr>
        <w:t xml:space="preserve">because </w:t>
      </w:r>
      <w:r w:rsidR="00CF28CF" w:rsidRPr="00310EFA">
        <w:rPr>
          <w:color w:val="000000" w:themeColor="text1"/>
          <w:lang w:val="en-US"/>
        </w:rPr>
        <w:t>the main</w:t>
      </w:r>
      <w:r w:rsidR="00D856C6">
        <w:rPr>
          <w:color w:val="000000" w:themeColor="text1"/>
          <w:lang w:val="en-US"/>
        </w:rPr>
        <w:t xml:space="preserve"> types of </w:t>
      </w:r>
      <w:r w:rsidR="00CF28CF" w:rsidRPr="00310EFA">
        <w:rPr>
          <w:color w:val="000000" w:themeColor="text1"/>
          <w:lang w:val="en-US"/>
        </w:rPr>
        <w:t>disturbance</w:t>
      </w:r>
      <w:r w:rsidR="00D856C6">
        <w:rPr>
          <w:color w:val="000000" w:themeColor="text1"/>
          <w:lang w:val="en-US"/>
        </w:rPr>
        <w:t>s</w:t>
      </w:r>
      <w:r w:rsidR="00CF28CF" w:rsidRPr="00310EFA">
        <w:rPr>
          <w:color w:val="000000" w:themeColor="text1"/>
          <w:lang w:val="en-US"/>
        </w:rPr>
        <w:t xml:space="preserve"> change from experimental removal (for </w:t>
      </w:r>
      <w:r w:rsidR="00D856C6">
        <w:rPr>
          <w:color w:val="000000" w:themeColor="text1"/>
          <w:lang w:val="en-US"/>
        </w:rPr>
        <w:t xml:space="preserve">longer-lived </w:t>
      </w:r>
      <w:r w:rsidR="00CF28CF" w:rsidRPr="00310EFA">
        <w:rPr>
          <w:color w:val="000000" w:themeColor="text1"/>
          <w:lang w:val="en-US"/>
        </w:rPr>
        <w:t xml:space="preserve">macrophytes and grasses) to </w:t>
      </w:r>
      <w:r w:rsidR="003B13DC" w:rsidRPr="00310EFA">
        <w:rPr>
          <w:color w:val="000000" w:themeColor="text1"/>
          <w:lang w:val="en-US"/>
        </w:rPr>
        <w:t>deposition</w:t>
      </w:r>
      <w:r w:rsidR="00CF28CF" w:rsidRPr="00310EFA">
        <w:rPr>
          <w:color w:val="000000" w:themeColor="text1"/>
          <w:lang w:val="en-US"/>
        </w:rPr>
        <w:t xml:space="preserve"> or </w:t>
      </w:r>
      <w:r w:rsidR="003B13DC" w:rsidRPr="00310EFA">
        <w:rPr>
          <w:color w:val="000000" w:themeColor="text1"/>
          <w:lang w:val="en-US"/>
        </w:rPr>
        <w:t xml:space="preserve">toxicity </w:t>
      </w:r>
      <w:r w:rsidR="00CF28CF" w:rsidRPr="00310EFA">
        <w:rPr>
          <w:color w:val="000000" w:themeColor="text1"/>
          <w:lang w:val="en-US"/>
        </w:rPr>
        <w:t>(for</w:t>
      </w:r>
      <w:r w:rsidR="00D856C6">
        <w:rPr>
          <w:color w:val="000000" w:themeColor="text1"/>
          <w:lang w:val="en-US"/>
        </w:rPr>
        <w:t xml:space="preserve"> shorter-lived</w:t>
      </w:r>
      <w:r w:rsidR="00CF28CF" w:rsidRPr="00310EFA">
        <w:rPr>
          <w:color w:val="000000" w:themeColor="text1"/>
          <w:lang w:val="en-US"/>
        </w:rPr>
        <w:t xml:space="preserve"> </w:t>
      </w:r>
      <w:r w:rsidR="00FD32FB" w:rsidRPr="00310EFA">
        <w:rPr>
          <w:color w:val="000000" w:themeColor="text1"/>
          <w:lang w:val="en-US"/>
        </w:rPr>
        <w:t>microbes and phytoplankton</w:t>
      </w:r>
      <w:r w:rsidR="00CF28CF" w:rsidRPr="00310EFA">
        <w:rPr>
          <w:color w:val="000000" w:themeColor="text1"/>
          <w:lang w:val="en-US"/>
        </w:rPr>
        <w:t>)</w:t>
      </w:r>
      <w:r w:rsidR="00FD32FB" w:rsidRPr="00310EFA">
        <w:rPr>
          <w:color w:val="000000" w:themeColor="text1"/>
          <w:lang w:val="en-US"/>
        </w:rPr>
        <w:t xml:space="preserve">. Negative effects of experimental removal are unavoidable for the organisms, whereas deposition and toxicity can be buffered </w:t>
      </w:r>
      <w:r w:rsidR="003B13DC" w:rsidRPr="00310EFA">
        <w:rPr>
          <w:color w:val="000000" w:themeColor="text1"/>
          <w:lang w:val="en-US"/>
        </w:rPr>
        <w:t>by physiological defense mechanisms</w:t>
      </w:r>
      <w:r w:rsidR="00FD32FB" w:rsidRPr="00310EFA">
        <w:rPr>
          <w:color w:val="000000" w:themeColor="text1"/>
          <w:lang w:val="en-US"/>
        </w:rPr>
        <w:t>, leading to higher resistance</w:t>
      </w:r>
      <w:r>
        <w:rPr>
          <w:color w:val="000000" w:themeColor="text1"/>
          <w:lang w:val="en-US"/>
        </w:rPr>
        <w:t>.</w:t>
      </w:r>
      <w:r w:rsidR="00FD32FB" w:rsidRPr="00310EFA">
        <w:rPr>
          <w:color w:val="000000" w:themeColor="text1"/>
          <w:lang w:val="en-US"/>
        </w:rPr>
        <w:t xml:space="preserve"> </w:t>
      </w:r>
      <w:r>
        <w:rPr>
          <w:color w:val="000000" w:themeColor="text1"/>
          <w:lang w:val="en-US"/>
        </w:rPr>
        <w:t xml:space="preserve">The greater </w:t>
      </w:r>
      <w:del w:id="606" w:author="Andrea Mentges" w:date="2020-08-28T10:22:00Z">
        <w:r w:rsidDel="00300277">
          <w:rPr>
            <w:color w:val="000000" w:themeColor="text1"/>
            <w:lang w:val="en-US"/>
          </w:rPr>
          <w:delText xml:space="preserve">corrected </w:delText>
        </w:r>
      </w:del>
      <w:ins w:id="607" w:author="Andrea Mentges" w:date="2020-08-28T10:22:00Z">
        <w:r w:rsidR="00300277">
          <w:rPr>
            <w:color w:val="000000" w:themeColor="text1"/>
            <w:lang w:val="en-US"/>
          </w:rPr>
          <w:t xml:space="preserve">intrinsic </w:t>
        </w:r>
      </w:ins>
      <w:r w:rsidR="00FD32FB" w:rsidRPr="00310EFA">
        <w:rPr>
          <w:color w:val="000000" w:themeColor="text1"/>
          <w:lang w:val="en-US"/>
        </w:rPr>
        <w:t>re</w:t>
      </w:r>
      <w:r w:rsidR="003B13DC" w:rsidRPr="00310EFA">
        <w:rPr>
          <w:color w:val="000000" w:themeColor="text1"/>
          <w:lang w:val="en-US"/>
        </w:rPr>
        <w:t xml:space="preserve">silience </w:t>
      </w:r>
      <w:r w:rsidR="00FD32FB" w:rsidRPr="00310EFA">
        <w:rPr>
          <w:color w:val="000000" w:themeColor="text1"/>
          <w:lang w:val="en-US"/>
        </w:rPr>
        <w:t>and recovery in studies of</w:t>
      </w:r>
      <w:r w:rsidR="003B13DC" w:rsidRPr="00310EFA">
        <w:rPr>
          <w:color w:val="000000" w:themeColor="text1"/>
          <w:lang w:val="en-US"/>
        </w:rPr>
        <w:t xml:space="preserve"> </w:t>
      </w:r>
      <w:r w:rsidR="00FD32FB" w:rsidRPr="00310EFA">
        <w:rPr>
          <w:color w:val="000000" w:themeColor="text1"/>
          <w:lang w:val="en-US"/>
        </w:rPr>
        <w:t>macrophytes and grasses</w:t>
      </w:r>
      <w:r w:rsidR="003B13DC" w:rsidRPr="00310EFA">
        <w:rPr>
          <w:color w:val="000000" w:themeColor="text1"/>
          <w:lang w:val="en-US"/>
        </w:rPr>
        <w:t xml:space="preserve">, </w:t>
      </w:r>
      <w:r>
        <w:rPr>
          <w:color w:val="000000" w:themeColor="text1"/>
          <w:lang w:val="en-US"/>
        </w:rPr>
        <w:t xml:space="preserve">could be explained by </w:t>
      </w:r>
      <w:proofErr w:type="spellStart"/>
      <w:r>
        <w:rPr>
          <w:color w:val="000000" w:themeColor="text1"/>
          <w:lang w:val="en-US"/>
        </w:rPr>
        <w:t>i</w:t>
      </w:r>
      <w:proofErr w:type="spellEnd"/>
      <w:r>
        <w:rPr>
          <w:color w:val="000000" w:themeColor="text1"/>
          <w:lang w:val="en-US"/>
        </w:rPr>
        <w:t xml:space="preserve">) </w:t>
      </w:r>
      <w:r w:rsidR="00FD32FB" w:rsidRPr="00310EFA">
        <w:rPr>
          <w:lang w:val="en-US"/>
        </w:rPr>
        <w:t xml:space="preserve">the negative effects of experimental removal cease faster, while deposition/toxicity have longer-lasting effects; </w:t>
      </w:r>
      <w:r>
        <w:rPr>
          <w:color w:val="000000" w:themeColor="text1"/>
          <w:lang w:val="en-US"/>
        </w:rPr>
        <w:t xml:space="preserve">ii) </w:t>
      </w:r>
      <w:r w:rsidR="00FD32FB" w:rsidRPr="001B0B02">
        <w:rPr>
          <w:color w:val="000000" w:themeColor="text1"/>
          <w:lang w:val="en-US"/>
        </w:rPr>
        <w:lastRenderedPageBreak/>
        <w:t>studies of macrophytes and grasses were mainly field studies</w:t>
      </w:r>
      <w:r>
        <w:rPr>
          <w:color w:val="000000" w:themeColor="text1"/>
          <w:lang w:val="en-US"/>
        </w:rPr>
        <w:t xml:space="preserve"> where the set-up was open for dispersal</w:t>
      </w:r>
      <w:r w:rsidR="00FD32FB" w:rsidRPr="001B0B02">
        <w:rPr>
          <w:color w:val="000000" w:themeColor="text1"/>
          <w:lang w:val="en-US"/>
        </w:rPr>
        <w:t xml:space="preserve">, thus connectivity </w:t>
      </w:r>
      <w:r>
        <w:rPr>
          <w:color w:val="000000" w:themeColor="text1"/>
          <w:lang w:val="en-US"/>
        </w:rPr>
        <w:t>was likely</w:t>
      </w:r>
      <w:r w:rsidR="00FD32FB" w:rsidRPr="001B0B02">
        <w:rPr>
          <w:color w:val="000000" w:themeColor="text1"/>
          <w:lang w:val="en-US"/>
        </w:rPr>
        <w:t xml:space="preserve"> higher, enhancing resilience and recovery</w:t>
      </w:r>
      <w:r>
        <w:rPr>
          <w:color w:val="000000" w:themeColor="text1"/>
          <w:lang w:val="en-US"/>
        </w:rPr>
        <w:t xml:space="preserve">, </w:t>
      </w:r>
      <w:r w:rsidR="00FD32FB" w:rsidRPr="001B0B02">
        <w:rPr>
          <w:color w:val="000000" w:themeColor="text1"/>
          <w:lang w:val="en-US"/>
        </w:rPr>
        <w:t xml:space="preserve">whereas microbes and phytoplankton were </w:t>
      </w:r>
      <w:r w:rsidR="000468A6" w:rsidRPr="001B0B02">
        <w:rPr>
          <w:color w:val="000000" w:themeColor="text1"/>
          <w:lang w:val="en-US"/>
        </w:rPr>
        <w:t>often</w:t>
      </w:r>
      <w:r w:rsidR="00FD32FB" w:rsidRPr="001B0B02">
        <w:rPr>
          <w:color w:val="000000" w:themeColor="text1"/>
          <w:lang w:val="en-US"/>
        </w:rPr>
        <w:t xml:space="preserve"> studied in </w:t>
      </w:r>
      <w:r w:rsidR="00B83291">
        <w:rPr>
          <w:color w:val="000000" w:themeColor="text1"/>
          <w:lang w:val="en-US"/>
        </w:rPr>
        <w:t>closed microcosms</w:t>
      </w:r>
      <w:r>
        <w:rPr>
          <w:color w:val="000000" w:themeColor="text1"/>
          <w:lang w:val="en-US"/>
        </w:rPr>
        <w:t>.</w:t>
      </w:r>
      <w:commentRangeEnd w:id="594"/>
      <w:r w:rsidR="00ED5BD2">
        <w:rPr>
          <w:rStyle w:val="Kommentarzeichen"/>
        </w:rPr>
        <w:commentReference w:id="594"/>
      </w:r>
    </w:p>
    <w:p w14:paraId="48714149" w14:textId="77777777" w:rsidR="00B7178F" w:rsidRDefault="00B7178F" w:rsidP="001B0B02">
      <w:pPr>
        <w:rPr>
          <w:ins w:id="608" w:author="Andrea Mentges" w:date="2020-09-08T09:50:00Z"/>
          <w:color w:val="FF0000"/>
          <w:lang w:val="en-US"/>
        </w:rPr>
      </w:pPr>
    </w:p>
    <w:p w14:paraId="0BA0B7BE" w14:textId="30A58464" w:rsidR="00ED5BD2" w:rsidRDefault="00ED5BD2" w:rsidP="001B0B02">
      <w:pPr>
        <w:rPr>
          <w:ins w:id="609" w:author="Andrea Mentges" w:date="2020-09-08T09:50:00Z"/>
          <w:color w:val="FF0000"/>
          <w:lang w:val="en-US"/>
        </w:rPr>
      </w:pPr>
      <w:ins w:id="610" w:author="Andrea Mentges" w:date="2020-09-08T09:53:00Z">
        <w:r>
          <w:rPr>
            <w:color w:val="FF0000"/>
            <w:lang w:val="en-US"/>
          </w:rPr>
          <w:t>Additional points to</w:t>
        </w:r>
      </w:ins>
      <w:ins w:id="611" w:author="Andrea Mentges" w:date="2020-09-08T09:50:00Z">
        <w:r>
          <w:rPr>
            <w:color w:val="FF0000"/>
            <w:lang w:val="en-US"/>
          </w:rPr>
          <w:t xml:space="preserve"> consider in discussion:</w:t>
        </w:r>
      </w:ins>
    </w:p>
    <w:p w14:paraId="76AC9FB8" w14:textId="2901CF72" w:rsidR="00ED5BD2" w:rsidRDefault="00ED5BD2">
      <w:pPr>
        <w:pStyle w:val="Listenabsatz"/>
        <w:numPr>
          <w:ilvl w:val="0"/>
          <w:numId w:val="34"/>
        </w:numPr>
        <w:rPr>
          <w:ins w:id="612" w:author="Andrea Mentges" w:date="2020-09-08T09:51:00Z"/>
          <w:color w:val="FF0000"/>
          <w:lang w:val="en-US"/>
        </w:rPr>
        <w:pPrChange w:id="613" w:author="Andrea Mentges" w:date="2020-09-08T09:51:00Z">
          <w:pPr/>
        </w:pPrChange>
      </w:pPr>
      <w:ins w:id="614" w:author="Andrea Mentges" w:date="2020-09-08T09:51:00Z">
        <w:r>
          <w:rPr>
            <w:color w:val="FF0000"/>
            <w:lang w:val="en-US"/>
          </w:rPr>
          <w:t>Scaling from populations to community level</w:t>
        </w:r>
      </w:ins>
    </w:p>
    <w:p w14:paraId="4D71FCF3" w14:textId="09E31649" w:rsidR="00ED5BD2" w:rsidRPr="00ED5BD2" w:rsidRDefault="00ED5BD2">
      <w:pPr>
        <w:pStyle w:val="Listenabsatz"/>
        <w:numPr>
          <w:ilvl w:val="0"/>
          <w:numId w:val="34"/>
        </w:numPr>
        <w:rPr>
          <w:ins w:id="615" w:author="Andrea Mentges" w:date="2020-09-08T09:50:00Z"/>
          <w:color w:val="FF0000"/>
          <w:lang w:val="en-US"/>
          <w:rPrChange w:id="616" w:author="Andrea Mentges" w:date="2020-09-08T09:51:00Z">
            <w:rPr>
              <w:ins w:id="617" w:author="Andrea Mentges" w:date="2020-09-08T09:50:00Z"/>
              <w:lang w:val="en-US"/>
            </w:rPr>
          </w:rPrChange>
        </w:rPr>
        <w:pPrChange w:id="618" w:author="Andrea Mentges" w:date="2020-09-08T09:51:00Z">
          <w:pPr/>
        </w:pPrChange>
      </w:pPr>
      <w:ins w:id="619" w:author="Andrea Mentges" w:date="2020-09-08T09:51:00Z">
        <w:r>
          <w:rPr>
            <w:color w:val="FF0000"/>
            <w:lang w:val="en-US"/>
          </w:rPr>
          <w:t xml:space="preserve">Relevance for current marine </w:t>
        </w:r>
        <w:proofErr w:type="spellStart"/>
        <w:r>
          <w:rPr>
            <w:color w:val="FF0000"/>
            <w:lang w:val="en-US"/>
          </w:rPr>
          <w:t>reseach</w:t>
        </w:r>
        <w:proofErr w:type="spellEnd"/>
        <w:r>
          <w:rPr>
            <w:color w:val="FF0000"/>
            <w:lang w:val="en-US"/>
          </w:rPr>
          <w:t xml:space="preserve">: lots of interest in how deep-sea mining affects the communities, imprints of mining can be still seen after decades (low temperatures of 4°C and little nutrients) </w:t>
        </w:r>
      </w:ins>
      <w:ins w:id="620" w:author="Andrea Mentges" w:date="2020-09-08T09:52:00Z">
        <w:r>
          <w:rPr>
            <w:color w:val="FF0000"/>
            <w:lang w:val="en-US"/>
          </w:rPr>
          <w:t>–</w:t>
        </w:r>
      </w:ins>
      <w:ins w:id="621" w:author="Andrea Mentges" w:date="2020-09-08T09:51:00Z">
        <w:r>
          <w:rPr>
            <w:color w:val="FF0000"/>
            <w:lang w:val="en-US"/>
          </w:rPr>
          <w:t xml:space="preserve"> but </w:t>
        </w:r>
      </w:ins>
      <w:ins w:id="622" w:author="Andrea Mentges" w:date="2020-09-08T09:52:00Z">
        <w:r>
          <w:rPr>
            <w:color w:val="FF0000"/>
            <w:lang w:val="en-US"/>
          </w:rPr>
          <w:t>does that mean that these communities are instable? Or are they just on another time scale than the one we are used to?</w:t>
        </w:r>
      </w:ins>
    </w:p>
    <w:p w14:paraId="46CD9890" w14:textId="77777777" w:rsidR="00ED5BD2" w:rsidRDefault="00ED5BD2" w:rsidP="001B0B02">
      <w:pPr>
        <w:rPr>
          <w:color w:val="FF0000"/>
          <w:lang w:val="en-US"/>
        </w:rPr>
      </w:pPr>
    </w:p>
    <w:p w14:paraId="2A3E56F2" w14:textId="42397EA7" w:rsidR="00557525" w:rsidRPr="001B0B02" w:rsidRDefault="00557525" w:rsidP="001B0B02">
      <w:pPr>
        <w:pStyle w:val="berschrift2"/>
        <w:rPr>
          <w:lang w:val="en-US"/>
        </w:rPr>
      </w:pPr>
      <w:r w:rsidRPr="001B0B02">
        <w:rPr>
          <w:lang w:val="en-US"/>
        </w:rPr>
        <w:t>Conclusions</w:t>
      </w:r>
    </w:p>
    <w:p w14:paraId="17E19590" w14:textId="6A157F5E" w:rsidR="0065393F" w:rsidRDefault="00095224" w:rsidP="00095224">
      <w:pPr>
        <w:rPr>
          <w:ins w:id="623" w:author="Andrea Mentges" w:date="2020-09-08T10:35:00Z"/>
          <w:color w:val="000000" w:themeColor="text1"/>
          <w:lang w:val="en-US"/>
        </w:rPr>
      </w:pPr>
      <w:r w:rsidRPr="00D730A9">
        <w:rPr>
          <w:color w:val="000000" w:themeColor="text1"/>
          <w:lang w:val="en-US"/>
        </w:rPr>
        <w:t xml:space="preserve">We show </w:t>
      </w:r>
      <w:ins w:id="624" w:author="Andrea Mentges" w:date="2020-09-08T10:34:00Z">
        <w:r w:rsidR="0065393F">
          <w:rPr>
            <w:color w:val="000000" w:themeColor="text1"/>
            <w:lang w:val="en-US"/>
          </w:rPr>
          <w:t xml:space="preserve">how stability can be partitioned into </w:t>
        </w:r>
      </w:ins>
      <w:ins w:id="625" w:author="Andrea Mentges" w:date="2020-09-08T10:39:00Z">
        <w:r w:rsidR="0065393F">
          <w:rPr>
            <w:color w:val="000000" w:themeColor="text1"/>
            <w:lang w:val="en-US"/>
          </w:rPr>
          <w:t>r</w:t>
        </w:r>
      </w:ins>
      <w:ins w:id="626" w:author="Andrea Mentges" w:date="2020-09-08T10:34:00Z">
        <w:r w:rsidR="0065393F">
          <w:rPr>
            <w:color w:val="000000" w:themeColor="text1"/>
            <w:lang w:val="en-US"/>
          </w:rPr>
          <w:t xml:space="preserve">ealized stability, which is strongly affected by growth rate, and </w:t>
        </w:r>
      </w:ins>
      <w:ins w:id="627" w:author="Andrea Mentges" w:date="2020-09-08T10:39:00Z">
        <w:r w:rsidR="0065393F">
          <w:rPr>
            <w:color w:val="000000" w:themeColor="text1"/>
            <w:lang w:val="en-US"/>
          </w:rPr>
          <w:t>i</w:t>
        </w:r>
      </w:ins>
      <w:ins w:id="628" w:author="Andrea Mentges" w:date="2020-09-08T10:34:00Z">
        <w:r w:rsidR="0065393F">
          <w:rPr>
            <w:color w:val="000000" w:themeColor="text1"/>
            <w:lang w:val="en-US"/>
          </w:rPr>
          <w:t xml:space="preserve">ntrinsic stability, which accounts for differences in growth rate. </w:t>
        </w:r>
      </w:ins>
    </w:p>
    <w:p w14:paraId="6FF80F97" w14:textId="77777777" w:rsidR="0065393F" w:rsidRDefault="0065393F" w:rsidP="00095224">
      <w:pPr>
        <w:rPr>
          <w:ins w:id="629" w:author="Andrea Mentges" w:date="2020-09-08T10:36:00Z"/>
          <w:color w:val="000000" w:themeColor="text1"/>
          <w:lang w:val="en-US"/>
        </w:rPr>
      </w:pPr>
    </w:p>
    <w:p w14:paraId="4445205F" w14:textId="3EE748B5" w:rsidR="0065393F" w:rsidRDefault="0065393F" w:rsidP="0065393F">
      <w:pPr>
        <w:rPr>
          <w:ins w:id="630" w:author="Andrea Mentges" w:date="2020-09-08T10:36:00Z"/>
          <w:color w:val="000000" w:themeColor="text1"/>
          <w:lang w:val="en-US"/>
        </w:rPr>
      </w:pPr>
      <w:ins w:id="631" w:author="Andrea Mentges" w:date="2020-09-08T10:38:00Z">
        <w:r>
          <w:rPr>
            <w:color w:val="000000" w:themeColor="text1"/>
            <w:lang w:val="en-US"/>
          </w:rPr>
          <w:t>R</w:t>
        </w:r>
      </w:ins>
      <w:ins w:id="632" w:author="Andrea Mentges" w:date="2020-09-08T10:36:00Z">
        <w:r>
          <w:rPr>
            <w:color w:val="000000" w:themeColor="text1"/>
            <w:lang w:val="en-US"/>
          </w:rPr>
          <w:t>ealized stability is affected by the</w:t>
        </w:r>
        <w:r w:rsidRPr="00D730A9">
          <w:rPr>
            <w:color w:val="000000" w:themeColor="text1"/>
            <w:lang w:val="en-US"/>
          </w:rPr>
          <w:t xml:space="preserve"> life-history of individuals in the </w:t>
        </w:r>
        <w:r>
          <w:rPr>
            <w:color w:val="000000" w:themeColor="text1"/>
            <w:lang w:val="en-US"/>
          </w:rPr>
          <w:t xml:space="preserve">population or </w:t>
        </w:r>
        <w:r w:rsidRPr="00D730A9">
          <w:rPr>
            <w:color w:val="000000" w:themeColor="text1"/>
            <w:lang w:val="en-US"/>
          </w:rPr>
          <w:t>community</w:t>
        </w:r>
        <w:r>
          <w:rPr>
            <w:color w:val="000000" w:themeColor="text1"/>
            <w:lang w:val="en-US"/>
          </w:rPr>
          <w:t>, e</w:t>
        </w:r>
        <w:r w:rsidRPr="00D730A9">
          <w:rPr>
            <w:color w:val="000000" w:themeColor="text1"/>
            <w:lang w:val="en-US"/>
          </w:rPr>
          <w:t>ven when sampling is relatively standardized (e.g., the same time span sampled)</w:t>
        </w:r>
      </w:ins>
      <w:ins w:id="633" w:author="Andrea Mentges" w:date="2020-09-08T10:37:00Z">
        <w:r>
          <w:rPr>
            <w:color w:val="000000" w:themeColor="text1"/>
            <w:lang w:val="en-US"/>
          </w:rPr>
          <w:t>, and independent of the metric used (i.e. temporal stability, resilience, recovery, and resistance are all affected by growth rate)</w:t>
        </w:r>
      </w:ins>
      <w:ins w:id="634" w:author="Andrea Mentges" w:date="2020-09-08T10:36:00Z">
        <w:r w:rsidRPr="00D730A9">
          <w:rPr>
            <w:color w:val="000000" w:themeColor="text1"/>
            <w:lang w:val="en-US"/>
          </w:rPr>
          <w:t xml:space="preserve">. Thus, the influence of temporal dynamics depends on the relative growth rates of the organisms within, such that stability is temporally scale-dependent. We aim to raise awareness of this temporal scale-dependence of stability introduced by the growth rate. For example, it has been suggested that slow growing organisms could serve as indicators for sensitivity to disturbance (i.e. bottom trawling), because faster growers might mask the effects of disturbance due to their higher resilience </w:t>
        </w:r>
        <w:r w:rsidRPr="00D730A9">
          <w:rPr>
            <w:color w:val="000000" w:themeColor="text1"/>
            <w:lang w:val="en-US"/>
          </w:rPr>
          <w:fldChar w:fldCharType="begin" w:fldLock="1"/>
        </w:r>
        <w:r>
          <w:rPr>
            <w:color w:val="000000" w:themeColor="text1"/>
            <w:lang w:val="en-US"/>
          </w:rPr>
          <w:instrText>ADDIN CSL_CITATION {"citationItems":[{"id":"ITEM-1","itemData":{"DOI":"10.1016/j.ecolind.2019.105811","ISSN":"1470160X","abstract":"Bottom trawling alters the abundance, diversity, size-composition, and function of benthic communities. However, the ability to detect these impacts over large spatial scales can be obscured by various complicating factors, such as community adaptation to disturbance and co-varying environmental conditions. An ecosystem-based approach to fisheries management therefore requires ecological indicators which can ‘disentangle’ trawling effects from other natural and human drivers, and respond effectively to shifts in ecological quality. We collected benthic macrofaunal samples at 21 sites across a Norway lobster Nephrops norvegicus fishing ground in the Kattegat, and separated the benthic community into small (1–4 mm) and large (&gt;4 mm) size fractions. Four taxonomic indicators (total density, species density, Shannon diversity, and biomass) and four functional indicators (functional diversity, functional richness, functional evenness, and functional dispersion) were calculated based on each size fraction, and the two fractions combined (pooled community). Here, we compare the ability of these indicators to detect trawling impacts across size categories. We show that indicators derived from large macrofauna were highly effective in this regard, and were less influenced by other environmental drivers, such as depth, sediment grain size, bottom current velocity, salinity, and temperature. This suggests that the taxonomic and functional characteristics of benthic communities display a size-dependent sensitivity to trawling disturbance, and therefore community metrics based on large benthic macrofauna may provide useful indicators. By contrast, indicators derived from the small fraction performed poorly, and those based on the pooled community demonstrated a varied ability to detect trawling. Small macrofauna are typically characterised by high density, diversity, and population growth rates, and their relative resilience to trawling may mask the response of the more sensitive macrofauna. This highlights an underlying issue with calculating indicators based on the whole benthic community. The approach outline here is easily applied, improves indicator performance, and has the potential to reduce laboratory workloads due to the fewer taxa and individuals required for analyses.","author":[{"dropping-particle":"","family":"McLaverty","given":"Ciarán","non-dropping-particle":"","parse-names":false,"suffix":""},{"dropping-particle":"","family":"Eigaard","given":"Ole R.","non-dropping-particle":"","parse-names":false,"suffix":""},{"dropping-particle":"","family":"Gislason","given":"Henrik","non-dropping-particle":"","parse-names":false,"suffix":""},{"dropping-particle":"","family":"Bastardie","given":"Francois","non-dropping-particle":"","parse-names":false,"suffix":""},{"dropping-particle":"","family":"Brooks","given":"Mollie E.","non-dropping-particle":"","parse-names":false,"suffix":""},{"dropping-particle":"","family":"Jonsson","given":"Patrik","non-dropping-particle":"","parse-names":false,"suffix":""},{"dropping-particle":"","family":"Lehmann","given":"Andreas","non-dropping-particle":"","parse-names":false,"suffix":""},{"dropping-particle":"","family":"Dinesen","given":"Grete E.","non-dropping-particle":"","parse-names":false,"suffix":""}],"container-title":"Ecological Indicators","id":"ITEM-1","issued":{"date-parts":[["2020"]]},"title":"Using large benthic macrofauna to refine and improve ecological indicators of bottom trawling disturbance","type":"article-journal","volume":"110"},"uris":["http://www.mendeley.com/documents/?uuid=6233aef4-654b-463d-ac12-d225cdb4ccab"]}],"mendeley":{"formattedCitation":"(McLaverty &lt;i&gt;et al.&lt;/i&gt; 2020)","plainTextFormattedCitation":"(McLaverty et al. 2020)","previouslyFormattedCitation":"(McLaverty &lt;i&gt;et al.&lt;/i&gt; 2020)"},"properties":{"noteIndex":0},"schema":"https://github.com/citation-style-language/schema/raw/master/csl-citation.json"}</w:instrText>
        </w:r>
        <w:r w:rsidRPr="00D730A9">
          <w:rPr>
            <w:color w:val="000000" w:themeColor="text1"/>
            <w:lang w:val="en-US"/>
          </w:rPr>
          <w:fldChar w:fldCharType="separate"/>
        </w:r>
        <w:r w:rsidRPr="00D730A9">
          <w:rPr>
            <w:noProof/>
            <w:color w:val="000000" w:themeColor="text1"/>
            <w:lang w:val="en-US"/>
          </w:rPr>
          <w:t xml:space="preserve">(McLaverty </w:t>
        </w:r>
        <w:r w:rsidRPr="00D730A9">
          <w:rPr>
            <w:i/>
            <w:noProof/>
            <w:color w:val="000000" w:themeColor="text1"/>
            <w:lang w:val="en-US"/>
          </w:rPr>
          <w:t>et al.</w:t>
        </w:r>
        <w:r w:rsidRPr="00D730A9">
          <w:rPr>
            <w:noProof/>
            <w:color w:val="000000" w:themeColor="text1"/>
            <w:lang w:val="en-US"/>
          </w:rPr>
          <w:t xml:space="preserve"> 2020)</w:t>
        </w:r>
        <w:r w:rsidRPr="00D730A9">
          <w:rPr>
            <w:color w:val="000000" w:themeColor="text1"/>
            <w:lang w:val="en-US"/>
          </w:rPr>
          <w:fldChar w:fldCharType="end"/>
        </w:r>
        <w:r w:rsidRPr="00D730A9">
          <w:rPr>
            <w:color w:val="000000" w:themeColor="text1"/>
            <w:lang w:val="en-US"/>
          </w:rPr>
          <w:t xml:space="preserve">. However, in reality, the fast growers do not falsely downplay the effects of disturbance, they but rather show sensitivity to trawling on a different time scale than the slow-growers. Overall, our findings highlight the critical role that temporal scale-dependence, in addition to spatial scale-dependence </w:t>
        </w:r>
        <w:r w:rsidRPr="00D730A9">
          <w:rPr>
            <w:color w:val="000000" w:themeColor="text1"/>
            <w:lang w:val="en-US"/>
          </w:rPr>
          <w:fldChar w:fldCharType="begin" w:fldLock="1"/>
        </w:r>
        <w:r>
          <w:rPr>
            <w:color w:val="000000" w:themeColor="text1"/>
            <w:lang w:val="en-US"/>
          </w:rPr>
          <w:instrText>ADDIN CSL_CITATION {"citationItems":[{"id":"ITEM-1","itemData":{"DOI":"10.1038/ncomms15211","ISSN":"20411723","abstract":"The spatial scaling of stability is key to understanding ecological sustainability across scales and the sensitivity of ecosystems to habitat destruction. Here we propose the invariability-area relationship (IAR) as a novel approach to investigate the spatial scaling of stability. The shape and slope of IAR are largely determined by patterns of spatial synchrony across scales. When synchrony decays exponentially with distance, IARs exhibit three phases, characterized by steeper increases in invariability at both small and large scales. Such triphasic IARs are observed for primary productivity from plot to continental scales. When synchrony decays as a power law with distance, IARs are quasilinear on a log-log scale. Such quasilinear IARs are observed for North American bird biomass at both species and community levels. The IAR provides a quantitative tool to predict the effects of habitat loss on population and ecosystem stability and to detect regime shifts in spatial ecological systems, which are goals of relevance to conservation and policy.","author":[{"dropping-particle":"","family":"Wang","given":"Shaopeng","non-dropping-particle":"","parse-names":false,"suffix":""},{"dropping-particle":"","family":"Loreau","given":"Michel","non-dropping-particle":"","parse-names":false,"suffix":""},{"dropping-particle":"","family":"Arnoldi","given":"Jean Francois","non-dropping-particle":"","parse-names":false,"suffix":""},{"dropping-particle":"","family":"Fang","given":"Jingyun","non-dropping-particle":"","parse-names":false,"suffix":""},{"dropping-particle":"","family":"Rahman","given":"K. Abd","non-dropping-particle":"","parse-names":false,"suffix":""},{"dropping-particle":"","family":"Tao","given":"Shengli","non-dropping-particle":"","parse-names":false,"suffix":""},{"dropping-particle":"","family":"Mazancourt","given":"Claire","non-dropping-particle":"De","parse-names":false,"suffix":""}],"container-title":"Nature Communications","id":"ITEM-1","issue":"May","issued":{"date-parts":[["2017"]]},"page":"1-8","publisher":"Nature Publishing Group","title":"An invariability-area relationship sheds new light on the spatial scaling of ecological stability","type":"article-journal","volume":"8"},"uris":["http://www.mendeley.com/documents/?uuid=a5ee3f95-acd8-47fc-97c2-a2584a14fdcc"]}],"mendeley":{"formattedCitation":"(Wang &lt;i&gt;et al.&lt;/i&gt; 2017)","plainTextFormattedCitation":"(Wang et al. 2017)","previouslyFormattedCitation":"(Wang &lt;i&gt;et al.&lt;/i&gt; 2017)"},"properties":{"noteIndex":0},"schema":"https://github.com/citation-style-language/schema/raw/master/csl-citation.json"}</w:instrText>
        </w:r>
        <w:r w:rsidRPr="00D730A9">
          <w:rPr>
            <w:color w:val="000000" w:themeColor="text1"/>
            <w:lang w:val="en-US"/>
          </w:rPr>
          <w:fldChar w:fldCharType="separate"/>
        </w:r>
        <w:r w:rsidRPr="00D730A9">
          <w:rPr>
            <w:noProof/>
            <w:color w:val="000000" w:themeColor="text1"/>
            <w:lang w:val="en-US"/>
          </w:rPr>
          <w:t xml:space="preserve">(Wang </w:t>
        </w:r>
        <w:r w:rsidRPr="00D730A9">
          <w:rPr>
            <w:i/>
            <w:noProof/>
            <w:color w:val="000000" w:themeColor="text1"/>
            <w:lang w:val="en-US"/>
          </w:rPr>
          <w:t>et al.</w:t>
        </w:r>
        <w:r w:rsidRPr="00D730A9">
          <w:rPr>
            <w:noProof/>
            <w:color w:val="000000" w:themeColor="text1"/>
            <w:lang w:val="en-US"/>
          </w:rPr>
          <w:t xml:space="preserve"> 2017)</w:t>
        </w:r>
        <w:r w:rsidRPr="00D730A9">
          <w:rPr>
            <w:color w:val="000000" w:themeColor="text1"/>
            <w:lang w:val="en-US"/>
          </w:rPr>
          <w:fldChar w:fldCharType="end"/>
        </w:r>
        <w:r w:rsidRPr="00D730A9">
          <w:rPr>
            <w:color w:val="000000" w:themeColor="text1"/>
            <w:lang w:val="en-US"/>
          </w:rPr>
          <w:t>, plays for stability measures, particularly when comparing across species, ecosystems, or realms.</w:t>
        </w:r>
      </w:ins>
    </w:p>
    <w:p w14:paraId="1ADE9311" w14:textId="77777777" w:rsidR="0065393F" w:rsidRDefault="0065393F" w:rsidP="00095224">
      <w:pPr>
        <w:rPr>
          <w:ins w:id="635" w:author="Andrea Mentges" w:date="2020-09-08T10:35:00Z"/>
          <w:color w:val="000000" w:themeColor="text1"/>
          <w:lang w:val="en-US"/>
        </w:rPr>
      </w:pPr>
    </w:p>
    <w:p w14:paraId="11776BDE" w14:textId="0C3CF8AC" w:rsidR="00D730A9" w:rsidDel="0065393F" w:rsidRDefault="0065393F" w:rsidP="00095224">
      <w:pPr>
        <w:rPr>
          <w:del w:id="636" w:author="Andrea Mentges" w:date="2020-09-08T10:38:00Z"/>
          <w:color w:val="000000" w:themeColor="text1"/>
          <w:lang w:val="en-US"/>
        </w:rPr>
      </w:pPr>
      <w:ins w:id="637" w:author="Andrea Mentges" w:date="2020-09-08T10:38:00Z">
        <w:r>
          <w:rPr>
            <w:color w:val="000000" w:themeColor="text1"/>
            <w:lang w:val="en-US"/>
          </w:rPr>
          <w:t>We</w:t>
        </w:r>
      </w:ins>
      <w:del w:id="638" w:author="Andrea Mentges" w:date="2020-09-08T10:38:00Z">
        <w:r w:rsidR="00970122" w:rsidRPr="00D730A9" w:rsidDel="0065393F">
          <w:rPr>
            <w:color w:val="000000" w:themeColor="text1"/>
            <w:lang w:val="en-US"/>
          </w:rPr>
          <w:delText>that differences in growth rate of the organisms being studied can affect several aspects of stability, strongly influencing our ability to make inference from comparative and synthetic studies. Therefore, we</w:delText>
        </w:r>
      </w:del>
      <w:r w:rsidR="00970122" w:rsidRPr="00D730A9">
        <w:rPr>
          <w:color w:val="000000" w:themeColor="text1"/>
          <w:lang w:val="en-US"/>
        </w:rPr>
        <w:t xml:space="preserve"> advocate to acknowledge the effect of growth rate in all studies comparing stability. </w:t>
      </w:r>
      <w:r w:rsidR="00D730A9" w:rsidRPr="00D730A9">
        <w:rPr>
          <w:color w:val="000000" w:themeColor="text1"/>
          <w:lang w:val="en-US"/>
        </w:rPr>
        <w:t>To do so, w</w:t>
      </w:r>
      <w:r w:rsidR="007B46AD" w:rsidRPr="00D730A9">
        <w:rPr>
          <w:color w:val="000000" w:themeColor="text1"/>
          <w:lang w:val="en-US"/>
        </w:rPr>
        <w:t xml:space="preserve">e suggest to </w:t>
      </w:r>
      <w:r w:rsidR="00D730A9" w:rsidRPr="00D730A9">
        <w:rPr>
          <w:color w:val="000000" w:themeColor="text1"/>
          <w:lang w:val="en-US"/>
        </w:rPr>
        <w:t xml:space="preserve">consider both </w:t>
      </w:r>
      <w:del w:id="639" w:author="Andrea Mentges" w:date="2020-08-28T10:12:00Z">
        <w:r w:rsidR="007B46AD" w:rsidRPr="00D730A9" w:rsidDel="003F2020">
          <w:rPr>
            <w:color w:val="000000" w:themeColor="text1"/>
            <w:lang w:val="en-US"/>
          </w:rPr>
          <w:delText>raw and corrected</w:delText>
        </w:r>
      </w:del>
      <w:ins w:id="640" w:author="Andrea Mentges" w:date="2020-08-28T10:12:00Z">
        <w:r w:rsidR="003F2020">
          <w:rPr>
            <w:color w:val="000000" w:themeColor="text1"/>
            <w:lang w:val="en-US"/>
          </w:rPr>
          <w:t>realized and intrinsic</w:t>
        </w:r>
      </w:ins>
      <w:r w:rsidR="007B46AD" w:rsidRPr="00D730A9">
        <w:rPr>
          <w:color w:val="000000" w:themeColor="text1"/>
          <w:lang w:val="en-US"/>
        </w:rPr>
        <w:t xml:space="preserve"> stability</w:t>
      </w:r>
      <w:r w:rsidR="00D730A9">
        <w:rPr>
          <w:color w:val="000000" w:themeColor="text1"/>
          <w:lang w:val="en-US"/>
        </w:rPr>
        <w:t>, as described in our methods</w:t>
      </w:r>
      <w:r w:rsidR="00D730A9" w:rsidRPr="00D730A9">
        <w:rPr>
          <w:color w:val="000000" w:themeColor="text1"/>
          <w:lang w:val="en-US"/>
        </w:rPr>
        <w:t>. This allows</w:t>
      </w:r>
      <w:r w:rsidR="007B46AD" w:rsidRPr="00D730A9">
        <w:rPr>
          <w:color w:val="000000" w:themeColor="text1"/>
          <w:lang w:val="en-US"/>
        </w:rPr>
        <w:t xml:space="preserve"> to better disentangle differences</w:t>
      </w:r>
      <w:r w:rsidR="00D730A9" w:rsidRPr="00D730A9">
        <w:rPr>
          <w:color w:val="000000" w:themeColor="text1"/>
          <w:lang w:val="en-US"/>
        </w:rPr>
        <w:t xml:space="preserve"> in stability</w:t>
      </w:r>
      <w:r w:rsidR="007B46AD" w:rsidRPr="00D730A9">
        <w:rPr>
          <w:color w:val="000000" w:themeColor="text1"/>
          <w:lang w:val="en-US"/>
        </w:rPr>
        <w:t xml:space="preserve"> between</w:t>
      </w:r>
      <w:ins w:id="641" w:author="Andrea Mentges" w:date="2020-09-08T10:03:00Z">
        <w:r w:rsidR="00CB7CBE">
          <w:rPr>
            <w:color w:val="000000" w:themeColor="text1"/>
            <w:lang w:val="en-US"/>
          </w:rPr>
          <w:t xml:space="preserve"> populations and</w:t>
        </w:r>
      </w:ins>
      <w:r w:rsidR="007B46AD" w:rsidRPr="00D730A9">
        <w:rPr>
          <w:color w:val="000000" w:themeColor="text1"/>
          <w:lang w:val="en-US"/>
        </w:rPr>
        <w:t xml:space="preserve"> communities. For example, </w:t>
      </w:r>
      <w:r w:rsidR="00D730A9" w:rsidRPr="00D730A9">
        <w:rPr>
          <w:color w:val="000000" w:themeColor="text1"/>
          <w:lang w:val="en-US"/>
        </w:rPr>
        <w:t xml:space="preserve">Matos and colleagues </w:t>
      </w:r>
      <w:r w:rsidR="007B46AD" w:rsidRPr="00D730A9">
        <w:rPr>
          <w:color w:val="000000" w:themeColor="text1"/>
          <w:lang w:val="en-US"/>
        </w:rPr>
        <w:t>observed differences in grassland stability that were not explained by properties of the disturbance or environmental conditions</w:t>
      </w:r>
      <w:r w:rsidR="00D730A9" w:rsidRPr="00D730A9">
        <w:rPr>
          <w:color w:val="000000" w:themeColor="text1"/>
          <w:lang w:val="en-US"/>
        </w:rPr>
        <w:t xml:space="preserve"> </w:t>
      </w:r>
      <w:r w:rsidR="00D730A9" w:rsidRPr="00D730A9">
        <w:rPr>
          <w:color w:val="000000" w:themeColor="text1"/>
          <w:lang w:val="en-US"/>
        </w:rPr>
        <w:fldChar w:fldCharType="begin" w:fldLock="1"/>
      </w:r>
      <w:r w:rsidR="002B1DBC">
        <w:rPr>
          <w:color w:val="000000" w:themeColor="text1"/>
          <w:lang w:val="en-US"/>
        </w:rPr>
        <w:instrText>ADDIN CSL_CITATION {"citationItems":[{"id":"ITEM-1","itemData":{"DOI":"10.1111/geb.13039","ISSN":"14668238","abstract":"Aim: Rainfall manipulation experiments are essential tools for deciphering the mechanisms leading to variation in ecosystem stability across sites. Here, we gathered articles reporting results of experimental droughts on the above-ground biomass of grasslands to identify which indices have been used to assess stability, to evaluate the overall grassland responses to drought and to quantify the relative importance of drought characteristics and climatic conditions for explaining variation in stability. Location: Global. Time period: 1989–2018. Major taxa studied: Grasslands. Methods: We used meta-analytical approaches to evaluate overall grassland stability in terms of resistance, recovery and resilience, and multi-model inference to assess the relative importance of different moderators on explaining the variability of those three stability properties. Results: Numerous indices of stability have been used, but they are inadequate for comparisons across sites. After applying standardized indices, we found that grasslands were resilient (biomass remained unchanged 1 year after drought) and exhibited a trade-off between low resistance (biomass was lost during drought) and high recovery (new biomass was produced after drought). Overall, climatic conditions and drought characteristics (intensity, duration and frequency) were not important to explain the differences in stability observed across grasslands. Main conclusions: Grasslands are resilient, but if drought events last &gt; 1 year, there might be long-term declines of biomass production owing to incomplete recovery. Despite the hundreds of experiments conducted in grasslands across the globe, the results are still inconclusive because of four important shortcomings: 50% of the studies have failed to create drought; 81% have not included recovery and resilience, assessing only resistance; 87% have not applied quantitative indices to assess stability; and &lt; 1% of the studies were conducted on tropical grasslands. We discuss how to overcome those limitations to improve our ability to ensure stable grassland productivity under climate change.","author":[{"dropping-particle":"","family":"Matos","given":"Ilaíne Silveira","non-dropping-particle":"","parse-names":false,"suffix":""},{"dropping-particle":"","family":"Menor","given":"Imma Oliveras","non-dropping-particle":"","parse-names":false,"suffix":""},{"dropping-particle":"","family":"Rifai","given":"Sami Walid","non-dropping-particle":"","parse-names":false,"suffix":""},{"dropping-particle":"","family":"Rosado","given":"Bruno Henrique Pimentel","non-dropping-particle":"","parse-names":false,"suffix":""}],"container-title":"Global Ecology and Biogeography","id":"ITEM-1","issue":"3","issued":{"date-parts":[["2020"]]},"page":"558-572","title":"Deciphering the stability of grassland productivity in response to rainfall manipulation experiments","type":"article-journal","volume":"29"},"uris":["http://www.mendeley.com/documents/?uuid=41cdf65a-bc62-4999-9d85-f0fee26a2b24"]}],"mendeley":{"formattedCitation":"(Matos &lt;i&gt;et al.&lt;/i&gt; 2020)","plainTextFormattedCitation":"(Matos et al. 2020)","previouslyFormattedCitation":"(Matos &lt;i&gt;et al.&lt;/i&gt; 2020)"},"properties":{"noteIndex":0},"schema":"https://github.com/citation-style-language/schema/raw/master/csl-citation.json"}</w:instrText>
      </w:r>
      <w:r w:rsidR="00D730A9" w:rsidRPr="00D730A9">
        <w:rPr>
          <w:color w:val="000000" w:themeColor="text1"/>
          <w:lang w:val="en-US"/>
        </w:rPr>
        <w:fldChar w:fldCharType="separate"/>
      </w:r>
      <w:r w:rsidR="00D730A9" w:rsidRPr="00D730A9">
        <w:rPr>
          <w:noProof/>
          <w:color w:val="000000" w:themeColor="text1"/>
          <w:lang w:val="en-US"/>
        </w:rPr>
        <w:t xml:space="preserve">(Matos </w:t>
      </w:r>
      <w:r w:rsidR="00D730A9" w:rsidRPr="00D730A9">
        <w:rPr>
          <w:i/>
          <w:noProof/>
          <w:color w:val="000000" w:themeColor="text1"/>
          <w:lang w:val="en-US"/>
        </w:rPr>
        <w:t>et al.</w:t>
      </w:r>
      <w:r w:rsidR="00D730A9" w:rsidRPr="00D730A9">
        <w:rPr>
          <w:noProof/>
          <w:color w:val="000000" w:themeColor="text1"/>
          <w:lang w:val="en-US"/>
        </w:rPr>
        <w:t xml:space="preserve"> 2020)</w:t>
      </w:r>
      <w:r w:rsidR="00D730A9" w:rsidRPr="00D730A9">
        <w:rPr>
          <w:color w:val="000000" w:themeColor="text1"/>
          <w:lang w:val="en-US"/>
        </w:rPr>
        <w:fldChar w:fldCharType="end"/>
      </w:r>
      <w:r w:rsidR="007B46AD" w:rsidRPr="00D730A9">
        <w:rPr>
          <w:color w:val="000000" w:themeColor="text1"/>
          <w:lang w:val="en-US"/>
        </w:rPr>
        <w:t xml:space="preserve">. They discuss whether the differences could be explained by possible differences in the proportion of annuals to perennials; our approach could be used to directly evaluate this hypothesis. </w:t>
      </w:r>
    </w:p>
    <w:p w14:paraId="139DEFFD" w14:textId="77777777" w:rsidR="00D730A9" w:rsidDel="0065393F" w:rsidRDefault="00D730A9" w:rsidP="00095224">
      <w:pPr>
        <w:rPr>
          <w:del w:id="642" w:author="Andrea Mentges" w:date="2020-09-08T10:38:00Z"/>
          <w:color w:val="000000" w:themeColor="text1"/>
          <w:lang w:val="en-US"/>
        </w:rPr>
      </w:pPr>
    </w:p>
    <w:p w14:paraId="18C01303" w14:textId="41245DC8" w:rsidR="00C770FC" w:rsidDel="0065393F" w:rsidRDefault="00D730A9" w:rsidP="00965973">
      <w:pPr>
        <w:rPr>
          <w:del w:id="643" w:author="Andrea Mentges" w:date="2020-09-08T10:36:00Z"/>
          <w:color w:val="000000" w:themeColor="text1"/>
          <w:lang w:val="en-US"/>
        </w:rPr>
      </w:pPr>
      <w:del w:id="644" w:author="Andrea Mentges" w:date="2020-09-08T10:36:00Z">
        <w:r w:rsidRPr="00D730A9" w:rsidDel="0065393F">
          <w:rPr>
            <w:color w:val="000000" w:themeColor="text1"/>
            <w:lang w:val="en-US"/>
          </w:rPr>
          <w:delText xml:space="preserve">Even when sampling is relatively standardized (e.g., the same time span sampled), the life-history of individuals in the community affects the </w:delText>
        </w:r>
      </w:del>
      <w:del w:id="645" w:author="Andrea Mentges" w:date="2020-09-08T10:20:00Z">
        <w:r w:rsidRPr="00D730A9" w:rsidDel="00A10B0F">
          <w:rPr>
            <w:color w:val="000000" w:themeColor="text1"/>
            <w:lang w:val="en-US"/>
          </w:rPr>
          <w:delText xml:space="preserve">observed </w:delText>
        </w:r>
      </w:del>
      <w:del w:id="646" w:author="Andrea Mentges" w:date="2020-09-08T10:36:00Z">
        <w:r w:rsidRPr="00D730A9" w:rsidDel="0065393F">
          <w:rPr>
            <w:color w:val="000000" w:themeColor="text1"/>
            <w:lang w:val="en-US"/>
          </w:rPr>
          <w:delText xml:space="preserve">stability. Thus, the influence of temporal dynamics depends on the relative growth rates of the organisms within, such that stability is temporally scale-dependent. We aim to raise awareness of this temporal scale-dependence of stability introduced by the growth rate. For example, it has been suggested that slow growing organisms could serve as indicators for sensitivity to disturbance (i.e. bottom trawling), because faster growers might mask the effects of disturbance due to their higher resilience </w:delText>
        </w:r>
        <w:r w:rsidRPr="00D730A9" w:rsidDel="0065393F">
          <w:rPr>
            <w:color w:val="000000" w:themeColor="text1"/>
            <w:lang w:val="en-US"/>
          </w:rPr>
          <w:fldChar w:fldCharType="begin" w:fldLock="1"/>
        </w:r>
        <w:r w:rsidR="002B1DBC" w:rsidRPr="0065393F" w:rsidDel="0065393F">
          <w:rPr>
            <w:color w:val="000000" w:themeColor="text1"/>
            <w:lang w:val="en-US"/>
          </w:rPr>
          <w:delInstrText>ADDIN CSL_CITATION {"citationItems":[{"id":"ITEM-1","itemData":{"DOI":"10.1016/j.ecolind.2019.105811","ISSN":"1470160X","abstract":"Bottom trawling alters the abundance, diversity, size-composition, and function of benthic communities. However, the ability to detect these impacts over large spatial scales can be obscured by various complicating factors, such as community adaptation to disturbance and co-varying environmental conditions. An ecosystem-based approach to fisheries management therefore requires ecological indicators which can ‘disentangle’ trawling effects from other natural and human drivers, and respond effectively to shifts in ecological quality. We collected benthic macrofaunal samples at 21 sites across a Norway lobster Nephrops norvegicus fishing ground in the Kattegat, and separated the benthic community into small (1–4 mm) and large (&gt;4 mm) size fractions. Four taxonomic indicators (total density, species density, Shannon diversity, and biomass) and four functional indicators (functional diversity, functional richness, functional evenness, and functional dispersion) were calculated based on each size fraction, and the two fractions combined (pooled community). Here, we compare the ability of these indicators to detect trawling impacts across size categories. We show that indicators derived from large macrofauna were highly effective in this regard, and were less influenced by other environmental drivers, such as depth, sediment grain size, bottom current velocity, salinity, and temperature. This suggests that the taxonomic and functional characteristics of benthic communities display a size-dependent sensitivity to trawling disturbance, and therefore community metrics based on large benthic macrofauna may provide useful indicators. By contrast, indicators derived from the small fraction performed poorly, and those based on the pooled community demonstrated a varied ability to detect trawling. Small macrofauna are typically characterised by high density, diversity, and population growth rates, and their relative resilience to trawling may mask the response of the more sensitive macrofauna. This highlights an underlying issue with calculating indicators based on the whole benthic community. The approach outline here is easily applied, improves indicator performance, and has the potential to reduce laboratory workloads due to the fewer taxa and individuals required for analyses.","author":[{"dropping-particle":"","family":"McLaverty","given":"Ciarán","non-dropping-particle":"","parse-names":false,"suffix":""},{"dropping-particle":"","family":"Eigaard","given":"Ole R.","non-dropping-particle":"","parse-names":false,"suffix":""},{"dropping-particle":"","family":"Gislason","given":"Henrik","non-dropping-particle":"","parse-names":false,"suffix":""},{"dropping-particle":"","family":"Bastardie","given":"Francois","non-dropping-particle":"","parse-names":false,"suffix":""},{"dropping-particle":"","family":"Brooks","given":"Mollie E.","non-dropping-particle":"","parse-names":false,"suffix":""},{"dropping-particle":"","family":"Jonsson","given":"Patrik","non-dropping-particle":"","parse-names":false,"suffix":""},{"dropping-particle":"","family":"Lehmann","given":"Andreas","non-dropping-particle":"","parse-names":false,"suffix":""},{"dropping-particle":"","family":"Dinesen","given":"Grete E.","non-dropping-particle":"","parse-names":false,"suffix":""}],"container-title":"Ecological Indicators","id":"ITEM-1","issued":{"date-parts":[["2020"]]},"title":"Using large benthic macrofauna to refine and improve ecological indicators of bottom trawling disturbance","type":"article-journal","volume":"110"},"uris":["http://www.mendeley.com/documents/?uuid=6233aef4-654b-463d-ac12-d225cdb4ccab"]}],"mendeley":{"formattedCitation":"(McLaverty &lt;i&gt;et al.&lt;/i&gt; 2020)","plainTextFormattedCitation":"(McLaverty et al. 2020)","previouslyFormattedCitation":"(McLaverty &lt;i&gt;et al.&lt;/i&gt; 2020)"},"properties":{"noteIndex":0},"schema":"https://github.com/citation-style-language/schema/raw/master/csl-citation.json"}</w:delInstrText>
        </w:r>
        <w:r w:rsidRPr="00D730A9" w:rsidDel="0065393F">
          <w:rPr>
            <w:color w:val="000000" w:themeColor="text1"/>
            <w:lang w:val="en-US"/>
          </w:rPr>
          <w:fldChar w:fldCharType="separate"/>
        </w:r>
        <w:r w:rsidRPr="0065393F" w:rsidDel="0065393F">
          <w:rPr>
            <w:noProof/>
            <w:color w:val="000000" w:themeColor="text1"/>
            <w:lang w:val="en-US"/>
          </w:rPr>
          <w:delText xml:space="preserve">(McLaverty </w:delText>
        </w:r>
        <w:r w:rsidRPr="0065393F" w:rsidDel="0065393F">
          <w:rPr>
            <w:i/>
            <w:noProof/>
            <w:color w:val="000000" w:themeColor="text1"/>
            <w:lang w:val="en-US"/>
          </w:rPr>
          <w:delText>et al.</w:delText>
        </w:r>
        <w:r w:rsidRPr="0065393F" w:rsidDel="0065393F">
          <w:rPr>
            <w:noProof/>
            <w:color w:val="000000" w:themeColor="text1"/>
            <w:lang w:val="en-US"/>
          </w:rPr>
          <w:delText xml:space="preserve"> 2020)</w:delText>
        </w:r>
        <w:r w:rsidRPr="00D730A9" w:rsidDel="0065393F">
          <w:rPr>
            <w:color w:val="000000" w:themeColor="text1"/>
            <w:lang w:val="en-US"/>
          </w:rPr>
          <w:fldChar w:fldCharType="end"/>
        </w:r>
        <w:r w:rsidRPr="00D730A9" w:rsidDel="0065393F">
          <w:rPr>
            <w:color w:val="000000" w:themeColor="text1"/>
            <w:lang w:val="en-US"/>
          </w:rPr>
          <w:delText xml:space="preserve">. However, in reality, the fast growers do not falsely downplay the effects of disturbance, they but rather show sensitivity to trawling on a different time scale than the slow-growers. </w:delText>
        </w:r>
        <w:r w:rsidR="00095224" w:rsidRPr="00D730A9" w:rsidDel="0065393F">
          <w:rPr>
            <w:color w:val="000000" w:themeColor="text1"/>
            <w:lang w:val="en-US"/>
          </w:rPr>
          <w:delText xml:space="preserve">Overall, our findings highlight the critical role that temporal scale-dependence, in addition to spatial scale-dependence </w:delText>
        </w:r>
        <w:r w:rsidR="00095224" w:rsidRPr="00D730A9" w:rsidDel="0065393F">
          <w:rPr>
            <w:color w:val="000000" w:themeColor="text1"/>
            <w:lang w:val="en-US"/>
          </w:rPr>
          <w:fldChar w:fldCharType="begin" w:fldLock="1"/>
        </w:r>
        <w:r w:rsidR="002B1DBC" w:rsidDel="0065393F">
          <w:rPr>
            <w:color w:val="000000" w:themeColor="text1"/>
            <w:lang w:val="en-US"/>
          </w:rPr>
          <w:delInstrText>ADDIN CSL_CITATION {"citationItems":[{"id":"ITEM-1","itemData":{"DOI":"10.1038/ncomms15211","ISSN":"20411723","abstract":"The spatial scaling of stability is key to understanding ecological sustainability across scales and the sensitivity of ecosystems to habitat destruction. Here we propose the invariability-area relationship (IAR) as a novel approach to investigate the spatial scaling of stability. The shape and slope of IAR are largely determined by patterns of spatial synchrony across scales. When synchrony decays exponentially with distance, IARs exhibit three phases, characterized by steeper increases in invariability at both small and large scales. Such triphasic IARs are observed for primary productivity from plot to continental scales. When synchrony decays as a power law with distance, IARs are quasilinear on a log-log scale. Such quasilinear IARs are observed for North American bird biomass at both species and community levels. The IAR provides a quantitative tool to predict the effects of habitat loss on population and ecosystem stability and to detect regime shifts in spatial ecological systems, which are goals of relevance to conservation and policy.","author":[{"dropping-particle":"","family":"Wang","given":"Shaopeng","non-dropping-particle":"","parse-names":false,"suffix":""},{"dropping-particle":"","family":"Loreau","given":"Michel","non-dropping-particle":"","parse-names":false,"suffix":""},{"dropping-particle":"","family":"Arnoldi","given":"Jean Francois","non-dropping-particle":"","parse-names":false,"suffix":""},{"dropping-particle":"","family":"Fang","given":"Jingyun","non-dropping-particle":"","parse-names":false,"suffix":""},{"dropping-particle":"","family":"Rahman","given":"K. Abd","non-dropping-particle":"","parse-names":false,"suffix":""},{"dropping-particle":"","family":"Tao","given":"Shengli","non-dropping-particle":"","parse-names":false,"suffix":""},{"dropping-particle":"","family":"Mazancourt","given":"Claire","non-dropping-particle":"De","parse-names":false,"suffix":""}],"container-title":"Nature Communications","id":"ITEM-1","issue":"May","issued":{"date-parts":[["2017"]]},"page":"1-8","publisher":"Nature Publishing Group","title":"An invariability-area relationship sheds new light on the spatial scaling of ecological stability","type":"article-journal","volume":"8"},"uris":["http://www.mendeley.com/documents/?uuid=a5ee3f95-acd8-47fc-97c2-a2584a14fdcc"]}],"mendeley":{"formattedCitation":"(Wang &lt;i&gt;et al.&lt;/i&gt; 2017)","plainTextFormattedCitation":"(Wang et al. 2017)","previouslyFormattedCitation":"(Wang &lt;i&gt;et al.&lt;/i&gt; 2017)"},"properties":{"noteIndex":0},"schema":"https://github.com/citation-style-language/schema/raw/master/csl-citation.json"}</w:delInstrText>
        </w:r>
        <w:r w:rsidR="00095224" w:rsidRPr="00D730A9" w:rsidDel="0065393F">
          <w:rPr>
            <w:color w:val="000000" w:themeColor="text1"/>
            <w:lang w:val="en-US"/>
          </w:rPr>
          <w:fldChar w:fldCharType="separate"/>
        </w:r>
        <w:r w:rsidRPr="00D730A9" w:rsidDel="0065393F">
          <w:rPr>
            <w:noProof/>
            <w:color w:val="000000" w:themeColor="text1"/>
            <w:lang w:val="en-US"/>
          </w:rPr>
          <w:delText xml:space="preserve">(Wang </w:delText>
        </w:r>
        <w:r w:rsidRPr="00D730A9" w:rsidDel="0065393F">
          <w:rPr>
            <w:i/>
            <w:noProof/>
            <w:color w:val="000000" w:themeColor="text1"/>
            <w:lang w:val="en-US"/>
          </w:rPr>
          <w:delText>et al.</w:delText>
        </w:r>
        <w:r w:rsidRPr="00D730A9" w:rsidDel="0065393F">
          <w:rPr>
            <w:noProof/>
            <w:color w:val="000000" w:themeColor="text1"/>
            <w:lang w:val="en-US"/>
          </w:rPr>
          <w:delText xml:space="preserve"> 2017)</w:delText>
        </w:r>
        <w:r w:rsidR="00095224" w:rsidRPr="00D730A9" w:rsidDel="0065393F">
          <w:rPr>
            <w:color w:val="000000" w:themeColor="text1"/>
            <w:lang w:val="en-US"/>
          </w:rPr>
          <w:fldChar w:fldCharType="end"/>
        </w:r>
        <w:r w:rsidR="00095224" w:rsidRPr="00D730A9" w:rsidDel="0065393F">
          <w:rPr>
            <w:color w:val="000000" w:themeColor="text1"/>
            <w:lang w:val="en-US"/>
          </w:rPr>
          <w:delText>, plays for stability measures, particularly when comparing across species, ecosystems, or realms.</w:delText>
        </w:r>
      </w:del>
    </w:p>
    <w:p w14:paraId="3C3ECC9F" w14:textId="77777777" w:rsidR="00D730A9" w:rsidRDefault="00D730A9" w:rsidP="00965973">
      <w:pPr>
        <w:rPr>
          <w:color w:val="000000" w:themeColor="text1"/>
          <w:lang w:val="en-US"/>
        </w:rPr>
      </w:pPr>
    </w:p>
    <w:p w14:paraId="4AC1C9EC" w14:textId="568DE45B" w:rsidR="00D730A9" w:rsidRDefault="00D730A9" w:rsidP="00965973">
      <w:pPr>
        <w:rPr>
          <w:color w:val="000000" w:themeColor="text1"/>
          <w:lang w:val="en-US"/>
        </w:rPr>
      </w:pPr>
    </w:p>
    <w:p w14:paraId="1C7E692D" w14:textId="77777777" w:rsidR="002B1DBC" w:rsidRDefault="002B1DBC" w:rsidP="00965973">
      <w:pPr>
        <w:rPr>
          <w:color w:val="000000" w:themeColor="text1"/>
          <w:lang w:val="en-US"/>
        </w:rPr>
      </w:pPr>
    </w:p>
    <w:p w14:paraId="65B02846" w14:textId="429AE5E1" w:rsidR="00D730A9" w:rsidRPr="00D730A9" w:rsidRDefault="00D730A9" w:rsidP="00965973">
      <w:pPr>
        <w:rPr>
          <w:lang w:val="en-US"/>
        </w:rPr>
      </w:pPr>
      <w:commentRangeStart w:id="647"/>
      <w:r w:rsidRPr="00D730A9">
        <w:rPr>
          <w:lang w:val="en-US"/>
        </w:rPr>
        <w:t>Acknowledgements</w:t>
      </w:r>
      <w:commentRangeEnd w:id="647"/>
      <w:r w:rsidR="007B6B8B">
        <w:rPr>
          <w:rStyle w:val="Kommentarzeichen"/>
        </w:rPr>
        <w:commentReference w:id="647"/>
      </w:r>
      <w:r>
        <w:rPr>
          <w:rStyle w:val="berschrift3Zchn"/>
        </w:rPr>
        <w:t xml:space="preserve">: </w:t>
      </w:r>
      <w:r w:rsidRPr="00E14815">
        <w:rPr>
          <w:lang w:val="en-US"/>
        </w:rPr>
        <w:t>A.M., S.</w:t>
      </w:r>
      <w:r w:rsidR="007B6B8B">
        <w:rPr>
          <w:lang w:val="en-US"/>
        </w:rPr>
        <w:t>A.</w:t>
      </w:r>
      <w:r w:rsidRPr="00E14815">
        <w:rPr>
          <w:lang w:val="en-US"/>
        </w:rPr>
        <w:t>B.</w:t>
      </w:r>
      <w:r>
        <w:rPr>
          <w:lang w:val="en-US"/>
        </w:rPr>
        <w:t>, A.C.,</w:t>
      </w:r>
      <w:r w:rsidRPr="00E14815">
        <w:rPr>
          <w:lang w:val="en-US"/>
        </w:rPr>
        <w:t xml:space="preserve"> and J.M.C. were supported by the German Centre for Integrative Biodiversity Research (iDiv) Halle</w:t>
      </w:r>
      <w:r w:rsidRPr="00E14815">
        <w:rPr>
          <w:rFonts w:ascii="Cambria Math" w:hAnsi="Cambria Math" w:cs="Cambria Math"/>
          <w:lang w:val="en-US"/>
        </w:rPr>
        <w:t>‐</w:t>
      </w:r>
      <w:r w:rsidRPr="00E14815">
        <w:rPr>
          <w:lang w:val="en-US"/>
        </w:rPr>
        <w:t>Jena</w:t>
      </w:r>
      <w:r w:rsidRPr="00E14815">
        <w:rPr>
          <w:rFonts w:ascii="Cambria Math" w:hAnsi="Cambria Math" w:cs="Cambria Math"/>
          <w:lang w:val="en-US"/>
        </w:rPr>
        <w:t>‐</w:t>
      </w:r>
      <w:r w:rsidRPr="00E14815">
        <w:rPr>
          <w:lang w:val="en-US"/>
        </w:rPr>
        <w:t>Leipzig (funded by the German Research Foundation; DFG FZT 118). H.H. and D.H. were supported by HIFMB, a collaboration between the Alfred-Wegener-Institute, Helmholtz-Center for Polar and Marine Research, and the Carl-von-Ossietzky University Oldenburg, initially funded by the Ministry for Science and Culture of Lower Saxony and the Volkswagen Foundation through the “</w:t>
      </w:r>
      <w:proofErr w:type="spellStart"/>
      <w:r w:rsidRPr="00E14815">
        <w:rPr>
          <w:lang w:val="en-US"/>
        </w:rPr>
        <w:t>Niedersächsisches</w:t>
      </w:r>
      <w:proofErr w:type="spellEnd"/>
      <w:r w:rsidRPr="00E14815">
        <w:rPr>
          <w:lang w:val="en-US"/>
        </w:rPr>
        <w:t xml:space="preserve"> </w:t>
      </w:r>
      <w:proofErr w:type="spellStart"/>
      <w:r w:rsidRPr="00E14815">
        <w:rPr>
          <w:lang w:val="en-US"/>
        </w:rPr>
        <w:t>Vorab</w:t>
      </w:r>
      <w:proofErr w:type="spellEnd"/>
      <w:r w:rsidRPr="00E14815">
        <w:rPr>
          <w:lang w:val="en-US"/>
        </w:rPr>
        <w:t>” grant program (grant number ZN3285).</w:t>
      </w:r>
    </w:p>
    <w:p w14:paraId="2F687929" w14:textId="607E3B27" w:rsidR="00D730A9" w:rsidRPr="00D730A9" w:rsidRDefault="00D730A9" w:rsidP="00965973">
      <w:pPr>
        <w:rPr>
          <w:color w:val="000000" w:themeColor="text1"/>
          <w:lang w:val="en-US"/>
        </w:rPr>
        <w:sectPr w:rsidR="00D730A9" w:rsidRPr="00D730A9" w:rsidSect="00042FF4">
          <w:type w:val="continuous"/>
          <w:pgSz w:w="11900" w:h="16820"/>
          <w:pgMar w:top="1418" w:right="1418" w:bottom="1134" w:left="1418" w:header="709" w:footer="709" w:gutter="0"/>
          <w:lnNumType w:countBy="1" w:restart="continuous"/>
          <w:cols w:space="708"/>
          <w:docGrid w:linePitch="360"/>
        </w:sectPr>
      </w:pPr>
    </w:p>
    <w:p w14:paraId="5BE782A9" w14:textId="5B8C874D" w:rsidR="00D730A9" w:rsidRDefault="00D730A9" w:rsidP="000468A6">
      <w:pPr>
        <w:rPr>
          <w:lang w:val="en-US"/>
        </w:rPr>
      </w:pPr>
    </w:p>
    <w:p w14:paraId="392F831E" w14:textId="77777777" w:rsidR="00D730A9" w:rsidRDefault="00D730A9" w:rsidP="000468A6">
      <w:pPr>
        <w:rPr>
          <w:lang w:val="en-US"/>
        </w:rPr>
      </w:pPr>
    </w:p>
    <w:p w14:paraId="675F69A3" w14:textId="77777777" w:rsidR="00D730A9" w:rsidRDefault="00D730A9">
      <w:pPr>
        <w:rPr>
          <w:rFonts w:asciiTheme="majorHAnsi" w:eastAsiaTheme="majorEastAsia" w:hAnsiTheme="majorHAnsi" w:cstheme="majorBidi"/>
          <w:color w:val="2F5496" w:themeColor="accent1" w:themeShade="BF"/>
          <w:sz w:val="32"/>
          <w:szCs w:val="32"/>
          <w:lang w:val="en-US"/>
        </w:rPr>
      </w:pPr>
      <w:r>
        <w:rPr>
          <w:lang w:val="en-US"/>
        </w:rPr>
        <w:br w:type="page"/>
      </w:r>
    </w:p>
    <w:p w14:paraId="3C239D8B" w14:textId="32BF1398" w:rsidR="00FF6155" w:rsidRDefault="00E34938" w:rsidP="00CA07D9">
      <w:pPr>
        <w:pStyle w:val="berschrift1"/>
        <w:rPr>
          <w:lang w:val="en-US"/>
        </w:rPr>
      </w:pPr>
      <w:r>
        <w:rPr>
          <w:lang w:val="en-US"/>
        </w:rPr>
        <w:lastRenderedPageBreak/>
        <w:t>Supplement</w:t>
      </w:r>
    </w:p>
    <w:p w14:paraId="22BE698C" w14:textId="6E7380C5" w:rsidR="00AB5E99" w:rsidRDefault="00AB5E99" w:rsidP="00412425">
      <w:pPr>
        <w:rPr>
          <w:lang w:val="en-US"/>
        </w:rPr>
      </w:pPr>
    </w:p>
    <w:p w14:paraId="0115CB76" w14:textId="77777777" w:rsidR="004A0784" w:rsidRDefault="004A0784" w:rsidP="004A0784">
      <w:pPr>
        <w:pStyle w:val="berschrift3"/>
        <w:rPr>
          <w:ins w:id="648" w:author="Andrea Mentges" w:date="2020-11-17T16:54:00Z"/>
        </w:rPr>
        <w:pPrChange w:id="649" w:author="Andrea Mentges" w:date="2020-11-17T16:54:00Z">
          <w:pPr>
            <w:pStyle w:val="berschrift2"/>
          </w:pPr>
        </w:pPrChange>
      </w:pPr>
      <w:ins w:id="650" w:author="Andrea Mentges" w:date="2020-11-17T16:54:00Z">
        <w:r>
          <w:t>Intrinsic resistance II: Alternative method suggested by Adam</w:t>
        </w:r>
      </w:ins>
    </w:p>
    <w:p w14:paraId="3C2B2670" w14:textId="77777777" w:rsidR="004A0784" w:rsidRDefault="004A0784" w:rsidP="004A0784">
      <w:pPr>
        <w:rPr>
          <w:ins w:id="651" w:author="Andrea Mentges" w:date="2020-11-17T16:54:00Z"/>
          <w:lang w:val="en-US"/>
        </w:rPr>
      </w:pPr>
    </w:p>
    <w:p w14:paraId="5E6E75D9" w14:textId="0DB29B8F" w:rsidR="004A0784" w:rsidRPr="00ED389F" w:rsidRDefault="004A0784" w:rsidP="004A0784">
      <w:pPr>
        <w:autoSpaceDE w:val="0"/>
        <w:autoSpaceDN w:val="0"/>
        <w:adjustRightInd w:val="0"/>
        <w:rPr>
          <w:ins w:id="652" w:author="Andrea Mentges" w:date="2020-11-17T16:54:00Z"/>
          <w:rFonts w:ascii="Courier" w:hAnsi="Courier"/>
          <w:lang w:val="en-US"/>
        </w:rPr>
      </w:pPr>
      <w:ins w:id="653" w:author="Andrea Mentges" w:date="2020-11-17T16:54:00Z">
        <w:r>
          <w:rPr>
            <w:lang w:val="en-US"/>
          </w:rPr>
          <w:t xml:space="preserve">The </w:t>
        </w:r>
      </w:ins>
      <w:ins w:id="654" w:author="Andrea Mentges" w:date="2020-11-17T16:55:00Z">
        <w:r>
          <w:rPr>
            <w:lang w:val="en-US"/>
          </w:rPr>
          <w:t>method from the main text</w:t>
        </w:r>
      </w:ins>
      <w:ins w:id="655" w:author="Andrea Mentges" w:date="2020-11-17T16:54:00Z">
        <w:r>
          <w:rPr>
            <w:lang w:val="en-US"/>
          </w:rPr>
          <w:t xml:space="preserve"> to derive intrinsic resistance assumes that the two organisms differ only in growth rate, while the carrying capacity and properties of the disturbance are shared. If, however, this is not the case, an alternative method can be used to determine intrinsic resistance. This method estimates the biomass immediately after the disturbance </w:t>
        </w:r>
        <w:proofErr w:type="spellStart"/>
        <w:r w:rsidRPr="002B6866">
          <w:rPr>
            <w:i/>
            <w:lang w:val="en-US"/>
          </w:rPr>
          <w:t>N</w:t>
        </w:r>
        <w:r w:rsidRPr="002B6866">
          <w:rPr>
            <w:i/>
            <w:vertAlign w:val="subscript"/>
            <w:lang w:val="en-US"/>
          </w:rPr>
          <w:t>dist</w:t>
        </w:r>
        <w:proofErr w:type="spellEnd"/>
        <w:r>
          <w:rPr>
            <w:lang w:val="en-US"/>
          </w:rPr>
          <w:t xml:space="preserve">, based on the growth rate </w:t>
        </w:r>
        <w:r w:rsidRPr="002B6866">
          <w:rPr>
            <w:i/>
            <w:lang w:val="en-US"/>
          </w:rPr>
          <w:t>r</w:t>
        </w:r>
        <w:r>
          <w:rPr>
            <w:lang w:val="en-US"/>
          </w:rPr>
          <w:t xml:space="preserve">, the biomass at the first sampling point after disturbance </w:t>
        </w:r>
        <w:proofErr w:type="spellStart"/>
        <w:r w:rsidRPr="002B6866">
          <w:rPr>
            <w:i/>
            <w:lang w:val="en-US"/>
          </w:rPr>
          <w:t>N</w:t>
        </w:r>
        <w:r w:rsidRPr="002B6866">
          <w:rPr>
            <w:i/>
            <w:vertAlign w:val="subscript"/>
            <w:lang w:val="en-US"/>
          </w:rPr>
          <w:t>after</w:t>
        </w:r>
        <w:proofErr w:type="spellEnd"/>
        <w:r>
          <w:rPr>
            <w:lang w:val="en-US"/>
          </w:rPr>
          <w:t xml:space="preserve">, and the time passed since disturbance </w:t>
        </w:r>
        <w:proofErr w:type="spellStart"/>
        <w:r w:rsidRPr="002B6866">
          <w:rPr>
            <w:i/>
            <w:lang w:val="en-US"/>
          </w:rPr>
          <w:t>t</w:t>
        </w:r>
        <w:r w:rsidRPr="002B6866">
          <w:rPr>
            <w:i/>
            <w:vertAlign w:val="subscript"/>
            <w:lang w:val="en-US"/>
          </w:rPr>
          <w:t>since</w:t>
        </w:r>
        <w:proofErr w:type="spellEnd"/>
        <w:r>
          <w:rPr>
            <w:lang w:val="en-US"/>
          </w:rPr>
          <w:t xml:space="preserve"> by assuming linear growth: </w:t>
        </w:r>
        <w:proofErr w:type="spellStart"/>
        <w:r w:rsidRPr="002B6866">
          <w:rPr>
            <w:i/>
            <w:lang w:val="en-US"/>
          </w:rPr>
          <w:t>N</w:t>
        </w:r>
        <w:r w:rsidRPr="002B6866">
          <w:rPr>
            <w:i/>
            <w:vertAlign w:val="subscript"/>
            <w:lang w:val="en-US"/>
          </w:rPr>
          <w:t>dist</w:t>
        </w:r>
        <w:proofErr w:type="spellEnd"/>
        <w:r w:rsidRPr="002B6866">
          <w:rPr>
            <w:i/>
            <w:lang w:val="en-US"/>
          </w:rPr>
          <w:t xml:space="preserve"> = </w:t>
        </w:r>
        <w:proofErr w:type="spellStart"/>
        <w:r w:rsidRPr="002B6866">
          <w:rPr>
            <w:i/>
            <w:color w:val="000000"/>
            <w:lang w:val="en-US"/>
          </w:rPr>
          <w:t>N</w:t>
        </w:r>
        <w:r w:rsidRPr="002B6866">
          <w:rPr>
            <w:i/>
            <w:color w:val="000000"/>
            <w:vertAlign w:val="subscript"/>
            <w:lang w:val="en-US"/>
          </w:rPr>
          <w:t>after</w:t>
        </w:r>
        <w:proofErr w:type="spellEnd"/>
        <w:r w:rsidRPr="002B6866">
          <w:rPr>
            <w:i/>
            <w:color w:val="000000"/>
            <w:lang w:val="en-US"/>
          </w:rPr>
          <w:t xml:space="preserve"> exp(r*</w:t>
        </w:r>
        <w:proofErr w:type="spellStart"/>
        <w:r w:rsidRPr="002B6866">
          <w:rPr>
            <w:i/>
            <w:color w:val="000000"/>
            <w:lang w:val="en-US"/>
          </w:rPr>
          <w:t>t</w:t>
        </w:r>
        <w:r w:rsidRPr="002B6866">
          <w:rPr>
            <w:i/>
            <w:color w:val="000000"/>
            <w:vertAlign w:val="subscript"/>
            <w:lang w:val="en-US"/>
          </w:rPr>
          <w:t>since</w:t>
        </w:r>
        <w:proofErr w:type="spellEnd"/>
        <w:r w:rsidRPr="002B6866">
          <w:rPr>
            <w:i/>
            <w:color w:val="000000"/>
            <w:lang w:val="en-US"/>
          </w:rPr>
          <w:t>)</w:t>
        </w:r>
        <w:r>
          <w:rPr>
            <w:color w:val="000000"/>
            <w:lang w:val="en-US"/>
          </w:rPr>
          <w:t xml:space="preserve">. </w:t>
        </w:r>
      </w:ins>
    </w:p>
    <w:p w14:paraId="4EABDEFF" w14:textId="77777777" w:rsidR="004A0784" w:rsidRPr="002B6866" w:rsidRDefault="004A0784" w:rsidP="004A0784">
      <w:pPr>
        <w:rPr>
          <w:ins w:id="656" w:author="Andrea Mentges" w:date="2020-11-17T16:54:00Z"/>
          <w:lang w:val="en-US"/>
        </w:rPr>
      </w:pPr>
      <w:ins w:id="657" w:author="Andrea Mentges" w:date="2020-11-17T16:54:00Z">
        <w:r>
          <w:rPr>
            <w:lang w:val="en-US"/>
          </w:rPr>
          <w:t xml:space="preserve"> </w:t>
        </w:r>
      </w:ins>
    </w:p>
    <w:p w14:paraId="3296BC52" w14:textId="77777777" w:rsidR="004A0784" w:rsidRDefault="004A0784" w:rsidP="004A0784">
      <w:pPr>
        <w:rPr>
          <w:ins w:id="658" w:author="Andrea Mentges" w:date="2020-11-17T16:54:00Z"/>
          <w:lang w:val="en-US"/>
        </w:rPr>
      </w:pPr>
      <w:ins w:id="659" w:author="Andrea Mentges" w:date="2020-11-17T16:54:00Z">
        <w:r w:rsidRPr="00BD40C0">
          <w:rPr>
            <w:noProof/>
            <w:lang w:val="en-US"/>
          </w:rPr>
          <w:drawing>
            <wp:inline distT="0" distB="0" distL="0" distR="0" wp14:anchorId="735C2822" wp14:editId="317C8BCD">
              <wp:extent cx="3190252" cy="22906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3226" cy="2292753"/>
                      </a:xfrm>
                      <a:prstGeom prst="rect">
                        <a:avLst/>
                      </a:prstGeom>
                    </pic:spPr>
                  </pic:pic>
                </a:graphicData>
              </a:graphic>
            </wp:inline>
          </w:drawing>
        </w:r>
      </w:ins>
    </w:p>
    <w:p w14:paraId="5BC36DE7" w14:textId="77777777" w:rsidR="004A0784" w:rsidRDefault="004A0784" w:rsidP="004A0784">
      <w:pPr>
        <w:rPr>
          <w:ins w:id="660" w:author="Andrea Mentges" w:date="2020-11-17T16:54:00Z"/>
          <w:lang w:val="en-US"/>
        </w:rPr>
      </w:pPr>
      <w:ins w:id="661" w:author="Andrea Mentges" w:date="2020-11-17T16:54:00Z">
        <w:r>
          <w:rPr>
            <w:lang w:val="en-US"/>
          </w:rPr>
          <w:t xml:space="preserve">Figure X: Intrinsic resistance based on the method suggested by Adam. The thin grey line indicates the analytical solution, i.e. the actual time series that would be observed for perfect sampling (i.e. very small sampling intervals). The dashed lines indicate the sampled time series, with circles indicating sampling events. The dotted lines indicate the approximation used for the intrinsic resistance, with triangles indicating biomass immediately after disturbance happens. The advantage of this approximation is that it also works if the disturbance strength differs between the two organisms. However, even in this simple case, the intrinsic resistance of the two organisms is not the same (see Table 1). </w:t>
        </w:r>
        <w:proofErr w:type="spellStart"/>
        <w:r w:rsidRPr="004B5CE0">
          <w:rPr>
            <w:i/>
            <w:lang w:val="en-US"/>
          </w:rPr>
          <w:t>N</w:t>
        </w:r>
        <w:r w:rsidRPr="004B5CE0">
          <w:rPr>
            <w:i/>
            <w:vertAlign w:val="subscript"/>
            <w:lang w:val="en-US"/>
          </w:rPr>
          <w:t>dist</w:t>
        </w:r>
        <w:proofErr w:type="spellEnd"/>
        <w:r>
          <w:rPr>
            <w:lang w:val="en-US"/>
          </w:rPr>
          <w:t xml:space="preserve"> of the fast grower is underestimated by the assumption of perfectly linear growth (yellow triangle is lower than the analytical solution indicated by the grey solid line). </w:t>
        </w:r>
      </w:ins>
    </w:p>
    <w:p w14:paraId="3DCA63D6" w14:textId="77777777" w:rsidR="004A0784" w:rsidRDefault="004A0784" w:rsidP="000C3483">
      <w:pPr>
        <w:pStyle w:val="berschrift3"/>
        <w:rPr>
          <w:ins w:id="662" w:author="Andrea Mentges" w:date="2020-11-17T16:54:00Z"/>
        </w:rPr>
      </w:pPr>
    </w:p>
    <w:p w14:paraId="6FF0CFD6" w14:textId="77777777" w:rsidR="004A0784" w:rsidRDefault="004A0784" w:rsidP="000C3483">
      <w:pPr>
        <w:pStyle w:val="berschrift3"/>
        <w:rPr>
          <w:ins w:id="663" w:author="Andrea Mentges" w:date="2020-11-17T16:54:00Z"/>
        </w:rPr>
      </w:pPr>
    </w:p>
    <w:p w14:paraId="45023771" w14:textId="77777777" w:rsidR="004A0784" w:rsidRDefault="004A0784" w:rsidP="000C3483">
      <w:pPr>
        <w:pStyle w:val="berschrift3"/>
        <w:rPr>
          <w:ins w:id="664" w:author="Andrea Mentges" w:date="2020-11-17T16:54:00Z"/>
        </w:rPr>
      </w:pPr>
    </w:p>
    <w:p w14:paraId="6F8BF5B3" w14:textId="04622A6D" w:rsidR="000C3483" w:rsidRDefault="000C3483" w:rsidP="000C3483">
      <w:pPr>
        <w:pStyle w:val="berschrift3"/>
      </w:pPr>
      <w:r>
        <w:t>Stability in the empirical data se</w:t>
      </w:r>
      <w:r w:rsidRPr="00647CE2">
        <w:t>t</w:t>
      </w:r>
    </w:p>
    <w:p w14:paraId="2C0A75DB" w14:textId="77777777" w:rsidR="000C3483" w:rsidRPr="000C3483" w:rsidRDefault="000C3483" w:rsidP="000C3483">
      <w:pPr>
        <w:rPr>
          <w:lang w:val="en-US"/>
        </w:rPr>
      </w:pPr>
      <w:commentRangeStart w:id="665"/>
    </w:p>
    <w:p w14:paraId="06F0D852" w14:textId="77777777" w:rsidR="004A5662" w:rsidRDefault="004A5662" w:rsidP="004A5662">
      <w:pPr>
        <w:keepNext/>
      </w:pPr>
      <w:r>
        <w:rPr>
          <w:noProof/>
          <w:lang w:val="en-US"/>
        </w:rPr>
        <w:lastRenderedPageBreak/>
        <w:drawing>
          <wp:inline distT="0" distB="0" distL="0" distR="0" wp14:anchorId="5C1A988F" wp14:editId="16BF7A06">
            <wp:extent cx="5756910" cy="1731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e_stuy2_ratio-metrics-raw_with-outlier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6910" cy="1731645"/>
                    </a:xfrm>
                    <a:prstGeom prst="rect">
                      <a:avLst/>
                    </a:prstGeom>
                  </pic:spPr>
                </pic:pic>
              </a:graphicData>
            </a:graphic>
          </wp:inline>
        </w:drawing>
      </w:r>
    </w:p>
    <w:p w14:paraId="03CF0550" w14:textId="4D2EC12E" w:rsidR="00B453EE" w:rsidRPr="004A5662" w:rsidRDefault="004A5662" w:rsidP="004A5662">
      <w:pPr>
        <w:pStyle w:val="Beschriftung"/>
        <w:rPr>
          <w:color w:val="FF0000"/>
        </w:rPr>
      </w:pPr>
      <w:bookmarkStart w:id="666" w:name="_Ref45552227"/>
      <w:r w:rsidRPr="00647CE2">
        <w:rPr>
          <w:b/>
        </w:rPr>
        <w:t xml:space="preserve">Figure S </w:t>
      </w:r>
      <w:r w:rsidRPr="00647CE2">
        <w:rPr>
          <w:b/>
        </w:rPr>
        <w:fldChar w:fldCharType="begin"/>
      </w:r>
      <w:r w:rsidRPr="00647CE2">
        <w:rPr>
          <w:b/>
        </w:rPr>
        <w:instrText xml:space="preserve"> SEQ Figure_S \* ARABIC </w:instrText>
      </w:r>
      <w:r w:rsidRPr="00647CE2">
        <w:rPr>
          <w:b/>
        </w:rPr>
        <w:fldChar w:fldCharType="separate"/>
      </w:r>
      <w:r w:rsidR="00647CE2" w:rsidRPr="00647CE2">
        <w:rPr>
          <w:b/>
          <w:noProof/>
        </w:rPr>
        <w:t>1</w:t>
      </w:r>
      <w:r w:rsidRPr="00647CE2">
        <w:rPr>
          <w:b/>
        </w:rPr>
        <w:fldChar w:fldCharType="end"/>
      </w:r>
      <w:bookmarkEnd w:id="666"/>
      <w:r w:rsidRPr="00647CE2">
        <w:rPr>
          <w:b/>
        </w:rPr>
        <w:t xml:space="preserve">: </w:t>
      </w:r>
      <w:del w:id="667" w:author="Andrea Mentges" w:date="2020-08-28T10:12:00Z">
        <w:r w:rsidRPr="00647CE2" w:rsidDel="003F2020">
          <w:rPr>
            <w:b/>
          </w:rPr>
          <w:delText xml:space="preserve">Raw </w:delText>
        </w:r>
      </w:del>
      <w:ins w:id="668" w:author="Andrea Mentges" w:date="2020-08-28T10:12:00Z">
        <w:r w:rsidR="003F2020" w:rsidRPr="00647CE2">
          <w:rPr>
            <w:b/>
          </w:rPr>
          <w:t>R</w:t>
        </w:r>
        <w:r w:rsidR="003F2020">
          <w:rPr>
            <w:b/>
          </w:rPr>
          <w:t>ealized</w:t>
        </w:r>
        <w:r w:rsidR="003F2020" w:rsidRPr="00647CE2">
          <w:rPr>
            <w:b/>
          </w:rPr>
          <w:t xml:space="preserve"> </w:t>
        </w:r>
      </w:ins>
      <w:r w:rsidRPr="00647CE2">
        <w:rPr>
          <w:b/>
        </w:rPr>
        <w:t xml:space="preserve">stability from the </w:t>
      </w:r>
      <w:r w:rsidR="002113F5" w:rsidRPr="00647CE2">
        <w:rPr>
          <w:b/>
        </w:rPr>
        <w:t>empirical</w:t>
      </w:r>
      <w:r w:rsidR="000F7A36" w:rsidRPr="00647CE2">
        <w:rPr>
          <w:b/>
        </w:rPr>
        <w:t xml:space="preserve"> data</w:t>
      </w:r>
      <w:r w:rsidR="002B1DBC" w:rsidRPr="00647CE2">
        <w:rPr>
          <w:b/>
        </w:rPr>
        <w:t>,</w:t>
      </w:r>
      <w:r w:rsidRPr="00647CE2">
        <w:rPr>
          <w:b/>
        </w:rPr>
        <w:t xml:space="preserve"> including observations identified as outliers.</w:t>
      </w:r>
      <w:r w:rsidRPr="00186159">
        <w:rPr>
          <w:b/>
          <w:bCs/>
        </w:rPr>
        <w:t xml:space="preserve"> </w:t>
      </w:r>
      <w:r w:rsidRPr="00186159">
        <w:t xml:space="preserve">Growth rates of seven organism groups are shown against </w:t>
      </w:r>
      <w:r>
        <w:t>s</w:t>
      </w:r>
      <w:r w:rsidRPr="00186159">
        <w:t xml:space="preserve">tability measures, </w:t>
      </w:r>
      <w:r>
        <w:t>(</w:t>
      </w:r>
      <w:r w:rsidRPr="009513BD">
        <w:rPr>
          <w:b/>
        </w:rPr>
        <w:t>a</w:t>
      </w:r>
      <w:r w:rsidRPr="00186159">
        <w:t>) rec</w:t>
      </w:r>
      <w:r w:rsidRPr="00B820EE">
        <w:t>overy</w:t>
      </w:r>
      <w:r>
        <w:t>, (</w:t>
      </w:r>
      <w:r w:rsidRPr="009513BD">
        <w:rPr>
          <w:b/>
        </w:rPr>
        <w:t>b</w:t>
      </w:r>
      <w:r w:rsidRPr="00186159">
        <w:t>)</w:t>
      </w:r>
      <w:r>
        <w:t xml:space="preserve"> </w:t>
      </w:r>
      <w:r w:rsidRPr="00B820EE">
        <w:t>resilience,</w:t>
      </w:r>
      <w:r>
        <w:t xml:space="preserve"> (</w:t>
      </w:r>
      <w:r w:rsidRPr="009513BD">
        <w:rPr>
          <w:b/>
        </w:rPr>
        <w:t>c</w:t>
      </w:r>
      <w:r>
        <w:t>) resistance,</w:t>
      </w:r>
      <w:r w:rsidRPr="00B820EE">
        <w:t xml:space="preserve"> and </w:t>
      </w:r>
      <w:r>
        <w:t>(</w:t>
      </w:r>
      <w:r w:rsidRPr="009513BD">
        <w:rPr>
          <w:b/>
        </w:rPr>
        <w:t>d</w:t>
      </w:r>
      <w:r w:rsidRPr="00B820EE">
        <w:t xml:space="preserve">) </w:t>
      </w:r>
      <w:r>
        <w:t>temporal stability (on logarithmic scale)</w:t>
      </w:r>
      <w:r w:rsidRPr="00E63E3A">
        <w:t xml:space="preserve">. These measures correspond to </w:t>
      </w:r>
      <w:ins w:id="669" w:author="Andrea Mentges" w:date="2020-08-28T10:12:00Z">
        <w:r w:rsidR="003F2020">
          <w:t xml:space="preserve">standard, </w:t>
        </w:r>
      </w:ins>
      <w:r w:rsidRPr="00E63E3A">
        <w:t>“r</w:t>
      </w:r>
      <w:ins w:id="670" w:author="Andrea Mentges" w:date="2020-08-28T10:12:00Z">
        <w:r w:rsidR="003F2020">
          <w:t>ealized</w:t>
        </w:r>
      </w:ins>
      <w:del w:id="671" w:author="Andrea Mentges" w:date="2020-08-28T10:12:00Z">
        <w:r w:rsidRPr="00E63E3A" w:rsidDel="003F2020">
          <w:delText>aw</w:delText>
        </w:r>
      </w:del>
      <w:r w:rsidRPr="00E63E3A">
        <w:t xml:space="preserve">” estimates, i.e. are not </w:t>
      </w:r>
      <w:r>
        <w:t>accounting</w:t>
      </w:r>
      <w:r w:rsidRPr="00E63E3A">
        <w:t xml:space="preserve"> for growth rate. </w:t>
      </w:r>
      <w:r w:rsidRPr="00B820EE">
        <w:t>Variability of stability measures is visualized as a boxplot, where the edges of the black boxes indicate the 25</w:t>
      </w:r>
      <w:r w:rsidRPr="003121F5">
        <w:rPr>
          <w:vertAlign w:val="superscript"/>
        </w:rPr>
        <w:t>th</w:t>
      </w:r>
      <w:r w:rsidRPr="00B820EE">
        <w:t xml:space="preserve"> and 75</w:t>
      </w:r>
      <w:r w:rsidRPr="003121F5">
        <w:rPr>
          <w:vertAlign w:val="superscript"/>
        </w:rPr>
        <w:t>th</w:t>
      </w:r>
      <w:r w:rsidRPr="00B820EE">
        <w:t xml:space="preserve"> </w:t>
      </w:r>
      <w:r w:rsidRPr="00E63E3A">
        <w:t>percentiles</w:t>
      </w:r>
      <w:r w:rsidRPr="00B820EE">
        <w:t xml:space="preserve">. The colored lines indicate the median (yellow) and mean (orange) stability </w:t>
      </w:r>
      <w:r>
        <w:t>per</w:t>
      </w:r>
      <w:r w:rsidRPr="00B820EE">
        <w:t xml:space="preserve"> organism group.</w:t>
      </w:r>
      <w:r>
        <w:t xml:space="preserve"> We identified three observations as outliers, based on unusually high resistance (&gt;50 times the median), as described in the methods section.</w:t>
      </w:r>
    </w:p>
    <w:p w14:paraId="7D46C716" w14:textId="77777777" w:rsidR="000468A6" w:rsidRDefault="000468A6" w:rsidP="00F809A2">
      <w:pPr>
        <w:rPr>
          <w:lang w:val="en-US"/>
        </w:rPr>
      </w:pPr>
    </w:p>
    <w:p w14:paraId="4368F71F" w14:textId="77777777" w:rsidR="001829E6" w:rsidRDefault="001829E6" w:rsidP="001829E6">
      <w:pPr>
        <w:keepNext/>
      </w:pPr>
      <w:r>
        <w:rPr>
          <w:noProof/>
          <w:lang w:val="en-US"/>
        </w:rPr>
        <w:drawing>
          <wp:inline distT="0" distB="0" distL="0" distR="0" wp14:anchorId="401031D7" wp14:editId="4854D19B">
            <wp:extent cx="5668873" cy="17240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e_stuy2_ratio-metrics-raw_resil-comparison.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68873" cy="1724025"/>
                    </a:xfrm>
                    <a:prstGeom prst="rect">
                      <a:avLst/>
                    </a:prstGeom>
                  </pic:spPr>
                </pic:pic>
              </a:graphicData>
            </a:graphic>
          </wp:inline>
        </w:drawing>
      </w:r>
    </w:p>
    <w:p w14:paraId="2CDD4797" w14:textId="1F93C0C8" w:rsidR="001829E6" w:rsidRDefault="001829E6" w:rsidP="001829E6">
      <w:pPr>
        <w:pStyle w:val="Beschriftung"/>
      </w:pPr>
      <w:bookmarkStart w:id="672" w:name="_Ref45542114"/>
      <w:r w:rsidRPr="00647CE2">
        <w:rPr>
          <w:b/>
        </w:rPr>
        <w:t xml:space="preserve">Figure S </w:t>
      </w:r>
      <w:r w:rsidRPr="00647CE2">
        <w:rPr>
          <w:b/>
        </w:rPr>
        <w:fldChar w:fldCharType="begin"/>
      </w:r>
      <w:r w:rsidRPr="00647CE2">
        <w:rPr>
          <w:b/>
        </w:rPr>
        <w:instrText xml:space="preserve"> SEQ Figure_S \* ARABIC </w:instrText>
      </w:r>
      <w:r w:rsidRPr="00647CE2">
        <w:rPr>
          <w:b/>
        </w:rPr>
        <w:fldChar w:fldCharType="separate"/>
      </w:r>
      <w:r w:rsidR="00647CE2" w:rsidRPr="00647CE2">
        <w:rPr>
          <w:b/>
          <w:noProof/>
        </w:rPr>
        <w:t>2</w:t>
      </w:r>
      <w:r w:rsidRPr="00647CE2">
        <w:rPr>
          <w:b/>
        </w:rPr>
        <w:fldChar w:fldCharType="end"/>
      </w:r>
      <w:bookmarkEnd w:id="672"/>
      <w:r w:rsidRPr="00647CE2">
        <w:rPr>
          <w:b/>
        </w:rPr>
        <w:t xml:space="preserve">: Four different </w:t>
      </w:r>
      <w:ins w:id="673" w:author="Andrea Mentges" w:date="2020-08-28T10:13:00Z">
        <w:r w:rsidR="003F2020">
          <w:rPr>
            <w:b/>
          </w:rPr>
          <w:t xml:space="preserve">realized </w:t>
        </w:r>
      </w:ins>
      <w:r w:rsidRPr="00647CE2">
        <w:rPr>
          <w:b/>
        </w:rPr>
        <w:t>resilience metrics.</w:t>
      </w:r>
      <w:r>
        <w:t xml:space="preserve"> Resilience is calculated for the same data as either (</w:t>
      </w:r>
      <w:r w:rsidRPr="00661C83">
        <w:rPr>
          <w:b/>
        </w:rPr>
        <w:t>a</w:t>
      </w:r>
      <w:r>
        <w:t xml:space="preserve">) </w:t>
      </w:r>
      <w:r w:rsidRPr="00661C83">
        <w:t>﻿</w:t>
      </w:r>
      <w:r>
        <w:t xml:space="preserve">the </w:t>
      </w:r>
      <w:r w:rsidRPr="00661C83">
        <w:t>slope of a weighted regression over log-transformed time</w:t>
      </w:r>
      <w:r>
        <w:t xml:space="preserve"> (as reported in Hillebrand &amp; Kunze 2020), (</w:t>
      </w:r>
      <w:r w:rsidRPr="00661C83">
        <w:rPr>
          <w:b/>
        </w:rPr>
        <w:t>b</w:t>
      </w:r>
      <w:r>
        <w:t>) the slope of a regression over log-transformed time, (</w:t>
      </w:r>
      <w:r w:rsidRPr="00661C83">
        <w:rPr>
          <w:b/>
        </w:rPr>
        <w:t>c</w:t>
      </w:r>
      <w:r>
        <w:t>) the slope of a regression over time, and (</w:t>
      </w:r>
      <w:r w:rsidRPr="00661C83">
        <w:rPr>
          <w:b/>
        </w:rPr>
        <w:t>d</w:t>
      </w:r>
      <w:r>
        <w:t xml:space="preserve">) the maximum slope between two successive time points. </w:t>
      </w:r>
      <w:commentRangeEnd w:id="665"/>
      <w:r w:rsidR="00ED5BD2">
        <w:rPr>
          <w:rStyle w:val="Kommentarzeichen"/>
          <w:rFonts w:ascii="Times New Roman" w:hAnsi="Times New Roman" w:cs="Times New Roman"/>
          <w:iCs w:val="0"/>
          <w:color w:val="auto"/>
          <w:lang w:val="de-DE"/>
        </w:rPr>
        <w:commentReference w:id="665"/>
      </w:r>
    </w:p>
    <w:p w14:paraId="010C3C56" w14:textId="77777777" w:rsidR="000C3483" w:rsidRDefault="000C3483" w:rsidP="009F20A6">
      <w:pPr>
        <w:rPr>
          <w:lang w:val="en-US"/>
        </w:rPr>
      </w:pPr>
    </w:p>
    <w:p w14:paraId="4D736EDB" w14:textId="52D0457C" w:rsidR="000C3483" w:rsidRDefault="000C3483" w:rsidP="000C3483">
      <w:pPr>
        <w:pStyle w:val="berschrift3"/>
      </w:pPr>
      <w:r>
        <w:t>Conceptual illustration: Influence of carrying capacity on stability</w:t>
      </w:r>
    </w:p>
    <w:p w14:paraId="6070A990" w14:textId="77777777" w:rsidR="000C3483" w:rsidRPr="00CA07D9" w:rsidRDefault="000C3483" w:rsidP="000C3483">
      <w:pPr>
        <w:rPr>
          <w:lang w:val="en-US"/>
        </w:rPr>
      </w:pPr>
    </w:p>
    <w:p w14:paraId="5D25F518" w14:textId="77777777" w:rsidR="000C3483" w:rsidRDefault="000C3483" w:rsidP="000C3483">
      <w:pPr>
        <w:rPr>
          <w:lang w:val="en-US"/>
        </w:rPr>
      </w:pPr>
      <w:r>
        <w:rPr>
          <w:lang w:val="en-US"/>
        </w:rPr>
        <w:t>Similar to growth rate, stability is also affected by the carrying capacity. Here, we illustrate this by showing two organisms with the same growth rate, but different carrying capacity. This scenario could represent for example two organisms of the same species growing in a “good” (</w:t>
      </w:r>
      <w:proofErr w:type="spellStart"/>
      <w:r w:rsidRPr="001A67F8">
        <w:rPr>
          <w:i/>
          <w:lang w:val="en-US"/>
        </w:rPr>
        <w:t>K</w:t>
      </w:r>
      <w:r w:rsidRPr="001A67F8">
        <w:rPr>
          <w:i/>
          <w:vertAlign w:val="subscript"/>
          <w:lang w:val="en-US"/>
        </w:rPr>
        <w:t>high</w:t>
      </w:r>
      <w:proofErr w:type="spellEnd"/>
      <w:r>
        <w:rPr>
          <w:lang w:val="en-US"/>
        </w:rPr>
        <w:t xml:space="preserve"> = 80) and a “bad” (</w:t>
      </w:r>
      <w:proofErr w:type="spellStart"/>
      <w:r w:rsidRPr="001A67F8">
        <w:rPr>
          <w:i/>
          <w:lang w:val="en-US"/>
        </w:rPr>
        <w:t>K</w:t>
      </w:r>
      <w:r>
        <w:rPr>
          <w:i/>
          <w:vertAlign w:val="subscript"/>
          <w:lang w:val="en-US"/>
        </w:rPr>
        <w:t>low</w:t>
      </w:r>
      <w:proofErr w:type="spellEnd"/>
      <w:r>
        <w:rPr>
          <w:lang w:val="en-US"/>
        </w:rPr>
        <w:t xml:space="preserve"> = 50) environment. Both organisms experience a disturbance of the same absolute strength (i.e. biomass is reduced by the same amount in the two cases). Stability is measured by the same metrics as in the conceptual simulation on the influence of growth rate (see main text).</w:t>
      </w:r>
    </w:p>
    <w:p w14:paraId="14387642" w14:textId="77777777" w:rsidR="000C3483" w:rsidRDefault="000C3483" w:rsidP="000C3483">
      <w:pPr>
        <w:rPr>
          <w:lang w:val="en-US"/>
        </w:rPr>
      </w:pPr>
    </w:p>
    <w:p w14:paraId="551D81F7" w14:textId="4B507F16" w:rsidR="000C3483" w:rsidRPr="000F74A1" w:rsidRDefault="000C3483" w:rsidP="000C3483">
      <w:pPr>
        <w:rPr>
          <w:color w:val="FF0000"/>
          <w:lang w:val="en-US"/>
        </w:rPr>
      </w:pPr>
      <w:r>
        <w:rPr>
          <w:lang w:val="en-US"/>
        </w:rPr>
        <w:t xml:space="preserve">The high-carrying capacity organism shows higher stability in all four metrics. It recovers faster, more fully and is more resistant, because the disturbance is relatively seen less severe, removing only about half the biomass (versus 80% in the </w:t>
      </w:r>
      <w:r w:rsidR="00C037D0">
        <w:rPr>
          <w:lang w:val="en-US"/>
        </w:rPr>
        <w:t>low carrying capacity</w:t>
      </w:r>
      <w:r>
        <w:rPr>
          <w:lang w:val="en-US"/>
        </w:rPr>
        <w:t xml:space="preserve"> case). The high-capacity organism is also more temporally stable</w:t>
      </w:r>
      <w:r w:rsidR="00C037D0">
        <w:rPr>
          <w:lang w:val="en-US"/>
        </w:rPr>
        <w:t xml:space="preserve"> </w:t>
      </w:r>
      <w:r>
        <w:rPr>
          <w:lang w:val="en-US"/>
        </w:rPr>
        <w:t>because</w:t>
      </w:r>
      <w:r w:rsidR="00C037D0">
        <w:rPr>
          <w:lang w:val="en-US"/>
        </w:rPr>
        <w:t>,</w:t>
      </w:r>
      <w:r>
        <w:rPr>
          <w:lang w:val="en-US"/>
        </w:rPr>
        <w:t xml:space="preserve"> while the standard deviation of its biomass is the same as in the bad environment, the mean is higher</w:t>
      </w:r>
      <w:r w:rsidR="00C037D0">
        <w:rPr>
          <w:lang w:val="en-US"/>
        </w:rPr>
        <w:t xml:space="preserve"> (</w:t>
      </w:r>
      <w:r w:rsidR="00C037D0" w:rsidRPr="00C037D0">
        <w:rPr>
          <w:i/>
          <w:lang w:val="en-US"/>
        </w:rPr>
        <w:t>temp. stab</w:t>
      </w:r>
      <w:r w:rsidR="00C037D0">
        <w:rPr>
          <w:i/>
          <w:lang w:val="en-US"/>
        </w:rPr>
        <w:t>.</w:t>
      </w:r>
      <w:r w:rsidR="00C037D0" w:rsidRPr="00C037D0">
        <w:rPr>
          <w:i/>
          <w:lang w:val="en-US"/>
        </w:rPr>
        <w:t xml:space="preserve"> =</w:t>
      </w:r>
      <w:r w:rsidR="00C037D0">
        <w:rPr>
          <w:lang w:val="en-US"/>
        </w:rPr>
        <w:t xml:space="preserve"> </w:t>
      </w:r>
      <w:r w:rsidR="00C037D0" w:rsidRPr="00857D02">
        <w:rPr>
          <w:i/>
          <w:lang w:val="en-US"/>
        </w:rPr>
        <w:t>mean(N)/std(N)</w:t>
      </w:r>
      <w:r w:rsidR="00C037D0" w:rsidRPr="00C037D0">
        <w:rPr>
          <w:lang w:val="en-US"/>
        </w:rPr>
        <w:t>)</w:t>
      </w:r>
      <w:r w:rsidRPr="00C037D0">
        <w:rPr>
          <w:lang w:val="en-US"/>
        </w:rPr>
        <w:t>.</w:t>
      </w:r>
      <w:r>
        <w:rPr>
          <w:lang w:val="en-US"/>
        </w:rPr>
        <w:t xml:space="preserve"> </w:t>
      </w:r>
    </w:p>
    <w:p w14:paraId="680FBF37" w14:textId="77777777" w:rsidR="000C3483" w:rsidRDefault="000C3483" w:rsidP="000C3483">
      <w:pPr>
        <w:rPr>
          <w:lang w:val="en-US"/>
        </w:rPr>
      </w:pPr>
    </w:p>
    <w:p w14:paraId="3F277CB1" w14:textId="77777777" w:rsidR="000C3483" w:rsidRDefault="000C3483" w:rsidP="000C3483">
      <w:pPr>
        <w:rPr>
          <w:lang w:val="en-US"/>
        </w:rPr>
      </w:pPr>
    </w:p>
    <w:p w14:paraId="68E778BA" w14:textId="77777777" w:rsidR="000C3483" w:rsidRDefault="000C3483" w:rsidP="000C3483">
      <w:pPr>
        <w:keepNext/>
      </w:pPr>
      <w:r>
        <w:rPr>
          <w:noProof/>
          <w:lang w:val="en-US"/>
        </w:rPr>
        <w:lastRenderedPageBreak/>
        <w:drawing>
          <wp:inline distT="0" distB="0" distL="0" distR="0" wp14:anchorId="06D5C879" wp14:editId="52788958">
            <wp:extent cx="5671461" cy="1528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1_vary_K.bmp"/>
                    <pic:cNvPicPr/>
                  </pic:nvPicPr>
                  <pic:blipFill>
                    <a:blip r:embed="rId22">
                      <a:extLst>
                        <a:ext uri="{28A0092B-C50C-407E-A947-70E740481C1C}">
                          <a14:useLocalDpi xmlns:a14="http://schemas.microsoft.com/office/drawing/2010/main" val="0"/>
                        </a:ext>
                      </a:extLst>
                    </a:blip>
                    <a:stretch>
                      <a:fillRect/>
                    </a:stretch>
                  </pic:blipFill>
                  <pic:spPr>
                    <a:xfrm>
                      <a:off x="0" y="0"/>
                      <a:ext cx="5671461" cy="1528910"/>
                    </a:xfrm>
                    <a:prstGeom prst="rect">
                      <a:avLst/>
                    </a:prstGeom>
                  </pic:spPr>
                </pic:pic>
              </a:graphicData>
            </a:graphic>
          </wp:inline>
        </w:drawing>
      </w:r>
    </w:p>
    <w:p w14:paraId="4F7086C5" w14:textId="622C2B85" w:rsidR="000C3483" w:rsidRPr="00647CE2" w:rsidRDefault="000C3483" w:rsidP="00647CE2">
      <w:pPr>
        <w:pStyle w:val="Beschriftung"/>
      </w:pPr>
      <w:bookmarkStart w:id="674" w:name="_Ref45542145"/>
      <w:r w:rsidRPr="000F74A1">
        <w:rPr>
          <w:b/>
        </w:rPr>
        <w:t xml:space="preserve">Figure S </w:t>
      </w:r>
      <w:r w:rsidRPr="000F74A1">
        <w:rPr>
          <w:b/>
        </w:rPr>
        <w:fldChar w:fldCharType="begin"/>
      </w:r>
      <w:r w:rsidRPr="000F74A1">
        <w:rPr>
          <w:b/>
        </w:rPr>
        <w:instrText xml:space="preserve"> SEQ Figure_S \* ARABIC </w:instrText>
      </w:r>
      <w:r w:rsidRPr="000F74A1">
        <w:rPr>
          <w:b/>
        </w:rPr>
        <w:fldChar w:fldCharType="separate"/>
      </w:r>
      <w:r w:rsidR="00647CE2">
        <w:rPr>
          <w:b/>
          <w:noProof/>
        </w:rPr>
        <w:t>3</w:t>
      </w:r>
      <w:r w:rsidRPr="000F74A1">
        <w:rPr>
          <w:b/>
        </w:rPr>
        <w:fldChar w:fldCharType="end"/>
      </w:r>
      <w:bookmarkEnd w:id="674"/>
      <w:r w:rsidRPr="000F74A1">
        <w:rPr>
          <w:b/>
        </w:rPr>
        <w:t xml:space="preserve">: </w:t>
      </w:r>
      <w:r>
        <w:rPr>
          <w:b/>
        </w:rPr>
        <w:t>Effect of</w:t>
      </w:r>
      <w:r w:rsidRPr="000F74A1">
        <w:rPr>
          <w:b/>
        </w:rPr>
        <w:t xml:space="preserve"> carrying capacity</w:t>
      </w:r>
      <w:r>
        <w:rPr>
          <w:b/>
        </w:rPr>
        <w:t xml:space="preserve"> on stability estimates</w:t>
      </w:r>
      <w:r w:rsidRPr="000F74A1">
        <w:rPr>
          <w:b/>
        </w:rPr>
        <w:t>.</w:t>
      </w:r>
      <w:r w:rsidRPr="009A1396">
        <w:t xml:space="preserve"> Time series of biomass </w:t>
      </w:r>
      <w:r w:rsidRPr="000F74A1">
        <w:rPr>
          <w:i/>
        </w:rPr>
        <w:t>N</w:t>
      </w:r>
      <w:r w:rsidRPr="009A1396">
        <w:t xml:space="preserve"> for two organisms showing logistic growth, one with a low carrying capacity (red</w:t>
      </w:r>
      <w:r>
        <w:t xml:space="preserve">, </w:t>
      </w:r>
      <w:r w:rsidRPr="000F74A1">
        <w:rPr>
          <w:i/>
        </w:rPr>
        <w:t>K</w:t>
      </w:r>
      <w:r>
        <w:t xml:space="preserve"> = 50</w:t>
      </w:r>
      <w:r w:rsidRPr="009A1396">
        <w:t>) and one with a high carrying capacity (light green</w:t>
      </w:r>
      <w:r>
        <w:t xml:space="preserve">, </w:t>
      </w:r>
      <w:r>
        <w:rPr>
          <w:i/>
        </w:rPr>
        <w:t>K</w:t>
      </w:r>
      <w:r>
        <w:t xml:space="preserve"> = 80</w:t>
      </w:r>
      <w:r w:rsidRPr="009A1396">
        <w:t xml:space="preserve">). Grey bars indicate a disturbance, i.e. a sudden </w:t>
      </w:r>
      <w:r>
        <w:t>change in biomass. S</w:t>
      </w:r>
      <w:r w:rsidRPr="009A0DE2">
        <w:t xml:space="preserve">tability is illustrated in the form of </w:t>
      </w:r>
      <w:r>
        <w:t>(</w:t>
      </w:r>
      <w:r w:rsidRPr="009A0DE2">
        <w:rPr>
          <w:b/>
        </w:rPr>
        <w:t>a</w:t>
      </w:r>
      <w:r w:rsidRPr="009A0DE2">
        <w:t xml:space="preserve">) </w:t>
      </w:r>
      <w:r>
        <w:t>resilience and recovery</w:t>
      </w:r>
      <w:r w:rsidRPr="009A0DE2">
        <w:t xml:space="preserve">, </w:t>
      </w:r>
      <w:r>
        <w:t>(</w:t>
      </w:r>
      <w:r w:rsidRPr="009A0DE2">
        <w:rPr>
          <w:b/>
        </w:rPr>
        <w:t>b</w:t>
      </w:r>
      <w:r w:rsidRPr="009A0DE2">
        <w:t xml:space="preserve">) resistance, based on discrete sampling points, and </w:t>
      </w:r>
      <w:r>
        <w:t>(</w:t>
      </w:r>
      <w:r w:rsidRPr="009A0DE2">
        <w:rPr>
          <w:b/>
        </w:rPr>
        <w:t>c</w:t>
      </w:r>
      <w:r w:rsidRPr="009A0DE2">
        <w:t xml:space="preserve">) </w:t>
      </w:r>
      <w:r>
        <w:t xml:space="preserve">temporal stability </w:t>
      </w:r>
      <w:r w:rsidRPr="009A0DE2">
        <w:t>in the face of a stochastic disturbance regime</w:t>
      </w:r>
      <w:r>
        <w:t xml:space="preserve"> over a longer time period. For the organism with high carrying capacity, s</w:t>
      </w:r>
      <w:r w:rsidRPr="009A0DE2">
        <w:t>tability</w:t>
      </w:r>
      <w:r>
        <w:t xml:space="preserve"> to these disturbances</w:t>
      </w:r>
      <w:r w:rsidRPr="009A0DE2">
        <w:t xml:space="preserve"> </w:t>
      </w:r>
      <w:r>
        <w:t>is higher for all four considered</w:t>
      </w:r>
      <w:r w:rsidRPr="009A0DE2">
        <w:t xml:space="preserve"> stability aspect</w:t>
      </w:r>
      <w:r>
        <w:t>s (see Table S4)</w:t>
      </w:r>
      <w:r w:rsidRPr="009A0DE2">
        <w:t xml:space="preserve">. </w:t>
      </w:r>
    </w:p>
    <w:p w14:paraId="1AE146A5" w14:textId="77777777" w:rsidR="00647CE2" w:rsidRDefault="00647CE2" w:rsidP="000C3483">
      <w:pPr>
        <w:pStyle w:val="Beschriftung"/>
        <w:keepNext/>
        <w:rPr>
          <w:b/>
        </w:rPr>
      </w:pPr>
    </w:p>
    <w:p w14:paraId="2AEF1A5F" w14:textId="496836C5" w:rsidR="000C3483" w:rsidRDefault="000C3483" w:rsidP="000C3483">
      <w:pPr>
        <w:pStyle w:val="Beschriftung"/>
        <w:keepNext/>
      </w:pPr>
      <w:r w:rsidRPr="000F74A1">
        <w:rPr>
          <w:b/>
        </w:rPr>
        <w:t xml:space="preserve">Table S </w:t>
      </w:r>
      <w:r w:rsidRPr="000F74A1">
        <w:rPr>
          <w:b/>
        </w:rPr>
        <w:fldChar w:fldCharType="begin"/>
      </w:r>
      <w:r w:rsidRPr="000F74A1">
        <w:rPr>
          <w:b/>
        </w:rPr>
        <w:instrText xml:space="preserve"> SEQ Table_S \* ARABIC </w:instrText>
      </w:r>
      <w:r w:rsidRPr="000F74A1">
        <w:rPr>
          <w:b/>
        </w:rPr>
        <w:fldChar w:fldCharType="separate"/>
      </w:r>
      <w:r w:rsidR="00647CE2">
        <w:rPr>
          <w:b/>
          <w:noProof/>
        </w:rPr>
        <w:t>1</w:t>
      </w:r>
      <w:r w:rsidRPr="000F74A1">
        <w:rPr>
          <w:b/>
        </w:rPr>
        <w:fldChar w:fldCharType="end"/>
      </w:r>
      <w:r w:rsidRPr="000F74A1">
        <w:rPr>
          <w:b/>
        </w:rPr>
        <w:t>: Stability for an organism with low carrying capacity (</w:t>
      </w:r>
      <w:r w:rsidRPr="000F74A1">
        <w:rPr>
          <w:b/>
          <w:i/>
        </w:rPr>
        <w:t>K</w:t>
      </w:r>
      <w:r w:rsidRPr="000F74A1">
        <w:rPr>
          <w:b/>
        </w:rPr>
        <w:t>=50) and one with high capacity (</w:t>
      </w:r>
      <w:r w:rsidRPr="000F74A1">
        <w:rPr>
          <w:b/>
          <w:i/>
        </w:rPr>
        <w:t>K</w:t>
      </w:r>
      <w:r w:rsidRPr="000F74A1">
        <w:rPr>
          <w:b/>
        </w:rPr>
        <w:t>=</w:t>
      </w:r>
      <w:r>
        <w:rPr>
          <w:b/>
        </w:rPr>
        <w:t>80</w:t>
      </w:r>
      <w:r w:rsidRPr="000F74A1">
        <w:rPr>
          <w:b/>
        </w:rPr>
        <w:t>), corresponding to Figure S4</w:t>
      </w:r>
      <w:r w:rsidRPr="005E3C93">
        <w:t>.</w:t>
      </w:r>
      <w:r w:rsidRPr="00D82761">
        <w:rPr>
          <w:b/>
        </w:rPr>
        <w:t xml:space="preserve"> </w:t>
      </w:r>
      <w:ins w:id="675" w:author="Andrea Mentges" w:date="2020-08-28T10:13:00Z">
        <w:r w:rsidR="00300277">
          <w:t>Realized stability is derived using</w:t>
        </w:r>
      </w:ins>
      <w:del w:id="676" w:author="Andrea Mentges" w:date="2020-08-28T10:13:00Z">
        <w:r w:rsidDel="00300277">
          <w:delText>The r</w:delText>
        </w:r>
        <w:r w:rsidDel="003F2020">
          <w:delText>aw</w:delText>
        </w:r>
        <w:r w:rsidDel="00300277">
          <w:delText xml:space="preserve"> estimates are</w:delText>
        </w:r>
      </w:del>
      <w:r>
        <w:t xml:space="preserve"> simple measures of stability, where high values indicate high stability: r</w:t>
      </w:r>
      <w:r w:rsidRPr="00856A01">
        <w:t xml:space="preserve">esilience </w:t>
      </w:r>
      <w:r>
        <w:t xml:space="preserve">= </w:t>
      </w:r>
      <w:r w:rsidRPr="00856A01">
        <w:t xml:space="preserve">maximum </w:t>
      </w:r>
      <w:r>
        <w:t xml:space="preserve">linear </w:t>
      </w:r>
      <w:r w:rsidRPr="00856A01">
        <w:t>slope</w:t>
      </w:r>
      <w:r>
        <w:t xml:space="preserve"> in biomass</w:t>
      </w:r>
      <w:r w:rsidRPr="00856A01">
        <w:t xml:space="preserve"> between two sampling points</w:t>
      </w:r>
      <w:r>
        <w:t>, r</w:t>
      </w:r>
      <w:r w:rsidRPr="00856A01">
        <w:t xml:space="preserve">ecovery </w:t>
      </w:r>
      <w:r>
        <w:t xml:space="preserve">= </w:t>
      </w:r>
      <w:r w:rsidRPr="00856A01">
        <w:t xml:space="preserve">ratio </w:t>
      </w:r>
      <w:r>
        <w:t>of biomass</w:t>
      </w:r>
      <w:r w:rsidRPr="00856A01">
        <w:t xml:space="preserve"> at the end of the </w:t>
      </w:r>
      <w:r>
        <w:t>simulation to carrying capacity, r</w:t>
      </w:r>
      <w:r w:rsidRPr="00856A01">
        <w:t xml:space="preserve">esistance </w:t>
      </w:r>
      <w:r>
        <w:t xml:space="preserve">= </w:t>
      </w:r>
      <w:r w:rsidRPr="00856A01">
        <w:t xml:space="preserve">ratio </w:t>
      </w:r>
      <w:r>
        <w:t>of biomass</w:t>
      </w:r>
      <w:r w:rsidRPr="00856A01">
        <w:t xml:space="preserve"> at the </w:t>
      </w:r>
      <w:r>
        <w:t>first sampling point after the disturbance to carrying capacity, and t</w:t>
      </w:r>
      <w:r w:rsidRPr="00856A01">
        <w:t xml:space="preserve">emporal stability </w:t>
      </w:r>
      <w:r>
        <w:t xml:space="preserve">= </w:t>
      </w:r>
      <w:r w:rsidRPr="00856A01">
        <w:t>inverse coefficient of variation</w:t>
      </w:r>
      <w: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280"/>
        <w:gridCol w:w="1272"/>
        <w:gridCol w:w="142"/>
        <w:gridCol w:w="420"/>
      </w:tblGrid>
      <w:tr w:rsidR="000C3483" w:rsidRPr="007D1E10" w14:paraId="7794A370" w14:textId="77777777" w:rsidTr="00B5791D">
        <w:tc>
          <w:tcPr>
            <w:tcW w:w="1701" w:type="dxa"/>
          </w:tcPr>
          <w:p w14:paraId="31D36A15" w14:textId="77777777" w:rsidR="000C3483" w:rsidRPr="007D1E10" w:rsidRDefault="000C3483" w:rsidP="00B5791D">
            <w:pPr>
              <w:rPr>
                <w:rFonts w:asciiTheme="majorHAnsi" w:hAnsiTheme="majorHAnsi" w:cstheme="majorHAnsi"/>
                <w:sz w:val="20"/>
                <w:szCs w:val="20"/>
                <w:lang w:val="en-US"/>
              </w:rPr>
            </w:pPr>
          </w:p>
        </w:tc>
        <w:tc>
          <w:tcPr>
            <w:tcW w:w="2552" w:type="dxa"/>
            <w:gridSpan w:val="2"/>
          </w:tcPr>
          <w:p w14:paraId="16996A9E" w14:textId="4B62281C" w:rsidR="000C3483" w:rsidRPr="00D82D32" w:rsidRDefault="000C3483" w:rsidP="00B5791D">
            <w:pPr>
              <w:jc w:val="center"/>
              <w:rPr>
                <w:rFonts w:asciiTheme="majorHAnsi" w:hAnsiTheme="majorHAnsi" w:cstheme="majorHAnsi"/>
                <w:sz w:val="20"/>
                <w:szCs w:val="20"/>
                <w:lang w:val="en-US"/>
              </w:rPr>
            </w:pPr>
            <w:r w:rsidRPr="00D82D32">
              <w:rPr>
                <w:rFonts w:asciiTheme="majorHAnsi" w:hAnsiTheme="majorHAnsi" w:cstheme="majorHAnsi"/>
                <w:sz w:val="20"/>
                <w:szCs w:val="20"/>
                <w:lang w:val="en-US"/>
              </w:rPr>
              <w:t>R</w:t>
            </w:r>
            <w:ins w:id="677" w:author="Andrea Mentges" w:date="2020-08-28T10:14:00Z">
              <w:r w:rsidR="00300277">
                <w:rPr>
                  <w:rFonts w:asciiTheme="majorHAnsi" w:hAnsiTheme="majorHAnsi" w:cstheme="majorHAnsi"/>
                  <w:sz w:val="20"/>
                  <w:szCs w:val="20"/>
                  <w:lang w:val="en-US"/>
                </w:rPr>
                <w:t>ealized stability</w:t>
              </w:r>
            </w:ins>
            <w:del w:id="678" w:author="Andrea Mentges" w:date="2020-08-28T10:14:00Z">
              <w:r w:rsidRPr="00D82D32" w:rsidDel="00300277">
                <w:rPr>
                  <w:rFonts w:asciiTheme="majorHAnsi" w:hAnsiTheme="majorHAnsi" w:cstheme="majorHAnsi"/>
                  <w:sz w:val="20"/>
                  <w:szCs w:val="20"/>
                  <w:lang w:val="en-US"/>
                </w:rPr>
                <w:delText>aw estimates</w:delText>
              </w:r>
            </w:del>
          </w:p>
        </w:tc>
        <w:tc>
          <w:tcPr>
            <w:tcW w:w="562" w:type="dxa"/>
            <w:gridSpan w:val="2"/>
          </w:tcPr>
          <w:p w14:paraId="169BF1B6" w14:textId="77777777" w:rsidR="000C3483" w:rsidRPr="00D82D32" w:rsidRDefault="000C3483" w:rsidP="00B5791D">
            <w:pPr>
              <w:jc w:val="center"/>
              <w:rPr>
                <w:rFonts w:asciiTheme="majorHAnsi" w:hAnsiTheme="majorHAnsi" w:cstheme="majorHAnsi"/>
                <w:sz w:val="20"/>
                <w:szCs w:val="20"/>
                <w:lang w:val="en-US"/>
              </w:rPr>
            </w:pPr>
          </w:p>
        </w:tc>
      </w:tr>
      <w:tr w:rsidR="000C3483" w:rsidRPr="007D1E10" w14:paraId="1D1B1EE9" w14:textId="77777777" w:rsidTr="00B5791D">
        <w:tc>
          <w:tcPr>
            <w:tcW w:w="1701" w:type="dxa"/>
            <w:tcBorders>
              <w:bottom w:val="double" w:sz="4" w:space="0" w:color="auto"/>
            </w:tcBorders>
          </w:tcPr>
          <w:p w14:paraId="1C4EF51A" w14:textId="77777777" w:rsidR="000C3483" w:rsidRPr="007D1E10" w:rsidRDefault="000C3483" w:rsidP="00B5791D">
            <w:pPr>
              <w:rPr>
                <w:rFonts w:asciiTheme="majorHAnsi" w:hAnsiTheme="majorHAnsi" w:cstheme="majorHAnsi"/>
                <w:sz w:val="20"/>
                <w:szCs w:val="20"/>
                <w:lang w:val="en-US"/>
              </w:rPr>
            </w:pPr>
          </w:p>
        </w:tc>
        <w:tc>
          <w:tcPr>
            <w:tcW w:w="1280" w:type="dxa"/>
            <w:tcBorders>
              <w:bottom w:val="double" w:sz="4" w:space="0" w:color="auto"/>
            </w:tcBorders>
          </w:tcPr>
          <w:p w14:paraId="1C1DB233" w14:textId="77777777" w:rsidR="000C3483" w:rsidRPr="00D82D32" w:rsidRDefault="000C3483" w:rsidP="00B5791D">
            <w:pPr>
              <w:rPr>
                <w:rFonts w:asciiTheme="majorHAnsi" w:hAnsiTheme="majorHAnsi" w:cstheme="majorHAnsi"/>
                <w:i/>
                <w:sz w:val="20"/>
                <w:szCs w:val="20"/>
                <w:lang w:val="en-US"/>
              </w:rPr>
            </w:pPr>
            <w:r>
              <w:rPr>
                <w:rFonts w:asciiTheme="majorHAnsi" w:hAnsiTheme="majorHAnsi" w:cstheme="majorHAnsi"/>
                <w:i/>
                <w:sz w:val="20"/>
                <w:szCs w:val="20"/>
                <w:lang w:val="en-US"/>
              </w:rPr>
              <w:t>Low capacity</w:t>
            </w:r>
          </w:p>
        </w:tc>
        <w:tc>
          <w:tcPr>
            <w:tcW w:w="1414" w:type="dxa"/>
            <w:gridSpan w:val="2"/>
            <w:tcBorders>
              <w:bottom w:val="double" w:sz="4" w:space="0" w:color="auto"/>
            </w:tcBorders>
          </w:tcPr>
          <w:p w14:paraId="3A4A1A81" w14:textId="77777777" w:rsidR="000C3483" w:rsidRPr="00D82D32" w:rsidRDefault="000C3483" w:rsidP="00B5791D">
            <w:pPr>
              <w:rPr>
                <w:rFonts w:asciiTheme="majorHAnsi" w:hAnsiTheme="majorHAnsi" w:cstheme="majorHAnsi"/>
                <w:i/>
                <w:sz w:val="20"/>
                <w:szCs w:val="20"/>
                <w:lang w:val="en-US"/>
              </w:rPr>
            </w:pPr>
            <w:r>
              <w:rPr>
                <w:rFonts w:asciiTheme="majorHAnsi" w:hAnsiTheme="majorHAnsi" w:cstheme="majorHAnsi"/>
                <w:i/>
                <w:sz w:val="20"/>
                <w:szCs w:val="20"/>
                <w:lang w:val="en-US"/>
              </w:rPr>
              <w:t>High capacity</w:t>
            </w:r>
          </w:p>
        </w:tc>
        <w:tc>
          <w:tcPr>
            <w:tcW w:w="420" w:type="dxa"/>
            <w:tcBorders>
              <w:bottom w:val="double" w:sz="4" w:space="0" w:color="auto"/>
            </w:tcBorders>
          </w:tcPr>
          <w:p w14:paraId="47E7A7BF" w14:textId="77777777" w:rsidR="000C3483" w:rsidRPr="00D82D32" w:rsidRDefault="000C3483" w:rsidP="00B5791D">
            <w:pPr>
              <w:rPr>
                <w:rFonts w:asciiTheme="majorHAnsi" w:hAnsiTheme="majorHAnsi" w:cstheme="majorHAnsi"/>
                <w:i/>
                <w:sz w:val="20"/>
                <w:szCs w:val="20"/>
                <w:lang w:val="en-US"/>
              </w:rPr>
            </w:pPr>
          </w:p>
        </w:tc>
      </w:tr>
      <w:tr w:rsidR="000C3483" w:rsidRPr="007D1E10" w14:paraId="03268859" w14:textId="77777777" w:rsidTr="00B5791D">
        <w:tc>
          <w:tcPr>
            <w:tcW w:w="1701" w:type="dxa"/>
            <w:tcBorders>
              <w:top w:val="double" w:sz="4" w:space="0" w:color="auto"/>
            </w:tcBorders>
          </w:tcPr>
          <w:p w14:paraId="347D7FED" w14:textId="77777777" w:rsidR="000C3483" w:rsidRPr="007D1E10" w:rsidRDefault="000C3483" w:rsidP="00B5791D">
            <w:pPr>
              <w:rPr>
                <w:rFonts w:asciiTheme="majorHAnsi" w:hAnsiTheme="majorHAnsi" w:cstheme="majorHAnsi"/>
                <w:sz w:val="20"/>
                <w:szCs w:val="20"/>
                <w:lang w:val="en-US"/>
              </w:rPr>
            </w:pPr>
            <w:r w:rsidRPr="007D1E10">
              <w:rPr>
                <w:rFonts w:asciiTheme="majorHAnsi" w:hAnsiTheme="majorHAnsi" w:cstheme="majorHAnsi"/>
                <w:sz w:val="20"/>
                <w:szCs w:val="20"/>
                <w:lang w:val="en-US"/>
              </w:rPr>
              <w:t>Resilience</w:t>
            </w:r>
          </w:p>
        </w:tc>
        <w:tc>
          <w:tcPr>
            <w:tcW w:w="1280" w:type="dxa"/>
            <w:tcBorders>
              <w:top w:val="double" w:sz="4" w:space="0" w:color="auto"/>
            </w:tcBorders>
          </w:tcPr>
          <w:p w14:paraId="4DA1722D" w14:textId="77777777" w:rsidR="000C3483" w:rsidRPr="00777CCD" w:rsidRDefault="000C3483" w:rsidP="00B5791D">
            <w:pPr>
              <w:jc w:val="right"/>
              <w:rPr>
                <w:rFonts w:asciiTheme="majorHAnsi" w:hAnsiTheme="majorHAnsi" w:cstheme="majorHAnsi"/>
                <w:sz w:val="20"/>
                <w:szCs w:val="20"/>
                <w:lang w:val="en-US"/>
              </w:rPr>
            </w:pPr>
            <w:r w:rsidRPr="00777CCD">
              <w:rPr>
                <w:rFonts w:asciiTheme="majorHAnsi" w:hAnsiTheme="majorHAnsi" w:cstheme="majorHAnsi"/>
                <w:sz w:val="20"/>
                <w:szCs w:val="20"/>
                <w:lang w:val="en-US"/>
              </w:rPr>
              <w:t>1.25</w:t>
            </w:r>
          </w:p>
        </w:tc>
        <w:tc>
          <w:tcPr>
            <w:tcW w:w="1272" w:type="dxa"/>
            <w:tcBorders>
              <w:top w:val="double" w:sz="4" w:space="0" w:color="auto"/>
            </w:tcBorders>
          </w:tcPr>
          <w:p w14:paraId="45A60256" w14:textId="77777777" w:rsidR="000C3483" w:rsidRPr="00777CCD" w:rsidRDefault="000C3483" w:rsidP="00B5791D">
            <w:pPr>
              <w:jc w:val="right"/>
              <w:rPr>
                <w:rFonts w:asciiTheme="majorHAnsi" w:hAnsiTheme="majorHAnsi" w:cstheme="majorHAnsi"/>
                <w:b/>
                <w:sz w:val="20"/>
                <w:szCs w:val="20"/>
                <w:lang w:val="en-US"/>
              </w:rPr>
            </w:pPr>
            <w:r w:rsidRPr="00777CCD">
              <w:rPr>
                <w:rFonts w:asciiTheme="majorHAnsi" w:hAnsiTheme="majorHAnsi" w:cstheme="majorHAnsi"/>
                <w:b/>
                <w:sz w:val="20"/>
                <w:szCs w:val="20"/>
                <w:lang w:val="en-US"/>
              </w:rPr>
              <w:t>2.00</w:t>
            </w:r>
          </w:p>
        </w:tc>
        <w:tc>
          <w:tcPr>
            <w:tcW w:w="562" w:type="dxa"/>
            <w:gridSpan w:val="2"/>
            <w:tcBorders>
              <w:top w:val="double" w:sz="4" w:space="0" w:color="auto"/>
            </w:tcBorders>
          </w:tcPr>
          <w:p w14:paraId="0CB47CDB" w14:textId="77777777" w:rsidR="000C3483" w:rsidRPr="007D1E10" w:rsidRDefault="000C3483" w:rsidP="00B5791D">
            <w:pPr>
              <w:jc w:val="right"/>
              <w:rPr>
                <w:rFonts w:asciiTheme="majorHAnsi" w:hAnsiTheme="majorHAnsi" w:cstheme="majorHAnsi"/>
                <w:sz w:val="20"/>
                <w:szCs w:val="20"/>
                <w:lang w:val="en-US"/>
              </w:rPr>
            </w:pPr>
          </w:p>
        </w:tc>
      </w:tr>
      <w:tr w:rsidR="000C3483" w:rsidRPr="007D1E10" w14:paraId="67CB81C5" w14:textId="77777777" w:rsidTr="00B5791D">
        <w:tc>
          <w:tcPr>
            <w:tcW w:w="1701" w:type="dxa"/>
          </w:tcPr>
          <w:p w14:paraId="784966F1" w14:textId="77777777" w:rsidR="000C3483" w:rsidRPr="007D1E10" w:rsidRDefault="000C3483" w:rsidP="00B5791D">
            <w:pPr>
              <w:rPr>
                <w:rFonts w:asciiTheme="majorHAnsi" w:hAnsiTheme="majorHAnsi" w:cstheme="majorHAnsi"/>
                <w:sz w:val="20"/>
                <w:szCs w:val="20"/>
                <w:lang w:val="en-US"/>
              </w:rPr>
            </w:pPr>
            <w:r w:rsidRPr="007D1E10">
              <w:rPr>
                <w:rFonts w:asciiTheme="majorHAnsi" w:hAnsiTheme="majorHAnsi" w:cstheme="majorHAnsi"/>
                <w:sz w:val="20"/>
                <w:szCs w:val="20"/>
                <w:lang w:val="en-US"/>
              </w:rPr>
              <w:t>Recovery</w:t>
            </w:r>
          </w:p>
        </w:tc>
        <w:tc>
          <w:tcPr>
            <w:tcW w:w="1280" w:type="dxa"/>
          </w:tcPr>
          <w:p w14:paraId="32FF16A0" w14:textId="77777777" w:rsidR="000C3483" w:rsidRPr="00D82D32" w:rsidRDefault="000C3483" w:rsidP="00B5791D">
            <w:pPr>
              <w:jc w:val="right"/>
              <w:rPr>
                <w:rFonts w:asciiTheme="majorHAnsi" w:hAnsiTheme="majorHAnsi" w:cstheme="majorHAnsi"/>
                <w:sz w:val="20"/>
                <w:szCs w:val="20"/>
                <w:lang w:val="en-US"/>
              </w:rPr>
            </w:pPr>
            <w:r w:rsidRPr="00D82D32">
              <w:rPr>
                <w:rFonts w:asciiTheme="majorHAnsi" w:hAnsiTheme="majorHAnsi" w:cstheme="majorHAnsi"/>
                <w:sz w:val="20"/>
                <w:szCs w:val="20"/>
                <w:lang w:val="en-US"/>
              </w:rPr>
              <w:t>0.55</w:t>
            </w:r>
          </w:p>
        </w:tc>
        <w:tc>
          <w:tcPr>
            <w:tcW w:w="1272" w:type="dxa"/>
          </w:tcPr>
          <w:p w14:paraId="7F13D841" w14:textId="77777777" w:rsidR="000C3483" w:rsidRPr="00D82D32" w:rsidRDefault="000C3483" w:rsidP="00B5791D">
            <w:pPr>
              <w:jc w:val="right"/>
              <w:rPr>
                <w:rFonts w:asciiTheme="majorHAnsi" w:hAnsiTheme="majorHAnsi" w:cstheme="majorHAnsi"/>
                <w:b/>
                <w:sz w:val="20"/>
                <w:szCs w:val="20"/>
                <w:lang w:val="en-US"/>
              </w:rPr>
            </w:pPr>
            <w:r w:rsidRPr="00D82D32">
              <w:rPr>
                <w:rFonts w:asciiTheme="majorHAnsi" w:hAnsiTheme="majorHAnsi" w:cstheme="majorHAnsi"/>
                <w:b/>
                <w:sz w:val="20"/>
                <w:szCs w:val="20"/>
                <w:lang w:val="en-US"/>
              </w:rPr>
              <w:t>0.8</w:t>
            </w:r>
            <w:r>
              <w:rPr>
                <w:rFonts w:asciiTheme="majorHAnsi" w:hAnsiTheme="majorHAnsi" w:cstheme="majorHAnsi"/>
                <w:b/>
                <w:sz w:val="20"/>
                <w:szCs w:val="20"/>
                <w:lang w:val="en-US"/>
              </w:rPr>
              <w:t>3</w:t>
            </w:r>
          </w:p>
        </w:tc>
        <w:tc>
          <w:tcPr>
            <w:tcW w:w="562" w:type="dxa"/>
            <w:gridSpan w:val="2"/>
          </w:tcPr>
          <w:p w14:paraId="375C378A" w14:textId="77777777" w:rsidR="000C3483" w:rsidRPr="007D1E10" w:rsidRDefault="000C3483" w:rsidP="00B5791D">
            <w:pPr>
              <w:jc w:val="right"/>
              <w:rPr>
                <w:rFonts w:asciiTheme="majorHAnsi" w:hAnsiTheme="majorHAnsi" w:cstheme="majorHAnsi"/>
                <w:sz w:val="20"/>
                <w:szCs w:val="20"/>
                <w:lang w:val="en-US"/>
              </w:rPr>
            </w:pPr>
          </w:p>
        </w:tc>
      </w:tr>
      <w:tr w:rsidR="000C3483" w:rsidRPr="007D1E10" w14:paraId="20CCE306" w14:textId="77777777" w:rsidTr="00B5791D">
        <w:tc>
          <w:tcPr>
            <w:tcW w:w="1701" w:type="dxa"/>
          </w:tcPr>
          <w:p w14:paraId="053E5E34" w14:textId="77777777" w:rsidR="000C3483" w:rsidRPr="007D1E10" w:rsidRDefault="000C3483" w:rsidP="00B5791D">
            <w:pPr>
              <w:rPr>
                <w:rFonts w:asciiTheme="majorHAnsi" w:hAnsiTheme="majorHAnsi" w:cstheme="majorHAnsi"/>
                <w:sz w:val="20"/>
                <w:szCs w:val="20"/>
                <w:lang w:val="en-US"/>
              </w:rPr>
            </w:pPr>
            <w:r w:rsidRPr="007D1E10">
              <w:rPr>
                <w:rFonts w:asciiTheme="majorHAnsi" w:hAnsiTheme="majorHAnsi" w:cstheme="majorHAnsi"/>
                <w:sz w:val="20"/>
                <w:szCs w:val="20"/>
                <w:lang w:val="en-US"/>
              </w:rPr>
              <w:t>Resistance</w:t>
            </w:r>
          </w:p>
        </w:tc>
        <w:tc>
          <w:tcPr>
            <w:tcW w:w="1280" w:type="dxa"/>
          </w:tcPr>
          <w:p w14:paraId="44B09921" w14:textId="77777777" w:rsidR="000C3483" w:rsidRPr="00D82D32" w:rsidRDefault="000C3483" w:rsidP="00B5791D">
            <w:pPr>
              <w:jc w:val="right"/>
              <w:rPr>
                <w:rFonts w:asciiTheme="majorHAnsi" w:hAnsiTheme="majorHAnsi" w:cstheme="majorHAnsi"/>
                <w:sz w:val="20"/>
                <w:szCs w:val="20"/>
                <w:lang w:val="en-US"/>
              </w:rPr>
            </w:pPr>
            <w:r w:rsidRPr="00D82D32">
              <w:rPr>
                <w:rFonts w:asciiTheme="majorHAnsi" w:hAnsiTheme="majorHAnsi" w:cstheme="majorHAnsi"/>
                <w:sz w:val="20"/>
                <w:szCs w:val="20"/>
                <w:lang w:val="en-US"/>
              </w:rPr>
              <w:t>0.25</w:t>
            </w:r>
          </w:p>
        </w:tc>
        <w:tc>
          <w:tcPr>
            <w:tcW w:w="1272" w:type="dxa"/>
          </w:tcPr>
          <w:p w14:paraId="45EF4F38" w14:textId="77777777" w:rsidR="000C3483" w:rsidRPr="00D82D32" w:rsidRDefault="000C3483" w:rsidP="00B5791D">
            <w:pPr>
              <w:jc w:val="right"/>
              <w:rPr>
                <w:rFonts w:asciiTheme="majorHAnsi" w:hAnsiTheme="majorHAnsi" w:cstheme="majorHAnsi"/>
                <w:b/>
                <w:sz w:val="20"/>
                <w:szCs w:val="20"/>
                <w:lang w:val="en-US"/>
              </w:rPr>
            </w:pPr>
            <w:r w:rsidRPr="00D82D32">
              <w:rPr>
                <w:rFonts w:asciiTheme="majorHAnsi" w:hAnsiTheme="majorHAnsi" w:cstheme="majorHAnsi"/>
                <w:b/>
                <w:sz w:val="20"/>
                <w:szCs w:val="20"/>
                <w:lang w:val="en-US"/>
              </w:rPr>
              <w:t>0.5</w:t>
            </w:r>
            <w:r>
              <w:rPr>
                <w:rFonts w:asciiTheme="majorHAnsi" w:hAnsiTheme="majorHAnsi" w:cstheme="majorHAnsi"/>
                <w:b/>
                <w:sz w:val="20"/>
                <w:szCs w:val="20"/>
                <w:lang w:val="en-US"/>
              </w:rPr>
              <w:t>7</w:t>
            </w:r>
          </w:p>
        </w:tc>
        <w:tc>
          <w:tcPr>
            <w:tcW w:w="562" w:type="dxa"/>
            <w:gridSpan w:val="2"/>
          </w:tcPr>
          <w:p w14:paraId="08BEF515" w14:textId="77777777" w:rsidR="000C3483" w:rsidRPr="007D1E10" w:rsidRDefault="000C3483" w:rsidP="00B5791D">
            <w:pPr>
              <w:jc w:val="right"/>
              <w:rPr>
                <w:rFonts w:asciiTheme="majorHAnsi" w:hAnsiTheme="majorHAnsi" w:cstheme="majorHAnsi"/>
                <w:sz w:val="20"/>
                <w:szCs w:val="20"/>
                <w:lang w:val="en-US"/>
              </w:rPr>
            </w:pPr>
          </w:p>
        </w:tc>
      </w:tr>
      <w:tr w:rsidR="000C3483" w:rsidRPr="007D1E10" w14:paraId="6C10CDDD" w14:textId="77777777" w:rsidTr="00B5791D">
        <w:tc>
          <w:tcPr>
            <w:tcW w:w="1701" w:type="dxa"/>
          </w:tcPr>
          <w:p w14:paraId="6F2E2017" w14:textId="77777777" w:rsidR="000C3483" w:rsidRPr="007D1E10" w:rsidRDefault="000C3483" w:rsidP="00B5791D">
            <w:pPr>
              <w:rPr>
                <w:rFonts w:asciiTheme="majorHAnsi" w:hAnsiTheme="majorHAnsi" w:cstheme="majorHAnsi"/>
                <w:sz w:val="20"/>
                <w:szCs w:val="20"/>
                <w:lang w:val="en-US"/>
              </w:rPr>
            </w:pPr>
            <w:r>
              <w:rPr>
                <w:rFonts w:asciiTheme="majorHAnsi" w:hAnsiTheme="majorHAnsi" w:cstheme="majorHAnsi"/>
                <w:sz w:val="20"/>
                <w:szCs w:val="20"/>
                <w:lang w:val="en-US"/>
              </w:rPr>
              <w:t>Temporal stability</w:t>
            </w:r>
          </w:p>
        </w:tc>
        <w:tc>
          <w:tcPr>
            <w:tcW w:w="1280" w:type="dxa"/>
          </w:tcPr>
          <w:p w14:paraId="5791F410" w14:textId="77777777" w:rsidR="000C3483" w:rsidRPr="00D82D32" w:rsidRDefault="000C3483" w:rsidP="00B5791D">
            <w:pPr>
              <w:jc w:val="right"/>
              <w:rPr>
                <w:rFonts w:asciiTheme="majorHAnsi" w:hAnsiTheme="majorHAnsi" w:cstheme="majorHAnsi"/>
                <w:sz w:val="20"/>
                <w:szCs w:val="20"/>
                <w:lang w:val="en-US"/>
              </w:rPr>
            </w:pPr>
            <w:r>
              <w:rPr>
                <w:rFonts w:asciiTheme="majorHAnsi" w:hAnsiTheme="majorHAnsi" w:cstheme="majorHAnsi"/>
                <w:sz w:val="20"/>
                <w:szCs w:val="20"/>
                <w:lang w:val="en-US"/>
              </w:rPr>
              <w:t>11.78</w:t>
            </w:r>
          </w:p>
        </w:tc>
        <w:tc>
          <w:tcPr>
            <w:tcW w:w="1272" w:type="dxa"/>
          </w:tcPr>
          <w:p w14:paraId="154CDE42" w14:textId="77777777" w:rsidR="000C3483" w:rsidRPr="00D82D32" w:rsidRDefault="000C3483" w:rsidP="00B5791D">
            <w:pPr>
              <w:jc w:val="right"/>
              <w:rPr>
                <w:rFonts w:asciiTheme="majorHAnsi" w:hAnsiTheme="majorHAnsi" w:cstheme="majorHAnsi"/>
                <w:b/>
                <w:sz w:val="20"/>
                <w:szCs w:val="20"/>
                <w:lang w:val="en-US"/>
              </w:rPr>
            </w:pPr>
            <w:r>
              <w:rPr>
                <w:rFonts w:asciiTheme="majorHAnsi" w:hAnsiTheme="majorHAnsi" w:cstheme="majorHAnsi"/>
                <w:b/>
                <w:sz w:val="20"/>
                <w:szCs w:val="20"/>
                <w:lang w:val="en-US"/>
              </w:rPr>
              <w:t>19.62</w:t>
            </w:r>
          </w:p>
        </w:tc>
        <w:tc>
          <w:tcPr>
            <w:tcW w:w="562" w:type="dxa"/>
            <w:gridSpan w:val="2"/>
          </w:tcPr>
          <w:p w14:paraId="40F758A7" w14:textId="77777777" w:rsidR="000C3483" w:rsidRPr="007D1E10" w:rsidRDefault="000C3483" w:rsidP="00B5791D">
            <w:pPr>
              <w:jc w:val="right"/>
              <w:rPr>
                <w:rFonts w:asciiTheme="majorHAnsi" w:hAnsiTheme="majorHAnsi" w:cstheme="majorHAnsi"/>
                <w:sz w:val="20"/>
                <w:szCs w:val="20"/>
                <w:lang w:val="en-US"/>
              </w:rPr>
            </w:pPr>
          </w:p>
        </w:tc>
      </w:tr>
    </w:tbl>
    <w:p w14:paraId="05C060CF" w14:textId="73B28576" w:rsidR="000C3483" w:rsidRDefault="000C3483" w:rsidP="009F20A6">
      <w:pPr>
        <w:rPr>
          <w:lang w:val="en-US"/>
        </w:rPr>
      </w:pPr>
    </w:p>
    <w:p w14:paraId="22B70072" w14:textId="6198E390" w:rsidR="000C3483" w:rsidRDefault="000C3483" w:rsidP="009F20A6">
      <w:pPr>
        <w:rPr>
          <w:lang w:val="en-US"/>
        </w:rPr>
      </w:pPr>
    </w:p>
    <w:p w14:paraId="1321CFB8" w14:textId="132A86E2" w:rsidR="000C3483" w:rsidRPr="000C3483" w:rsidRDefault="000C3483" w:rsidP="000C3483">
      <w:pPr>
        <w:pStyle w:val="berschrift3"/>
      </w:pPr>
      <w:r>
        <w:t>Summary statistics of empirical data set</w:t>
      </w:r>
    </w:p>
    <w:p w14:paraId="229472E7" w14:textId="77777777" w:rsidR="000C3483" w:rsidRDefault="000C3483" w:rsidP="009F20A6">
      <w:pPr>
        <w:rPr>
          <w:lang w:val="en-US"/>
        </w:rPr>
      </w:pPr>
      <w:commentRangeStart w:id="679"/>
    </w:p>
    <w:p w14:paraId="3408BAA5" w14:textId="77777777" w:rsidR="000C3483" w:rsidRDefault="000C3483" w:rsidP="000C3483">
      <w:pPr>
        <w:keepNext/>
      </w:pPr>
      <w:r>
        <w:rPr>
          <w:noProof/>
          <w:lang w:val="en-US"/>
        </w:rPr>
        <w:drawing>
          <wp:inline distT="0" distB="0" distL="0" distR="0" wp14:anchorId="1DA41D45" wp14:editId="3C03AA8C">
            <wp:extent cx="6624133" cy="1838457"/>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fferences_slowies_to_fasties.png"/>
                    <pic:cNvPicPr/>
                  </pic:nvPicPr>
                  <pic:blipFill>
                    <a:blip r:embed="rId23">
                      <a:extLst>
                        <a:ext uri="{28A0092B-C50C-407E-A947-70E740481C1C}">
                          <a14:useLocalDpi xmlns:a14="http://schemas.microsoft.com/office/drawing/2010/main" val="0"/>
                        </a:ext>
                      </a:extLst>
                    </a:blip>
                    <a:stretch>
                      <a:fillRect/>
                    </a:stretch>
                  </pic:blipFill>
                  <pic:spPr>
                    <a:xfrm>
                      <a:off x="0" y="0"/>
                      <a:ext cx="6624133" cy="1838457"/>
                    </a:xfrm>
                    <a:prstGeom prst="rect">
                      <a:avLst/>
                    </a:prstGeom>
                  </pic:spPr>
                </pic:pic>
              </a:graphicData>
            </a:graphic>
          </wp:inline>
        </w:drawing>
      </w:r>
    </w:p>
    <w:p w14:paraId="40BA4509" w14:textId="02875D02" w:rsidR="009F20A6" w:rsidRDefault="000C3483" w:rsidP="000C3483">
      <w:pPr>
        <w:pStyle w:val="Beschriftung"/>
      </w:pPr>
      <w:bookmarkStart w:id="680" w:name="_Ref45542129"/>
      <w:r w:rsidRPr="00647CE2">
        <w:rPr>
          <w:b/>
        </w:rPr>
        <w:t xml:space="preserve">Figure S </w:t>
      </w:r>
      <w:r w:rsidRPr="00647CE2">
        <w:rPr>
          <w:b/>
        </w:rPr>
        <w:fldChar w:fldCharType="begin"/>
      </w:r>
      <w:r w:rsidRPr="00647CE2">
        <w:rPr>
          <w:b/>
        </w:rPr>
        <w:instrText xml:space="preserve"> SEQ Figure_S \* ARABIC </w:instrText>
      </w:r>
      <w:r w:rsidRPr="00647CE2">
        <w:rPr>
          <w:b/>
        </w:rPr>
        <w:fldChar w:fldCharType="separate"/>
      </w:r>
      <w:r w:rsidR="00647CE2" w:rsidRPr="00647CE2">
        <w:rPr>
          <w:b/>
          <w:noProof/>
        </w:rPr>
        <w:t>4</w:t>
      </w:r>
      <w:r w:rsidRPr="00647CE2">
        <w:rPr>
          <w:b/>
        </w:rPr>
        <w:fldChar w:fldCharType="end"/>
      </w:r>
      <w:bookmarkEnd w:id="680"/>
      <w:r w:rsidRPr="00647CE2">
        <w:rPr>
          <w:b/>
        </w:rPr>
        <w:t>: Differences in studies of fast- and slow growing organisms.</w:t>
      </w:r>
      <w:r>
        <w:t xml:space="preserve"> </w:t>
      </w:r>
      <w:r w:rsidRPr="00A717FD">
        <w:t xml:space="preserve">Histograms show the number of observations per category for </w:t>
      </w:r>
      <w:r>
        <w:t xml:space="preserve">slower growing organisms (i.e. macrophytes and grasses; first row of panels) and faster growing organisms (i.e. microbes and phytoplankton; second row of panels). Studies of slow- and fast-growers differ in </w:t>
      </w:r>
      <w:r w:rsidRPr="00A717FD">
        <w:t>(</w:t>
      </w:r>
      <w:proofErr w:type="spellStart"/>
      <w:proofErr w:type="gramStart"/>
      <w:r w:rsidRPr="009164BE">
        <w:rPr>
          <w:b/>
        </w:rPr>
        <w:t>a,e</w:t>
      </w:r>
      <w:proofErr w:type="spellEnd"/>
      <w:proofErr w:type="gramEnd"/>
      <w:r w:rsidRPr="00A717FD">
        <w:t>)</w:t>
      </w:r>
      <w:r>
        <w:t xml:space="preserve"> studied habitat, (</w:t>
      </w:r>
      <w:proofErr w:type="spellStart"/>
      <w:r w:rsidRPr="009164BE">
        <w:rPr>
          <w:b/>
        </w:rPr>
        <w:t>b,f</w:t>
      </w:r>
      <w:proofErr w:type="spellEnd"/>
      <w:r>
        <w:t>) disturbance type, (</w:t>
      </w:r>
      <w:proofErr w:type="spellStart"/>
      <w:r w:rsidRPr="009164BE">
        <w:rPr>
          <w:b/>
        </w:rPr>
        <w:t>c,g</w:t>
      </w:r>
      <w:proofErr w:type="spellEnd"/>
      <w:r>
        <w:t>) response variable, and (</w:t>
      </w:r>
      <w:proofErr w:type="spellStart"/>
      <w:r w:rsidRPr="009164BE">
        <w:rPr>
          <w:b/>
        </w:rPr>
        <w:t>d,h</w:t>
      </w:r>
      <w:proofErr w:type="spellEnd"/>
      <w:r>
        <w:t>) whether experimental set-up is open to dispersal.</w:t>
      </w:r>
    </w:p>
    <w:p w14:paraId="3B39F5B6" w14:textId="77777777" w:rsidR="000C3483" w:rsidRPr="001829E6" w:rsidRDefault="000C3483" w:rsidP="009F20A6">
      <w:pPr>
        <w:rPr>
          <w:rFonts w:asciiTheme="majorHAnsi" w:eastAsiaTheme="majorEastAsia" w:hAnsiTheme="majorHAnsi" w:cstheme="majorBidi"/>
          <w:color w:val="2F5496" w:themeColor="accent1" w:themeShade="BF"/>
          <w:sz w:val="26"/>
          <w:szCs w:val="26"/>
          <w:lang w:val="en-US"/>
        </w:rPr>
      </w:pPr>
    </w:p>
    <w:p w14:paraId="03BD6F2A" w14:textId="3484CE71" w:rsidR="00AB5E99" w:rsidRDefault="00AB5E99" w:rsidP="00AB5E99">
      <w:pPr>
        <w:pStyle w:val="Beschriftung"/>
        <w:keepNext/>
      </w:pPr>
      <w:r w:rsidRPr="00647CE2">
        <w:rPr>
          <w:b/>
        </w:rPr>
        <w:t xml:space="preserve">Table S </w:t>
      </w:r>
      <w:r w:rsidRPr="00647CE2">
        <w:rPr>
          <w:b/>
        </w:rPr>
        <w:fldChar w:fldCharType="begin"/>
      </w:r>
      <w:r w:rsidRPr="00647CE2">
        <w:rPr>
          <w:b/>
        </w:rPr>
        <w:instrText xml:space="preserve"> SEQ Table_S \* ARABIC </w:instrText>
      </w:r>
      <w:r w:rsidRPr="00647CE2">
        <w:rPr>
          <w:b/>
        </w:rPr>
        <w:fldChar w:fldCharType="separate"/>
      </w:r>
      <w:r w:rsidR="00647CE2" w:rsidRPr="00647CE2">
        <w:rPr>
          <w:b/>
          <w:noProof/>
        </w:rPr>
        <w:t>2</w:t>
      </w:r>
      <w:r w:rsidRPr="00647CE2">
        <w:rPr>
          <w:b/>
        </w:rPr>
        <w:fldChar w:fldCharType="end"/>
      </w:r>
      <w:r w:rsidRPr="00647CE2">
        <w:rPr>
          <w:b/>
        </w:rPr>
        <w:t xml:space="preserve">: Number of </w:t>
      </w:r>
      <w:r w:rsidR="009F20A6" w:rsidRPr="00647CE2">
        <w:rPr>
          <w:b/>
        </w:rPr>
        <w:t>observations</w:t>
      </w:r>
      <w:r w:rsidR="00CF4E4F" w:rsidRPr="00647CE2">
        <w:rPr>
          <w:b/>
        </w:rPr>
        <w:t xml:space="preserve"> for each organism </w:t>
      </w:r>
      <w:r w:rsidR="009F20A6" w:rsidRPr="00647CE2">
        <w:rPr>
          <w:b/>
        </w:rPr>
        <w:t xml:space="preserve">group </w:t>
      </w:r>
      <w:r w:rsidR="00CF4E4F" w:rsidRPr="00647CE2">
        <w:rPr>
          <w:b/>
        </w:rPr>
        <w:t xml:space="preserve">in the </w:t>
      </w:r>
      <w:r w:rsidR="002B1DBC" w:rsidRPr="00647CE2">
        <w:rPr>
          <w:b/>
        </w:rPr>
        <w:t xml:space="preserve">empirical data set </w:t>
      </w:r>
      <w:r w:rsidR="002B1DBC" w:rsidRPr="00647CE2">
        <w:rPr>
          <w:b/>
        </w:rPr>
        <w:fldChar w:fldCharType="begin" w:fldLock="1"/>
      </w:r>
      <w:r w:rsidR="002B1DBC" w:rsidRPr="00647CE2">
        <w:rPr>
          <w:b/>
        </w:rPr>
        <w:instrText>ADDIN CSL_CITATION {"citationItems":[{"id":"ITEM-1","itemData":{"DOI":"10.1111/ele.13457","ISSN":"14610248","abstract":"Most ecosystems are affected by anthropogenic or natural pulse disturbances, which alter the community composition and functioning for a limited period of time. Whether and how quickly communities recover from such pulses is central to our understanding of biodiversity dynamics and ecosystem organisation, but also to nature conservation and management. Here, we present a meta-analysis of 508 (semi-)natural field experiments globally distributed across marine, terrestrial and freshwater ecosystems. We found recovery to be significant yet incomplete. At the end of the experiments, disturbed treatments resembled controls again when considering abundance (94%), biomass (82%), and univariate diversity measures (88%). Most disturbed treatments did not further depart from control after the pulse, indicating that few studies showed novel trajectories induced by the pulse. Only multivariate community composition on average showed little recovery: disturbed species composition remained dissimilar to the control throughout most experiments. Still, when experiments revealed a higher compositional stability, they tended to also show higher functional stability. Recovery was more complete when systems had high resistance, whereas resilience and resistance were negatively correlated. The overall results were highly consistent across studies, but significant differences between ecosystems and organism groups appeared. Future research on disturbances should aim to understand these differences, but also fill obvious gaps in the empirical assessments for regions (especially the tropics), ecosystems and organisms. In summary, we provide general evidence that (semi-)natural communities can recover from pulse disturbances, but compositional aspects are more vulnerable to long-lasting effects of pulse disturbance than the emergent functions associated to them.","author":[{"dropping-particle":"","family":"Hillebrand","given":"Helmut","non-dropping-particle":"","parse-names":false,"suffix":""},{"dropping-particle":"","family":"Kunze","given":"Charlotte","non-dropping-particle":"","parse-names":false,"suffix":""}],"container-title":"Ecology Letters","id":"ITEM-1","issue":"3","issued":{"date-parts":[["2020"]]},"page":"575-585","title":"Meta-analysis on pulse disturbances reveals differences in functional and compositional recovery across ecosystems","type":"article-journal","volume":"23"},"uris":["http://www.mendeley.com/documents/?uuid=ba60d7fa-ca7d-4cfd-968b-2b12a1044b18"]}],"mendeley":{"formattedCitation":"(Hillebrand &amp; Kunze 2020)","plainTextFormattedCitation":"(Hillebrand &amp; Kunze 2020)","previouslyFormattedCitation":"(Hillebrand &amp; Kunze 2020)"},"properties":{"noteIndex":0},"schema":"https://github.com/citation-style-language/schema/raw/master/csl-citation.json"}</w:instrText>
      </w:r>
      <w:r w:rsidR="002B1DBC" w:rsidRPr="00647CE2">
        <w:rPr>
          <w:b/>
        </w:rPr>
        <w:fldChar w:fldCharType="separate"/>
      </w:r>
      <w:r w:rsidR="002B1DBC" w:rsidRPr="00647CE2">
        <w:rPr>
          <w:b/>
          <w:noProof/>
        </w:rPr>
        <w:t>(Hillebrand &amp; Kunze 2020)</w:t>
      </w:r>
      <w:r w:rsidR="002B1DBC" w:rsidRPr="00647CE2">
        <w:rPr>
          <w:b/>
        </w:rPr>
        <w:fldChar w:fldCharType="end"/>
      </w:r>
      <w:r w:rsidR="00CF4E4F" w:rsidRPr="00647CE2">
        <w:rPr>
          <w:b/>
        </w:rPr>
        <w:t>.</w:t>
      </w:r>
      <w:r w:rsidR="009F20A6" w:rsidRPr="00647CE2">
        <w:rPr>
          <w:b/>
        </w:rPr>
        <w:t xml:space="preserve"> </w:t>
      </w:r>
      <w:r w:rsidR="009F20A6">
        <w:t>Gray text indicates that the organisms were excluded from the analyzed data set</w:t>
      </w:r>
      <w:r w:rsidR="000468A6">
        <w:t xml:space="preserve"> because they </w:t>
      </w:r>
      <w:r w:rsidR="000468A6">
        <w:lastRenderedPageBreak/>
        <w:t>comprised less than ten observations or</w:t>
      </w:r>
      <w:r w:rsidR="00647CE2">
        <w:t xml:space="preserve"> the category was too broad to assign a common growth rate (</w:t>
      </w:r>
      <w:r w:rsidR="000468A6">
        <w:t>in the case of “mixed plants”</w:t>
      </w:r>
      <w:r w:rsidR="00647CE2">
        <w:t xml:space="preserve">, that </w:t>
      </w:r>
      <w:r w:rsidR="000468A6">
        <w:t>contain</w:t>
      </w:r>
      <w:r w:rsidR="00647CE2">
        <w:t>s</w:t>
      </w:r>
      <w:r w:rsidR="000468A6">
        <w:t xml:space="preserve"> both woody and non-woody plants).</w:t>
      </w:r>
    </w:p>
    <w:tbl>
      <w:tblPr>
        <w:tblW w:w="3395" w:type="dxa"/>
        <w:tblLook w:val="04A0" w:firstRow="1" w:lastRow="0" w:firstColumn="1" w:lastColumn="0" w:noHBand="0" w:noVBand="1"/>
      </w:tblPr>
      <w:tblGrid>
        <w:gridCol w:w="1701"/>
        <w:gridCol w:w="1835"/>
      </w:tblGrid>
      <w:tr w:rsidR="00AB5E99" w:rsidRPr="00AB5E99" w14:paraId="6E6A032B" w14:textId="77777777" w:rsidTr="00E143A8">
        <w:trPr>
          <w:trHeight w:val="260"/>
        </w:trPr>
        <w:tc>
          <w:tcPr>
            <w:tcW w:w="1701" w:type="dxa"/>
            <w:tcBorders>
              <w:top w:val="nil"/>
              <w:left w:val="nil"/>
              <w:bottom w:val="single" w:sz="4" w:space="0" w:color="auto"/>
              <w:right w:val="nil"/>
            </w:tcBorders>
            <w:shd w:val="clear" w:color="auto" w:fill="auto"/>
            <w:noWrap/>
            <w:vAlign w:val="bottom"/>
            <w:hideMark/>
          </w:tcPr>
          <w:p w14:paraId="12BFEAE4" w14:textId="3B792DA2" w:rsidR="00AB5E99" w:rsidRPr="00AB5E99" w:rsidRDefault="00E143A8" w:rsidP="00AB5E99">
            <w:pPr>
              <w:rPr>
                <w:rFonts w:ascii="Calibri" w:hAnsi="Calibri" w:cs="Calibri"/>
                <w:b/>
                <w:bCs/>
                <w:color w:val="000000"/>
                <w:sz w:val="20"/>
                <w:szCs w:val="20"/>
              </w:rPr>
            </w:pPr>
            <w:proofErr w:type="spellStart"/>
            <w:r>
              <w:rPr>
                <w:rFonts w:ascii="Calibri" w:hAnsi="Calibri" w:cs="Calibri"/>
                <w:b/>
                <w:bCs/>
                <w:color w:val="000000"/>
                <w:sz w:val="20"/>
                <w:szCs w:val="20"/>
              </w:rPr>
              <w:t>No</w:t>
            </w:r>
            <w:proofErr w:type="spellEnd"/>
            <w:r>
              <w:rPr>
                <w:rFonts w:ascii="Calibri" w:hAnsi="Calibri" w:cs="Calibri"/>
                <w:b/>
                <w:bCs/>
                <w:color w:val="000000"/>
                <w:sz w:val="20"/>
                <w:szCs w:val="20"/>
              </w:rPr>
              <w:t>.</w:t>
            </w:r>
            <w:r w:rsidR="00AB5E99" w:rsidRPr="00AB5E99">
              <w:rPr>
                <w:rFonts w:ascii="Calibri" w:hAnsi="Calibri" w:cs="Calibri"/>
                <w:b/>
                <w:bCs/>
                <w:color w:val="000000"/>
                <w:sz w:val="20"/>
                <w:szCs w:val="20"/>
              </w:rPr>
              <w:t xml:space="preserve"> </w:t>
            </w:r>
            <w:proofErr w:type="spellStart"/>
            <w:r w:rsidR="009F20A6">
              <w:rPr>
                <w:rFonts w:ascii="Calibri" w:hAnsi="Calibri" w:cs="Calibri"/>
                <w:b/>
                <w:bCs/>
                <w:color w:val="000000"/>
                <w:sz w:val="20"/>
                <w:szCs w:val="20"/>
              </w:rPr>
              <w:t>observations</w:t>
            </w:r>
            <w:proofErr w:type="spellEnd"/>
          </w:p>
        </w:tc>
        <w:tc>
          <w:tcPr>
            <w:tcW w:w="1694" w:type="dxa"/>
            <w:tcBorders>
              <w:top w:val="nil"/>
              <w:left w:val="nil"/>
              <w:bottom w:val="single" w:sz="4" w:space="0" w:color="auto"/>
              <w:right w:val="nil"/>
            </w:tcBorders>
            <w:shd w:val="clear" w:color="auto" w:fill="auto"/>
            <w:noWrap/>
            <w:vAlign w:val="bottom"/>
            <w:hideMark/>
          </w:tcPr>
          <w:p w14:paraId="67A2DFA1" w14:textId="457F0D69" w:rsidR="00AB5E99" w:rsidRPr="00AB5E99" w:rsidRDefault="00AB5E99" w:rsidP="00AB5E99">
            <w:pPr>
              <w:rPr>
                <w:rFonts w:ascii="Calibri" w:hAnsi="Calibri" w:cs="Calibri"/>
                <w:b/>
                <w:bCs/>
                <w:color w:val="000000"/>
                <w:sz w:val="20"/>
                <w:szCs w:val="20"/>
              </w:rPr>
            </w:pPr>
            <w:proofErr w:type="spellStart"/>
            <w:r w:rsidRPr="00AB5E99">
              <w:rPr>
                <w:rFonts w:ascii="Calibri" w:hAnsi="Calibri" w:cs="Calibri"/>
                <w:b/>
                <w:bCs/>
                <w:color w:val="000000"/>
                <w:sz w:val="20"/>
                <w:szCs w:val="20"/>
              </w:rPr>
              <w:t>Organism</w:t>
            </w:r>
            <w:proofErr w:type="spellEnd"/>
            <w:r w:rsidR="009F20A6">
              <w:rPr>
                <w:rFonts w:ascii="Calibri" w:hAnsi="Calibri" w:cs="Calibri"/>
                <w:b/>
                <w:bCs/>
                <w:color w:val="000000"/>
                <w:sz w:val="20"/>
                <w:szCs w:val="20"/>
              </w:rPr>
              <w:t xml:space="preserve"> </w:t>
            </w:r>
            <w:proofErr w:type="spellStart"/>
            <w:r w:rsidR="009F20A6">
              <w:rPr>
                <w:rFonts w:ascii="Calibri" w:hAnsi="Calibri" w:cs="Calibri"/>
                <w:b/>
                <w:bCs/>
                <w:color w:val="000000"/>
                <w:sz w:val="20"/>
                <w:szCs w:val="20"/>
              </w:rPr>
              <w:t>group</w:t>
            </w:r>
            <w:proofErr w:type="spellEnd"/>
          </w:p>
        </w:tc>
      </w:tr>
      <w:tr w:rsidR="00AB5E99" w:rsidRPr="00AB5E99" w14:paraId="09A53E23" w14:textId="77777777" w:rsidTr="00E143A8">
        <w:trPr>
          <w:trHeight w:val="260"/>
        </w:trPr>
        <w:tc>
          <w:tcPr>
            <w:tcW w:w="1701" w:type="dxa"/>
            <w:tcBorders>
              <w:top w:val="nil"/>
              <w:left w:val="nil"/>
              <w:bottom w:val="nil"/>
              <w:right w:val="nil"/>
            </w:tcBorders>
            <w:shd w:val="clear" w:color="auto" w:fill="auto"/>
            <w:noWrap/>
            <w:vAlign w:val="bottom"/>
            <w:hideMark/>
          </w:tcPr>
          <w:p w14:paraId="74088719" w14:textId="77777777" w:rsidR="00AB5E99" w:rsidRPr="00AB5E99" w:rsidRDefault="00AB5E99" w:rsidP="00AB5E99">
            <w:pPr>
              <w:jc w:val="right"/>
              <w:rPr>
                <w:rFonts w:ascii="Calibri" w:hAnsi="Calibri" w:cs="Calibri"/>
                <w:color w:val="000000"/>
                <w:sz w:val="20"/>
                <w:szCs w:val="20"/>
              </w:rPr>
            </w:pPr>
            <w:r w:rsidRPr="00AB5E99">
              <w:rPr>
                <w:rFonts w:ascii="Calibri" w:hAnsi="Calibri" w:cs="Calibri"/>
                <w:color w:val="000000"/>
                <w:sz w:val="20"/>
                <w:szCs w:val="20"/>
              </w:rPr>
              <w:t>126</w:t>
            </w:r>
          </w:p>
        </w:tc>
        <w:tc>
          <w:tcPr>
            <w:tcW w:w="1694" w:type="dxa"/>
            <w:tcBorders>
              <w:top w:val="nil"/>
              <w:left w:val="nil"/>
              <w:bottom w:val="nil"/>
              <w:right w:val="nil"/>
            </w:tcBorders>
            <w:shd w:val="clear" w:color="auto" w:fill="auto"/>
            <w:noWrap/>
            <w:vAlign w:val="bottom"/>
            <w:hideMark/>
          </w:tcPr>
          <w:p w14:paraId="0633BB4D" w14:textId="0D55D3EA" w:rsidR="00AB5E99" w:rsidRPr="00AB5E99" w:rsidRDefault="009F20A6" w:rsidP="00AB5E99">
            <w:pPr>
              <w:rPr>
                <w:rFonts w:ascii="Calibri" w:hAnsi="Calibri" w:cs="Calibri"/>
                <w:color w:val="000000"/>
                <w:sz w:val="20"/>
                <w:szCs w:val="20"/>
              </w:rPr>
            </w:pPr>
            <w:proofErr w:type="spellStart"/>
            <w:r>
              <w:rPr>
                <w:rFonts w:ascii="Calibri" w:hAnsi="Calibri" w:cs="Calibri"/>
                <w:color w:val="000000"/>
                <w:sz w:val="20"/>
                <w:szCs w:val="20"/>
              </w:rPr>
              <w:t>M</w:t>
            </w:r>
            <w:r w:rsidR="00AB5E99" w:rsidRPr="00AB5E99">
              <w:rPr>
                <w:rFonts w:ascii="Calibri" w:hAnsi="Calibri" w:cs="Calibri"/>
                <w:color w:val="000000"/>
                <w:sz w:val="20"/>
                <w:szCs w:val="20"/>
              </w:rPr>
              <w:t>acroinvertebrates</w:t>
            </w:r>
            <w:proofErr w:type="spellEnd"/>
          </w:p>
        </w:tc>
      </w:tr>
      <w:tr w:rsidR="00AB5E99" w:rsidRPr="00AB5E99" w14:paraId="2243E1B4" w14:textId="77777777" w:rsidTr="00E143A8">
        <w:trPr>
          <w:trHeight w:val="260"/>
        </w:trPr>
        <w:tc>
          <w:tcPr>
            <w:tcW w:w="1701" w:type="dxa"/>
            <w:tcBorders>
              <w:top w:val="nil"/>
              <w:left w:val="nil"/>
              <w:bottom w:val="nil"/>
              <w:right w:val="nil"/>
            </w:tcBorders>
            <w:shd w:val="clear" w:color="auto" w:fill="auto"/>
            <w:noWrap/>
            <w:vAlign w:val="bottom"/>
            <w:hideMark/>
          </w:tcPr>
          <w:p w14:paraId="234D6AEE" w14:textId="77777777" w:rsidR="00AB5E99" w:rsidRPr="00AB5E99" w:rsidRDefault="00AB5E99" w:rsidP="00AB5E99">
            <w:pPr>
              <w:jc w:val="right"/>
              <w:rPr>
                <w:rFonts w:ascii="Calibri" w:hAnsi="Calibri" w:cs="Calibri"/>
                <w:color w:val="000000"/>
                <w:sz w:val="20"/>
                <w:szCs w:val="20"/>
              </w:rPr>
            </w:pPr>
            <w:r w:rsidRPr="00AB5E99">
              <w:rPr>
                <w:rFonts w:ascii="Calibri" w:hAnsi="Calibri" w:cs="Calibri"/>
                <w:color w:val="000000"/>
                <w:sz w:val="20"/>
                <w:szCs w:val="20"/>
              </w:rPr>
              <w:t>76</w:t>
            </w:r>
          </w:p>
        </w:tc>
        <w:tc>
          <w:tcPr>
            <w:tcW w:w="1694" w:type="dxa"/>
            <w:tcBorders>
              <w:top w:val="nil"/>
              <w:left w:val="nil"/>
              <w:bottom w:val="nil"/>
              <w:right w:val="nil"/>
            </w:tcBorders>
            <w:shd w:val="clear" w:color="auto" w:fill="auto"/>
            <w:noWrap/>
            <w:vAlign w:val="bottom"/>
            <w:hideMark/>
          </w:tcPr>
          <w:p w14:paraId="6C0BF85C" w14:textId="4B46DD45" w:rsidR="00AB5E99" w:rsidRPr="00AB5E99" w:rsidRDefault="009F20A6" w:rsidP="00AB5E99">
            <w:pPr>
              <w:rPr>
                <w:rFonts w:ascii="Calibri" w:hAnsi="Calibri" w:cs="Calibri"/>
                <w:color w:val="000000"/>
                <w:sz w:val="20"/>
                <w:szCs w:val="20"/>
              </w:rPr>
            </w:pPr>
            <w:proofErr w:type="spellStart"/>
            <w:r>
              <w:rPr>
                <w:rFonts w:ascii="Calibri" w:hAnsi="Calibri" w:cs="Calibri"/>
                <w:color w:val="000000"/>
                <w:sz w:val="20"/>
                <w:szCs w:val="20"/>
              </w:rPr>
              <w:t>M</w:t>
            </w:r>
            <w:r w:rsidR="00AB5E99" w:rsidRPr="00AB5E99">
              <w:rPr>
                <w:rFonts w:ascii="Calibri" w:hAnsi="Calibri" w:cs="Calibri"/>
                <w:color w:val="000000"/>
                <w:sz w:val="20"/>
                <w:szCs w:val="20"/>
              </w:rPr>
              <w:t>acrophytes</w:t>
            </w:r>
            <w:proofErr w:type="spellEnd"/>
          </w:p>
        </w:tc>
      </w:tr>
      <w:tr w:rsidR="00AB5E99" w:rsidRPr="00AB5E99" w14:paraId="03F1F3EF" w14:textId="77777777" w:rsidTr="00E143A8">
        <w:trPr>
          <w:trHeight w:val="260"/>
        </w:trPr>
        <w:tc>
          <w:tcPr>
            <w:tcW w:w="1701" w:type="dxa"/>
            <w:tcBorders>
              <w:top w:val="nil"/>
              <w:left w:val="nil"/>
              <w:bottom w:val="nil"/>
              <w:right w:val="nil"/>
            </w:tcBorders>
            <w:shd w:val="clear" w:color="auto" w:fill="auto"/>
            <w:noWrap/>
            <w:vAlign w:val="bottom"/>
            <w:hideMark/>
          </w:tcPr>
          <w:p w14:paraId="213668AB" w14:textId="77777777" w:rsidR="00AB5E99" w:rsidRPr="009F20A6" w:rsidRDefault="00AB5E99" w:rsidP="00AB5E99">
            <w:pPr>
              <w:jc w:val="right"/>
              <w:rPr>
                <w:rFonts w:ascii="Calibri" w:hAnsi="Calibri" w:cs="Calibri"/>
                <w:color w:val="808080" w:themeColor="background1" w:themeShade="80"/>
                <w:sz w:val="20"/>
                <w:szCs w:val="20"/>
              </w:rPr>
            </w:pPr>
            <w:r w:rsidRPr="009F20A6">
              <w:rPr>
                <w:rFonts w:ascii="Calibri" w:hAnsi="Calibri" w:cs="Calibri"/>
                <w:color w:val="808080" w:themeColor="background1" w:themeShade="80"/>
                <w:sz w:val="20"/>
                <w:szCs w:val="20"/>
              </w:rPr>
              <w:t>58</w:t>
            </w:r>
          </w:p>
        </w:tc>
        <w:tc>
          <w:tcPr>
            <w:tcW w:w="1694" w:type="dxa"/>
            <w:tcBorders>
              <w:top w:val="nil"/>
              <w:left w:val="nil"/>
              <w:bottom w:val="nil"/>
              <w:right w:val="nil"/>
            </w:tcBorders>
            <w:shd w:val="clear" w:color="auto" w:fill="auto"/>
            <w:noWrap/>
            <w:vAlign w:val="bottom"/>
            <w:hideMark/>
          </w:tcPr>
          <w:p w14:paraId="3F5A3D64" w14:textId="60F94202" w:rsidR="00AB5E99" w:rsidRPr="009F20A6" w:rsidRDefault="009F20A6" w:rsidP="00AB5E99">
            <w:pPr>
              <w:rPr>
                <w:rFonts w:ascii="Calibri" w:hAnsi="Calibri" w:cs="Calibri"/>
                <w:color w:val="808080" w:themeColor="background1" w:themeShade="80"/>
                <w:sz w:val="20"/>
                <w:szCs w:val="20"/>
              </w:rPr>
            </w:pPr>
            <w:r w:rsidRPr="009F20A6">
              <w:rPr>
                <w:rFonts w:ascii="Calibri" w:hAnsi="Calibri" w:cs="Calibri"/>
                <w:color w:val="808080" w:themeColor="background1" w:themeShade="80"/>
                <w:sz w:val="20"/>
                <w:szCs w:val="20"/>
              </w:rPr>
              <w:t>M</w:t>
            </w:r>
            <w:r w:rsidR="00AB5E99" w:rsidRPr="009F20A6">
              <w:rPr>
                <w:rFonts w:ascii="Calibri" w:hAnsi="Calibri" w:cs="Calibri"/>
                <w:color w:val="808080" w:themeColor="background1" w:themeShade="80"/>
                <w:sz w:val="20"/>
                <w:szCs w:val="20"/>
              </w:rPr>
              <w:t>ixed</w:t>
            </w:r>
            <w:r w:rsidRPr="009F20A6">
              <w:rPr>
                <w:rFonts w:ascii="Calibri" w:hAnsi="Calibri" w:cs="Calibri"/>
                <w:color w:val="808080" w:themeColor="background1" w:themeShade="80"/>
                <w:sz w:val="20"/>
                <w:szCs w:val="20"/>
              </w:rPr>
              <w:t xml:space="preserve"> plants</w:t>
            </w:r>
          </w:p>
        </w:tc>
      </w:tr>
      <w:tr w:rsidR="00AB5E99" w:rsidRPr="00AB5E99" w14:paraId="5EFAD119" w14:textId="77777777" w:rsidTr="00E143A8">
        <w:trPr>
          <w:trHeight w:val="260"/>
        </w:trPr>
        <w:tc>
          <w:tcPr>
            <w:tcW w:w="1701" w:type="dxa"/>
            <w:tcBorders>
              <w:top w:val="nil"/>
              <w:left w:val="nil"/>
              <w:bottom w:val="nil"/>
              <w:right w:val="nil"/>
            </w:tcBorders>
            <w:shd w:val="clear" w:color="auto" w:fill="auto"/>
            <w:noWrap/>
            <w:vAlign w:val="bottom"/>
            <w:hideMark/>
          </w:tcPr>
          <w:p w14:paraId="7427B9B0" w14:textId="77777777" w:rsidR="00AB5E99" w:rsidRPr="00AB5E99" w:rsidRDefault="00AB5E99" w:rsidP="00AB5E99">
            <w:pPr>
              <w:jc w:val="right"/>
              <w:rPr>
                <w:rFonts w:ascii="Calibri" w:hAnsi="Calibri" w:cs="Calibri"/>
                <w:color w:val="000000"/>
                <w:sz w:val="20"/>
                <w:szCs w:val="20"/>
              </w:rPr>
            </w:pPr>
            <w:r w:rsidRPr="00AB5E99">
              <w:rPr>
                <w:rFonts w:ascii="Calibri" w:hAnsi="Calibri" w:cs="Calibri"/>
                <w:color w:val="000000"/>
                <w:sz w:val="20"/>
                <w:szCs w:val="20"/>
              </w:rPr>
              <w:t>58</w:t>
            </w:r>
          </w:p>
        </w:tc>
        <w:tc>
          <w:tcPr>
            <w:tcW w:w="1694" w:type="dxa"/>
            <w:tcBorders>
              <w:top w:val="nil"/>
              <w:left w:val="nil"/>
              <w:bottom w:val="nil"/>
              <w:right w:val="nil"/>
            </w:tcBorders>
            <w:shd w:val="clear" w:color="auto" w:fill="auto"/>
            <w:noWrap/>
            <w:vAlign w:val="bottom"/>
            <w:hideMark/>
          </w:tcPr>
          <w:p w14:paraId="330B990A" w14:textId="2CD5C2BD" w:rsidR="00AB5E99" w:rsidRPr="00AB5E99" w:rsidRDefault="009F20A6" w:rsidP="00AB5E99">
            <w:pPr>
              <w:rPr>
                <w:rFonts w:ascii="Calibri" w:hAnsi="Calibri" w:cs="Calibri"/>
                <w:color w:val="000000"/>
                <w:sz w:val="20"/>
                <w:szCs w:val="20"/>
              </w:rPr>
            </w:pPr>
            <w:r>
              <w:rPr>
                <w:rFonts w:ascii="Calibri" w:hAnsi="Calibri" w:cs="Calibri"/>
                <w:color w:val="000000"/>
                <w:sz w:val="20"/>
                <w:szCs w:val="20"/>
              </w:rPr>
              <w:t>Z</w:t>
            </w:r>
            <w:r w:rsidR="00AB5E99" w:rsidRPr="00AB5E99">
              <w:rPr>
                <w:rFonts w:ascii="Calibri" w:hAnsi="Calibri" w:cs="Calibri"/>
                <w:color w:val="000000"/>
                <w:sz w:val="20"/>
                <w:szCs w:val="20"/>
              </w:rPr>
              <w:t>ooplankton</w:t>
            </w:r>
          </w:p>
        </w:tc>
      </w:tr>
      <w:tr w:rsidR="00AB5E99" w:rsidRPr="00AB5E99" w14:paraId="68429C7A" w14:textId="77777777" w:rsidTr="00E143A8">
        <w:trPr>
          <w:trHeight w:val="260"/>
        </w:trPr>
        <w:tc>
          <w:tcPr>
            <w:tcW w:w="1701" w:type="dxa"/>
            <w:tcBorders>
              <w:top w:val="nil"/>
              <w:left w:val="nil"/>
              <w:bottom w:val="nil"/>
              <w:right w:val="nil"/>
            </w:tcBorders>
            <w:shd w:val="clear" w:color="auto" w:fill="auto"/>
            <w:noWrap/>
            <w:vAlign w:val="bottom"/>
            <w:hideMark/>
          </w:tcPr>
          <w:p w14:paraId="57349C53" w14:textId="77777777" w:rsidR="00AB5E99" w:rsidRPr="00AB5E99" w:rsidRDefault="00AB5E99" w:rsidP="00AB5E99">
            <w:pPr>
              <w:jc w:val="right"/>
              <w:rPr>
                <w:rFonts w:ascii="Calibri" w:hAnsi="Calibri" w:cs="Calibri"/>
                <w:color w:val="000000"/>
                <w:sz w:val="20"/>
                <w:szCs w:val="20"/>
              </w:rPr>
            </w:pPr>
            <w:r w:rsidRPr="00AB5E99">
              <w:rPr>
                <w:rFonts w:ascii="Calibri" w:hAnsi="Calibri" w:cs="Calibri"/>
                <w:color w:val="000000"/>
                <w:sz w:val="20"/>
                <w:szCs w:val="20"/>
              </w:rPr>
              <w:t>31</w:t>
            </w:r>
          </w:p>
        </w:tc>
        <w:tc>
          <w:tcPr>
            <w:tcW w:w="1694" w:type="dxa"/>
            <w:tcBorders>
              <w:top w:val="nil"/>
              <w:left w:val="nil"/>
              <w:bottom w:val="nil"/>
              <w:right w:val="nil"/>
            </w:tcBorders>
            <w:shd w:val="clear" w:color="auto" w:fill="auto"/>
            <w:noWrap/>
            <w:vAlign w:val="bottom"/>
            <w:hideMark/>
          </w:tcPr>
          <w:p w14:paraId="185DF9BE" w14:textId="5311C332" w:rsidR="00AB5E99" w:rsidRPr="00AB5E99" w:rsidRDefault="009F20A6" w:rsidP="00AB5E99">
            <w:pPr>
              <w:rPr>
                <w:rFonts w:ascii="Calibri" w:hAnsi="Calibri" w:cs="Calibri"/>
                <w:color w:val="000000"/>
                <w:sz w:val="20"/>
                <w:szCs w:val="20"/>
              </w:rPr>
            </w:pPr>
            <w:r>
              <w:rPr>
                <w:rFonts w:ascii="Calibri" w:hAnsi="Calibri" w:cs="Calibri"/>
                <w:color w:val="000000"/>
                <w:sz w:val="20"/>
                <w:szCs w:val="20"/>
              </w:rPr>
              <w:t>P</w:t>
            </w:r>
            <w:r w:rsidR="00AB5E99" w:rsidRPr="00AB5E99">
              <w:rPr>
                <w:rFonts w:ascii="Calibri" w:hAnsi="Calibri" w:cs="Calibri"/>
                <w:color w:val="000000"/>
                <w:sz w:val="20"/>
                <w:szCs w:val="20"/>
              </w:rPr>
              <w:t>hytoplankton</w:t>
            </w:r>
          </w:p>
        </w:tc>
      </w:tr>
      <w:tr w:rsidR="00AB5E99" w:rsidRPr="00AB5E99" w14:paraId="2D2D6584" w14:textId="77777777" w:rsidTr="00E143A8">
        <w:trPr>
          <w:trHeight w:val="260"/>
        </w:trPr>
        <w:tc>
          <w:tcPr>
            <w:tcW w:w="1701" w:type="dxa"/>
            <w:tcBorders>
              <w:top w:val="nil"/>
              <w:left w:val="nil"/>
              <w:bottom w:val="nil"/>
              <w:right w:val="nil"/>
            </w:tcBorders>
            <w:shd w:val="clear" w:color="auto" w:fill="auto"/>
            <w:noWrap/>
            <w:vAlign w:val="bottom"/>
            <w:hideMark/>
          </w:tcPr>
          <w:p w14:paraId="5E79E5D6" w14:textId="77777777" w:rsidR="00AB5E99" w:rsidRPr="00AB5E99" w:rsidRDefault="00AB5E99" w:rsidP="00AB5E99">
            <w:pPr>
              <w:jc w:val="right"/>
              <w:rPr>
                <w:rFonts w:ascii="Calibri" w:hAnsi="Calibri" w:cs="Calibri"/>
                <w:color w:val="000000"/>
                <w:sz w:val="20"/>
                <w:szCs w:val="20"/>
              </w:rPr>
            </w:pPr>
            <w:r w:rsidRPr="00AB5E99">
              <w:rPr>
                <w:rFonts w:ascii="Calibri" w:hAnsi="Calibri" w:cs="Calibri"/>
                <w:color w:val="000000"/>
                <w:sz w:val="20"/>
                <w:szCs w:val="20"/>
              </w:rPr>
              <w:t>28</w:t>
            </w:r>
          </w:p>
        </w:tc>
        <w:tc>
          <w:tcPr>
            <w:tcW w:w="1694" w:type="dxa"/>
            <w:tcBorders>
              <w:top w:val="nil"/>
              <w:left w:val="nil"/>
              <w:bottom w:val="nil"/>
              <w:right w:val="nil"/>
            </w:tcBorders>
            <w:shd w:val="clear" w:color="auto" w:fill="auto"/>
            <w:noWrap/>
            <w:vAlign w:val="bottom"/>
            <w:hideMark/>
          </w:tcPr>
          <w:p w14:paraId="057323B4" w14:textId="499808F7" w:rsidR="00AB5E99" w:rsidRPr="00AB5E99" w:rsidRDefault="009F20A6" w:rsidP="00AB5E99">
            <w:pPr>
              <w:rPr>
                <w:rFonts w:ascii="Calibri" w:hAnsi="Calibri" w:cs="Calibri"/>
                <w:color w:val="000000"/>
                <w:sz w:val="20"/>
                <w:szCs w:val="20"/>
              </w:rPr>
            </w:pPr>
            <w:proofErr w:type="spellStart"/>
            <w:r>
              <w:rPr>
                <w:rFonts w:ascii="Calibri" w:hAnsi="Calibri" w:cs="Calibri"/>
                <w:color w:val="000000"/>
                <w:sz w:val="20"/>
                <w:szCs w:val="20"/>
              </w:rPr>
              <w:t>P</w:t>
            </w:r>
            <w:r w:rsidR="00AB5E99" w:rsidRPr="00AB5E99">
              <w:rPr>
                <w:rFonts w:ascii="Calibri" w:hAnsi="Calibri" w:cs="Calibri"/>
                <w:color w:val="000000"/>
                <w:sz w:val="20"/>
                <w:szCs w:val="20"/>
              </w:rPr>
              <w:t>eriphyton</w:t>
            </w:r>
            <w:proofErr w:type="spellEnd"/>
          </w:p>
        </w:tc>
      </w:tr>
      <w:tr w:rsidR="00AB5E99" w:rsidRPr="00AB5E99" w14:paraId="2E9E8366" w14:textId="77777777" w:rsidTr="00E143A8">
        <w:trPr>
          <w:trHeight w:val="260"/>
        </w:trPr>
        <w:tc>
          <w:tcPr>
            <w:tcW w:w="1701" w:type="dxa"/>
            <w:tcBorders>
              <w:top w:val="nil"/>
              <w:left w:val="nil"/>
              <w:bottom w:val="nil"/>
              <w:right w:val="nil"/>
            </w:tcBorders>
            <w:shd w:val="clear" w:color="auto" w:fill="auto"/>
            <w:noWrap/>
            <w:vAlign w:val="bottom"/>
            <w:hideMark/>
          </w:tcPr>
          <w:p w14:paraId="419C4A7A" w14:textId="77777777" w:rsidR="00AB5E99" w:rsidRPr="00AB5E99" w:rsidRDefault="00AB5E99" w:rsidP="00AB5E99">
            <w:pPr>
              <w:jc w:val="right"/>
              <w:rPr>
                <w:rFonts w:ascii="Calibri" w:hAnsi="Calibri" w:cs="Calibri"/>
                <w:color w:val="000000"/>
                <w:sz w:val="20"/>
                <w:szCs w:val="20"/>
              </w:rPr>
            </w:pPr>
            <w:r w:rsidRPr="00AB5E99">
              <w:rPr>
                <w:rFonts w:ascii="Calibri" w:hAnsi="Calibri" w:cs="Calibri"/>
                <w:color w:val="000000"/>
                <w:sz w:val="20"/>
                <w:szCs w:val="20"/>
              </w:rPr>
              <w:t>17</w:t>
            </w:r>
          </w:p>
        </w:tc>
        <w:tc>
          <w:tcPr>
            <w:tcW w:w="1694" w:type="dxa"/>
            <w:tcBorders>
              <w:top w:val="nil"/>
              <w:left w:val="nil"/>
              <w:bottom w:val="nil"/>
              <w:right w:val="nil"/>
            </w:tcBorders>
            <w:shd w:val="clear" w:color="auto" w:fill="auto"/>
            <w:noWrap/>
            <w:vAlign w:val="bottom"/>
            <w:hideMark/>
          </w:tcPr>
          <w:p w14:paraId="23E1F5C6" w14:textId="62E6B19A" w:rsidR="00AB5E99" w:rsidRPr="00AB5E99" w:rsidRDefault="009F20A6" w:rsidP="00AB5E99">
            <w:pPr>
              <w:rPr>
                <w:rFonts w:ascii="Calibri" w:hAnsi="Calibri" w:cs="Calibri"/>
                <w:color w:val="000000"/>
                <w:sz w:val="20"/>
                <w:szCs w:val="20"/>
              </w:rPr>
            </w:pPr>
            <w:proofErr w:type="spellStart"/>
            <w:r>
              <w:rPr>
                <w:rFonts w:ascii="Calibri" w:hAnsi="Calibri" w:cs="Calibri"/>
                <w:color w:val="000000"/>
                <w:sz w:val="20"/>
                <w:szCs w:val="20"/>
              </w:rPr>
              <w:t>M</w:t>
            </w:r>
            <w:r w:rsidR="00AB5E99" w:rsidRPr="00AB5E99">
              <w:rPr>
                <w:rFonts w:ascii="Calibri" w:hAnsi="Calibri" w:cs="Calibri"/>
                <w:color w:val="000000"/>
                <w:sz w:val="20"/>
                <w:szCs w:val="20"/>
              </w:rPr>
              <w:t>icrobes</w:t>
            </w:r>
            <w:proofErr w:type="spellEnd"/>
          </w:p>
        </w:tc>
      </w:tr>
      <w:tr w:rsidR="00AB5E99" w:rsidRPr="00AB5E99" w14:paraId="5484AC53" w14:textId="77777777" w:rsidTr="00E143A8">
        <w:trPr>
          <w:trHeight w:val="260"/>
        </w:trPr>
        <w:tc>
          <w:tcPr>
            <w:tcW w:w="1701" w:type="dxa"/>
            <w:tcBorders>
              <w:top w:val="nil"/>
              <w:left w:val="nil"/>
              <w:bottom w:val="nil"/>
              <w:right w:val="nil"/>
            </w:tcBorders>
            <w:shd w:val="clear" w:color="auto" w:fill="auto"/>
            <w:noWrap/>
            <w:vAlign w:val="bottom"/>
            <w:hideMark/>
          </w:tcPr>
          <w:p w14:paraId="1223AB10" w14:textId="77777777" w:rsidR="00AB5E99" w:rsidRPr="00AB5E99" w:rsidRDefault="00AB5E99" w:rsidP="00AB5E99">
            <w:pPr>
              <w:jc w:val="right"/>
              <w:rPr>
                <w:rFonts w:ascii="Calibri" w:hAnsi="Calibri" w:cs="Calibri"/>
                <w:color w:val="000000"/>
                <w:sz w:val="20"/>
                <w:szCs w:val="20"/>
              </w:rPr>
            </w:pPr>
            <w:r w:rsidRPr="00AB5E99">
              <w:rPr>
                <w:rFonts w:ascii="Calibri" w:hAnsi="Calibri" w:cs="Calibri"/>
                <w:color w:val="000000"/>
                <w:sz w:val="20"/>
                <w:szCs w:val="20"/>
              </w:rPr>
              <w:t>12</w:t>
            </w:r>
          </w:p>
        </w:tc>
        <w:tc>
          <w:tcPr>
            <w:tcW w:w="1694" w:type="dxa"/>
            <w:tcBorders>
              <w:top w:val="nil"/>
              <w:left w:val="nil"/>
              <w:bottom w:val="nil"/>
              <w:right w:val="nil"/>
            </w:tcBorders>
            <w:shd w:val="clear" w:color="auto" w:fill="auto"/>
            <w:noWrap/>
            <w:vAlign w:val="bottom"/>
            <w:hideMark/>
          </w:tcPr>
          <w:p w14:paraId="7D663177" w14:textId="58A903D6" w:rsidR="00AB5E99" w:rsidRPr="00AB5E99" w:rsidRDefault="009F20A6" w:rsidP="00AB5E99">
            <w:pPr>
              <w:rPr>
                <w:rFonts w:ascii="Calibri" w:hAnsi="Calibri" w:cs="Calibri"/>
                <w:color w:val="000000"/>
                <w:sz w:val="20"/>
                <w:szCs w:val="20"/>
              </w:rPr>
            </w:pPr>
            <w:r>
              <w:rPr>
                <w:rFonts w:ascii="Calibri" w:hAnsi="Calibri" w:cs="Calibri"/>
                <w:color w:val="000000"/>
                <w:sz w:val="20"/>
                <w:szCs w:val="20"/>
              </w:rPr>
              <w:t>G</w:t>
            </w:r>
            <w:r w:rsidR="00AB5E99" w:rsidRPr="00AB5E99">
              <w:rPr>
                <w:rFonts w:ascii="Calibri" w:hAnsi="Calibri" w:cs="Calibri"/>
                <w:color w:val="000000"/>
                <w:sz w:val="20"/>
                <w:szCs w:val="20"/>
              </w:rPr>
              <w:t>rasses</w:t>
            </w:r>
          </w:p>
        </w:tc>
      </w:tr>
      <w:tr w:rsidR="00AB5E99" w:rsidRPr="00AB5E99" w14:paraId="52C7E46D" w14:textId="77777777" w:rsidTr="00E143A8">
        <w:trPr>
          <w:trHeight w:val="260"/>
        </w:trPr>
        <w:tc>
          <w:tcPr>
            <w:tcW w:w="1701" w:type="dxa"/>
            <w:tcBorders>
              <w:top w:val="nil"/>
              <w:left w:val="nil"/>
              <w:bottom w:val="nil"/>
              <w:right w:val="nil"/>
            </w:tcBorders>
            <w:shd w:val="clear" w:color="auto" w:fill="auto"/>
            <w:noWrap/>
            <w:vAlign w:val="bottom"/>
            <w:hideMark/>
          </w:tcPr>
          <w:p w14:paraId="00D3BD01" w14:textId="77777777" w:rsidR="00AB5E99" w:rsidRPr="009F20A6" w:rsidRDefault="00AB5E99" w:rsidP="00AB5E99">
            <w:pPr>
              <w:jc w:val="right"/>
              <w:rPr>
                <w:rFonts w:ascii="Calibri" w:hAnsi="Calibri" w:cs="Calibri"/>
                <w:color w:val="808080" w:themeColor="background1" w:themeShade="80"/>
                <w:sz w:val="20"/>
                <w:szCs w:val="20"/>
              </w:rPr>
            </w:pPr>
            <w:r w:rsidRPr="009F20A6">
              <w:rPr>
                <w:rFonts w:ascii="Calibri" w:hAnsi="Calibri" w:cs="Calibri"/>
                <w:color w:val="808080" w:themeColor="background1" w:themeShade="80"/>
                <w:sz w:val="20"/>
                <w:szCs w:val="20"/>
              </w:rPr>
              <w:t>9</w:t>
            </w:r>
          </w:p>
        </w:tc>
        <w:tc>
          <w:tcPr>
            <w:tcW w:w="1694" w:type="dxa"/>
            <w:tcBorders>
              <w:top w:val="nil"/>
              <w:left w:val="nil"/>
              <w:bottom w:val="nil"/>
              <w:right w:val="nil"/>
            </w:tcBorders>
            <w:shd w:val="clear" w:color="auto" w:fill="auto"/>
            <w:noWrap/>
            <w:vAlign w:val="bottom"/>
            <w:hideMark/>
          </w:tcPr>
          <w:p w14:paraId="56068277" w14:textId="4ABEAC12" w:rsidR="00AB5E99" w:rsidRPr="009F20A6" w:rsidRDefault="009F20A6" w:rsidP="00AB5E99">
            <w:pPr>
              <w:rPr>
                <w:rFonts w:ascii="Calibri" w:hAnsi="Calibri" w:cs="Calibri"/>
                <w:color w:val="808080" w:themeColor="background1" w:themeShade="80"/>
                <w:sz w:val="20"/>
                <w:szCs w:val="20"/>
              </w:rPr>
            </w:pPr>
            <w:r w:rsidRPr="009F20A6">
              <w:rPr>
                <w:rFonts w:ascii="Calibri" w:hAnsi="Calibri" w:cs="Calibri"/>
                <w:color w:val="808080" w:themeColor="background1" w:themeShade="80"/>
                <w:sz w:val="20"/>
                <w:szCs w:val="20"/>
              </w:rPr>
              <w:t>S</w:t>
            </w:r>
            <w:r w:rsidR="00AB5E99" w:rsidRPr="009F20A6">
              <w:rPr>
                <w:rFonts w:ascii="Calibri" w:hAnsi="Calibri" w:cs="Calibri"/>
                <w:color w:val="808080" w:themeColor="background1" w:themeShade="80"/>
                <w:sz w:val="20"/>
                <w:szCs w:val="20"/>
              </w:rPr>
              <w:t xml:space="preserve">mall </w:t>
            </w:r>
            <w:proofErr w:type="spellStart"/>
            <w:r w:rsidR="00AB5E99" w:rsidRPr="009F20A6">
              <w:rPr>
                <w:rFonts w:ascii="Calibri" w:hAnsi="Calibri" w:cs="Calibri"/>
                <w:color w:val="808080" w:themeColor="background1" w:themeShade="80"/>
                <w:sz w:val="20"/>
                <w:szCs w:val="20"/>
              </w:rPr>
              <w:t>aquatic</w:t>
            </w:r>
            <w:proofErr w:type="spellEnd"/>
          </w:p>
        </w:tc>
      </w:tr>
      <w:tr w:rsidR="00AB5E99" w:rsidRPr="00AB5E99" w14:paraId="2F9AB5A7" w14:textId="77777777" w:rsidTr="00E143A8">
        <w:trPr>
          <w:trHeight w:val="260"/>
        </w:trPr>
        <w:tc>
          <w:tcPr>
            <w:tcW w:w="1701" w:type="dxa"/>
            <w:tcBorders>
              <w:top w:val="nil"/>
              <w:left w:val="nil"/>
              <w:bottom w:val="nil"/>
              <w:right w:val="nil"/>
            </w:tcBorders>
            <w:shd w:val="clear" w:color="auto" w:fill="auto"/>
            <w:noWrap/>
            <w:vAlign w:val="bottom"/>
            <w:hideMark/>
          </w:tcPr>
          <w:p w14:paraId="5992FCB1" w14:textId="77777777" w:rsidR="00AB5E99" w:rsidRPr="009F20A6" w:rsidRDefault="00AB5E99" w:rsidP="00AB5E99">
            <w:pPr>
              <w:jc w:val="right"/>
              <w:rPr>
                <w:rFonts w:ascii="Calibri" w:hAnsi="Calibri" w:cs="Calibri"/>
                <w:color w:val="808080" w:themeColor="background1" w:themeShade="80"/>
                <w:sz w:val="20"/>
                <w:szCs w:val="20"/>
              </w:rPr>
            </w:pPr>
            <w:r w:rsidRPr="009F20A6">
              <w:rPr>
                <w:rFonts w:ascii="Calibri" w:hAnsi="Calibri" w:cs="Calibri"/>
                <w:color w:val="808080" w:themeColor="background1" w:themeShade="80"/>
                <w:sz w:val="20"/>
                <w:szCs w:val="20"/>
              </w:rPr>
              <w:t>8</w:t>
            </w:r>
          </w:p>
        </w:tc>
        <w:tc>
          <w:tcPr>
            <w:tcW w:w="1694" w:type="dxa"/>
            <w:tcBorders>
              <w:top w:val="nil"/>
              <w:left w:val="nil"/>
              <w:bottom w:val="nil"/>
              <w:right w:val="nil"/>
            </w:tcBorders>
            <w:shd w:val="clear" w:color="auto" w:fill="auto"/>
            <w:noWrap/>
            <w:vAlign w:val="bottom"/>
            <w:hideMark/>
          </w:tcPr>
          <w:p w14:paraId="76F4FCFF" w14:textId="612A154D" w:rsidR="00AB5E99" w:rsidRPr="009F20A6" w:rsidRDefault="009F20A6" w:rsidP="00AB5E99">
            <w:pPr>
              <w:rPr>
                <w:rFonts w:ascii="Calibri" w:hAnsi="Calibri" w:cs="Calibri"/>
                <w:color w:val="808080" w:themeColor="background1" w:themeShade="80"/>
                <w:sz w:val="20"/>
                <w:szCs w:val="20"/>
              </w:rPr>
            </w:pPr>
            <w:r w:rsidRPr="009F20A6">
              <w:rPr>
                <w:rFonts w:ascii="Calibri" w:hAnsi="Calibri" w:cs="Calibri"/>
                <w:color w:val="808080" w:themeColor="background1" w:themeShade="80"/>
                <w:sz w:val="20"/>
                <w:szCs w:val="20"/>
              </w:rPr>
              <w:t>W</w:t>
            </w:r>
            <w:r w:rsidR="00AB5E99" w:rsidRPr="009F20A6">
              <w:rPr>
                <w:rFonts w:ascii="Calibri" w:hAnsi="Calibri" w:cs="Calibri"/>
                <w:color w:val="808080" w:themeColor="background1" w:themeShade="80"/>
                <w:sz w:val="20"/>
                <w:szCs w:val="20"/>
              </w:rPr>
              <w:t>oody</w:t>
            </w:r>
            <w:r w:rsidRPr="009F20A6">
              <w:rPr>
                <w:rFonts w:ascii="Calibri" w:hAnsi="Calibri" w:cs="Calibri"/>
                <w:color w:val="808080" w:themeColor="background1" w:themeShade="80"/>
                <w:sz w:val="20"/>
                <w:szCs w:val="20"/>
              </w:rPr>
              <w:t xml:space="preserve"> plants</w:t>
            </w:r>
          </w:p>
        </w:tc>
      </w:tr>
      <w:tr w:rsidR="00AB5E99" w:rsidRPr="00AB5E99" w14:paraId="016F4802" w14:textId="77777777" w:rsidTr="00E143A8">
        <w:trPr>
          <w:trHeight w:val="260"/>
        </w:trPr>
        <w:tc>
          <w:tcPr>
            <w:tcW w:w="1701" w:type="dxa"/>
            <w:tcBorders>
              <w:top w:val="nil"/>
              <w:left w:val="nil"/>
              <w:bottom w:val="nil"/>
              <w:right w:val="nil"/>
            </w:tcBorders>
            <w:shd w:val="clear" w:color="auto" w:fill="auto"/>
            <w:noWrap/>
            <w:vAlign w:val="bottom"/>
            <w:hideMark/>
          </w:tcPr>
          <w:p w14:paraId="5D379A9D" w14:textId="77777777" w:rsidR="00AB5E99" w:rsidRPr="009F20A6" w:rsidRDefault="00AB5E99" w:rsidP="00AB5E99">
            <w:pPr>
              <w:jc w:val="right"/>
              <w:rPr>
                <w:rFonts w:ascii="Calibri" w:hAnsi="Calibri" w:cs="Calibri"/>
                <w:color w:val="808080" w:themeColor="background1" w:themeShade="80"/>
                <w:sz w:val="20"/>
                <w:szCs w:val="20"/>
              </w:rPr>
            </w:pPr>
            <w:r w:rsidRPr="009F20A6">
              <w:rPr>
                <w:rFonts w:ascii="Calibri" w:hAnsi="Calibri" w:cs="Calibri"/>
                <w:color w:val="808080" w:themeColor="background1" w:themeShade="80"/>
                <w:sz w:val="20"/>
                <w:szCs w:val="20"/>
              </w:rPr>
              <w:t>7</w:t>
            </w:r>
          </w:p>
        </w:tc>
        <w:tc>
          <w:tcPr>
            <w:tcW w:w="1694" w:type="dxa"/>
            <w:tcBorders>
              <w:top w:val="nil"/>
              <w:left w:val="nil"/>
              <w:bottom w:val="nil"/>
              <w:right w:val="nil"/>
            </w:tcBorders>
            <w:shd w:val="clear" w:color="auto" w:fill="auto"/>
            <w:noWrap/>
            <w:vAlign w:val="bottom"/>
            <w:hideMark/>
          </w:tcPr>
          <w:p w14:paraId="393355CC" w14:textId="20F34F86" w:rsidR="00AB5E99" w:rsidRPr="009F20A6" w:rsidRDefault="009F20A6" w:rsidP="00AB5E99">
            <w:pPr>
              <w:rPr>
                <w:rFonts w:ascii="Calibri" w:hAnsi="Calibri" w:cs="Calibri"/>
                <w:color w:val="808080" w:themeColor="background1" w:themeShade="80"/>
                <w:sz w:val="20"/>
                <w:szCs w:val="20"/>
              </w:rPr>
            </w:pPr>
            <w:r w:rsidRPr="009F20A6">
              <w:rPr>
                <w:rFonts w:ascii="Calibri" w:hAnsi="Calibri" w:cs="Calibri"/>
                <w:color w:val="808080" w:themeColor="background1" w:themeShade="80"/>
                <w:sz w:val="20"/>
                <w:szCs w:val="20"/>
              </w:rPr>
              <w:t>F</w:t>
            </w:r>
            <w:r w:rsidR="00AB5E99" w:rsidRPr="009F20A6">
              <w:rPr>
                <w:rFonts w:ascii="Calibri" w:hAnsi="Calibri" w:cs="Calibri"/>
                <w:color w:val="808080" w:themeColor="background1" w:themeShade="80"/>
                <w:sz w:val="20"/>
                <w:szCs w:val="20"/>
              </w:rPr>
              <w:t>ish</w:t>
            </w:r>
          </w:p>
        </w:tc>
      </w:tr>
      <w:tr w:rsidR="00AB5E99" w:rsidRPr="00AB5E99" w14:paraId="4813F277" w14:textId="77777777" w:rsidTr="00E143A8">
        <w:trPr>
          <w:trHeight w:val="260"/>
        </w:trPr>
        <w:tc>
          <w:tcPr>
            <w:tcW w:w="1701" w:type="dxa"/>
            <w:tcBorders>
              <w:top w:val="nil"/>
              <w:left w:val="nil"/>
              <w:bottom w:val="nil"/>
              <w:right w:val="nil"/>
            </w:tcBorders>
            <w:shd w:val="clear" w:color="auto" w:fill="auto"/>
            <w:noWrap/>
            <w:vAlign w:val="bottom"/>
            <w:hideMark/>
          </w:tcPr>
          <w:p w14:paraId="252A207D" w14:textId="77777777" w:rsidR="00AB5E99" w:rsidRPr="009F20A6" w:rsidRDefault="00AB5E99" w:rsidP="00AB5E99">
            <w:pPr>
              <w:jc w:val="right"/>
              <w:rPr>
                <w:rFonts w:ascii="Calibri" w:hAnsi="Calibri" w:cs="Calibri"/>
                <w:color w:val="808080" w:themeColor="background1" w:themeShade="80"/>
                <w:sz w:val="20"/>
                <w:szCs w:val="20"/>
              </w:rPr>
            </w:pPr>
            <w:r w:rsidRPr="009F20A6">
              <w:rPr>
                <w:rFonts w:ascii="Calibri" w:hAnsi="Calibri" w:cs="Calibri"/>
                <w:color w:val="808080" w:themeColor="background1" w:themeShade="80"/>
                <w:sz w:val="20"/>
                <w:szCs w:val="20"/>
              </w:rPr>
              <w:t>5</w:t>
            </w:r>
          </w:p>
        </w:tc>
        <w:tc>
          <w:tcPr>
            <w:tcW w:w="1694" w:type="dxa"/>
            <w:tcBorders>
              <w:top w:val="nil"/>
              <w:left w:val="nil"/>
              <w:bottom w:val="nil"/>
              <w:right w:val="nil"/>
            </w:tcBorders>
            <w:shd w:val="clear" w:color="auto" w:fill="auto"/>
            <w:noWrap/>
            <w:vAlign w:val="bottom"/>
            <w:hideMark/>
          </w:tcPr>
          <w:p w14:paraId="5C2D11E2" w14:textId="49238FDF" w:rsidR="00AB5E99" w:rsidRPr="009F20A6" w:rsidRDefault="009F20A6" w:rsidP="00AB5E99">
            <w:pPr>
              <w:rPr>
                <w:rFonts w:ascii="Calibri" w:hAnsi="Calibri" w:cs="Calibri"/>
                <w:color w:val="808080" w:themeColor="background1" w:themeShade="80"/>
                <w:sz w:val="20"/>
                <w:szCs w:val="20"/>
              </w:rPr>
            </w:pPr>
            <w:r w:rsidRPr="009F20A6">
              <w:rPr>
                <w:rFonts w:ascii="Calibri" w:hAnsi="Calibri" w:cs="Calibri"/>
                <w:color w:val="808080" w:themeColor="background1" w:themeShade="80"/>
                <w:sz w:val="20"/>
                <w:szCs w:val="20"/>
              </w:rPr>
              <w:t>B</w:t>
            </w:r>
            <w:r w:rsidR="00AB5E99" w:rsidRPr="009F20A6">
              <w:rPr>
                <w:rFonts w:ascii="Calibri" w:hAnsi="Calibri" w:cs="Calibri"/>
                <w:color w:val="808080" w:themeColor="background1" w:themeShade="80"/>
                <w:sz w:val="20"/>
                <w:szCs w:val="20"/>
              </w:rPr>
              <w:t>irds</w:t>
            </w:r>
          </w:p>
        </w:tc>
      </w:tr>
      <w:tr w:rsidR="00AB5E99" w:rsidRPr="00AB5E99" w14:paraId="243B53F7" w14:textId="77777777" w:rsidTr="00E143A8">
        <w:trPr>
          <w:trHeight w:val="260"/>
        </w:trPr>
        <w:tc>
          <w:tcPr>
            <w:tcW w:w="1701" w:type="dxa"/>
            <w:tcBorders>
              <w:top w:val="nil"/>
              <w:left w:val="nil"/>
              <w:bottom w:val="nil"/>
              <w:right w:val="nil"/>
            </w:tcBorders>
            <w:shd w:val="clear" w:color="auto" w:fill="auto"/>
            <w:noWrap/>
            <w:vAlign w:val="bottom"/>
            <w:hideMark/>
          </w:tcPr>
          <w:p w14:paraId="40499BD8" w14:textId="77777777" w:rsidR="00AB5E99" w:rsidRPr="009F20A6" w:rsidRDefault="00AB5E99" w:rsidP="00AB5E99">
            <w:pPr>
              <w:jc w:val="right"/>
              <w:rPr>
                <w:rFonts w:ascii="Calibri" w:hAnsi="Calibri" w:cs="Calibri"/>
                <w:color w:val="808080" w:themeColor="background1" w:themeShade="80"/>
                <w:sz w:val="20"/>
                <w:szCs w:val="20"/>
              </w:rPr>
            </w:pPr>
            <w:r w:rsidRPr="009F20A6">
              <w:rPr>
                <w:rFonts w:ascii="Calibri" w:hAnsi="Calibri" w:cs="Calibri"/>
                <w:color w:val="808080" w:themeColor="background1" w:themeShade="80"/>
                <w:sz w:val="20"/>
                <w:szCs w:val="20"/>
              </w:rPr>
              <w:t>5</w:t>
            </w:r>
          </w:p>
        </w:tc>
        <w:tc>
          <w:tcPr>
            <w:tcW w:w="1694" w:type="dxa"/>
            <w:tcBorders>
              <w:top w:val="nil"/>
              <w:left w:val="nil"/>
              <w:bottom w:val="nil"/>
              <w:right w:val="nil"/>
            </w:tcBorders>
            <w:shd w:val="clear" w:color="auto" w:fill="auto"/>
            <w:noWrap/>
            <w:vAlign w:val="bottom"/>
            <w:hideMark/>
          </w:tcPr>
          <w:p w14:paraId="62EC746D" w14:textId="35AF8D98" w:rsidR="00AB5E99" w:rsidRPr="009F20A6" w:rsidRDefault="009F20A6" w:rsidP="00AB5E99">
            <w:pPr>
              <w:rPr>
                <w:rFonts w:ascii="Calibri" w:hAnsi="Calibri" w:cs="Calibri"/>
                <w:color w:val="808080" w:themeColor="background1" w:themeShade="80"/>
                <w:sz w:val="20"/>
                <w:szCs w:val="20"/>
              </w:rPr>
            </w:pPr>
            <w:proofErr w:type="spellStart"/>
            <w:r w:rsidRPr="009F20A6">
              <w:rPr>
                <w:rFonts w:ascii="Calibri" w:hAnsi="Calibri" w:cs="Calibri"/>
                <w:color w:val="808080" w:themeColor="background1" w:themeShade="80"/>
                <w:sz w:val="20"/>
                <w:szCs w:val="20"/>
              </w:rPr>
              <w:t>F</w:t>
            </w:r>
            <w:r w:rsidR="00AB5E99" w:rsidRPr="009F20A6">
              <w:rPr>
                <w:rFonts w:ascii="Calibri" w:hAnsi="Calibri" w:cs="Calibri"/>
                <w:color w:val="808080" w:themeColor="background1" w:themeShade="80"/>
                <w:sz w:val="20"/>
                <w:szCs w:val="20"/>
              </w:rPr>
              <w:t>orbs</w:t>
            </w:r>
            <w:proofErr w:type="spellEnd"/>
          </w:p>
        </w:tc>
      </w:tr>
      <w:tr w:rsidR="00AB5E99" w:rsidRPr="00AB5E99" w14:paraId="00EB8E36" w14:textId="77777777" w:rsidTr="00E143A8">
        <w:trPr>
          <w:trHeight w:val="260"/>
        </w:trPr>
        <w:tc>
          <w:tcPr>
            <w:tcW w:w="1701" w:type="dxa"/>
            <w:tcBorders>
              <w:top w:val="nil"/>
              <w:left w:val="nil"/>
              <w:bottom w:val="nil"/>
              <w:right w:val="nil"/>
            </w:tcBorders>
            <w:shd w:val="clear" w:color="auto" w:fill="auto"/>
            <w:noWrap/>
            <w:vAlign w:val="bottom"/>
            <w:hideMark/>
          </w:tcPr>
          <w:p w14:paraId="1310E075" w14:textId="77777777" w:rsidR="00AB5E99" w:rsidRPr="009F20A6" w:rsidRDefault="00AB5E99" w:rsidP="00AB5E99">
            <w:pPr>
              <w:jc w:val="right"/>
              <w:rPr>
                <w:rFonts w:ascii="Calibri" w:hAnsi="Calibri" w:cs="Calibri"/>
                <w:color w:val="808080" w:themeColor="background1" w:themeShade="80"/>
                <w:sz w:val="20"/>
                <w:szCs w:val="20"/>
              </w:rPr>
            </w:pPr>
            <w:r w:rsidRPr="009F20A6">
              <w:rPr>
                <w:rFonts w:ascii="Calibri" w:hAnsi="Calibri" w:cs="Calibri"/>
                <w:color w:val="808080" w:themeColor="background1" w:themeShade="80"/>
                <w:sz w:val="20"/>
                <w:szCs w:val="20"/>
              </w:rPr>
              <w:t>4</w:t>
            </w:r>
          </w:p>
        </w:tc>
        <w:tc>
          <w:tcPr>
            <w:tcW w:w="1694" w:type="dxa"/>
            <w:tcBorders>
              <w:top w:val="nil"/>
              <w:left w:val="nil"/>
              <w:bottom w:val="nil"/>
              <w:right w:val="nil"/>
            </w:tcBorders>
            <w:shd w:val="clear" w:color="auto" w:fill="auto"/>
            <w:noWrap/>
            <w:vAlign w:val="bottom"/>
            <w:hideMark/>
          </w:tcPr>
          <w:p w14:paraId="097FA50D" w14:textId="0637E857" w:rsidR="00AB5E99" w:rsidRPr="009F20A6" w:rsidRDefault="009F20A6" w:rsidP="00AB5E99">
            <w:pPr>
              <w:rPr>
                <w:rFonts w:ascii="Calibri" w:hAnsi="Calibri" w:cs="Calibri"/>
                <w:color w:val="808080" w:themeColor="background1" w:themeShade="80"/>
                <w:sz w:val="20"/>
                <w:szCs w:val="20"/>
              </w:rPr>
            </w:pPr>
            <w:r w:rsidRPr="009F20A6">
              <w:rPr>
                <w:rFonts w:ascii="Calibri" w:hAnsi="Calibri" w:cs="Calibri"/>
                <w:color w:val="808080" w:themeColor="background1" w:themeShade="80"/>
                <w:sz w:val="20"/>
                <w:szCs w:val="20"/>
              </w:rPr>
              <w:t>M</w:t>
            </w:r>
            <w:r w:rsidR="00AB5E99" w:rsidRPr="009F20A6">
              <w:rPr>
                <w:rFonts w:ascii="Calibri" w:hAnsi="Calibri" w:cs="Calibri"/>
                <w:color w:val="808080" w:themeColor="background1" w:themeShade="80"/>
                <w:sz w:val="20"/>
                <w:szCs w:val="20"/>
              </w:rPr>
              <w:t>arsh</w:t>
            </w:r>
            <w:r w:rsidRPr="009F20A6">
              <w:rPr>
                <w:rFonts w:ascii="Calibri" w:hAnsi="Calibri" w:cs="Calibri"/>
                <w:color w:val="808080" w:themeColor="background1" w:themeShade="80"/>
                <w:sz w:val="20"/>
                <w:szCs w:val="20"/>
              </w:rPr>
              <w:t xml:space="preserve"> plants</w:t>
            </w:r>
          </w:p>
        </w:tc>
      </w:tr>
      <w:tr w:rsidR="00AB5E99" w:rsidRPr="00AB5E99" w14:paraId="602A7ABA" w14:textId="77777777" w:rsidTr="00E143A8">
        <w:trPr>
          <w:trHeight w:val="260"/>
        </w:trPr>
        <w:tc>
          <w:tcPr>
            <w:tcW w:w="1701" w:type="dxa"/>
            <w:tcBorders>
              <w:top w:val="nil"/>
              <w:left w:val="nil"/>
              <w:bottom w:val="nil"/>
              <w:right w:val="nil"/>
            </w:tcBorders>
            <w:shd w:val="clear" w:color="auto" w:fill="auto"/>
            <w:noWrap/>
            <w:vAlign w:val="bottom"/>
            <w:hideMark/>
          </w:tcPr>
          <w:p w14:paraId="67BB60B7" w14:textId="77777777" w:rsidR="00AB5E99" w:rsidRPr="009F20A6" w:rsidRDefault="00AB5E99" w:rsidP="00AB5E99">
            <w:pPr>
              <w:jc w:val="right"/>
              <w:rPr>
                <w:rFonts w:ascii="Calibri" w:hAnsi="Calibri" w:cs="Calibri"/>
                <w:color w:val="808080" w:themeColor="background1" w:themeShade="80"/>
                <w:sz w:val="20"/>
                <w:szCs w:val="20"/>
              </w:rPr>
            </w:pPr>
            <w:r w:rsidRPr="009F20A6">
              <w:rPr>
                <w:rFonts w:ascii="Calibri" w:hAnsi="Calibri" w:cs="Calibri"/>
                <w:color w:val="808080" w:themeColor="background1" w:themeShade="80"/>
                <w:sz w:val="20"/>
                <w:szCs w:val="20"/>
              </w:rPr>
              <w:t>3</w:t>
            </w:r>
          </w:p>
        </w:tc>
        <w:tc>
          <w:tcPr>
            <w:tcW w:w="1694" w:type="dxa"/>
            <w:tcBorders>
              <w:top w:val="nil"/>
              <w:left w:val="nil"/>
              <w:bottom w:val="nil"/>
              <w:right w:val="nil"/>
            </w:tcBorders>
            <w:shd w:val="clear" w:color="auto" w:fill="auto"/>
            <w:noWrap/>
            <w:vAlign w:val="bottom"/>
            <w:hideMark/>
          </w:tcPr>
          <w:p w14:paraId="1A7A480A" w14:textId="29D904C8" w:rsidR="00AB5E99" w:rsidRPr="009F20A6" w:rsidRDefault="009F20A6" w:rsidP="00AB5E99">
            <w:pPr>
              <w:rPr>
                <w:rFonts w:ascii="Calibri" w:hAnsi="Calibri" w:cs="Calibri"/>
                <w:color w:val="808080" w:themeColor="background1" w:themeShade="80"/>
                <w:sz w:val="20"/>
                <w:szCs w:val="20"/>
              </w:rPr>
            </w:pPr>
            <w:proofErr w:type="spellStart"/>
            <w:r w:rsidRPr="009F20A6">
              <w:rPr>
                <w:rFonts w:ascii="Calibri" w:hAnsi="Calibri" w:cs="Calibri"/>
                <w:color w:val="808080" w:themeColor="background1" w:themeShade="80"/>
                <w:sz w:val="20"/>
                <w:szCs w:val="20"/>
              </w:rPr>
              <w:t>A</w:t>
            </w:r>
            <w:r w:rsidR="00AB5E99" w:rsidRPr="009F20A6">
              <w:rPr>
                <w:rFonts w:ascii="Calibri" w:hAnsi="Calibri" w:cs="Calibri"/>
                <w:color w:val="808080" w:themeColor="background1" w:themeShade="80"/>
                <w:sz w:val="20"/>
                <w:szCs w:val="20"/>
              </w:rPr>
              <w:t>lgae</w:t>
            </w:r>
            <w:proofErr w:type="spellEnd"/>
            <w:r w:rsidRPr="009F20A6">
              <w:rPr>
                <w:rFonts w:ascii="Calibri" w:hAnsi="Calibri" w:cs="Calibri"/>
                <w:color w:val="808080" w:themeColor="background1" w:themeShade="80"/>
                <w:sz w:val="20"/>
                <w:szCs w:val="20"/>
              </w:rPr>
              <w:t xml:space="preserve"> </w:t>
            </w:r>
          </w:p>
        </w:tc>
      </w:tr>
      <w:tr w:rsidR="00AB5E99" w:rsidRPr="00AB5E99" w14:paraId="260F18B7" w14:textId="77777777" w:rsidTr="00E143A8">
        <w:trPr>
          <w:trHeight w:val="260"/>
        </w:trPr>
        <w:tc>
          <w:tcPr>
            <w:tcW w:w="1701" w:type="dxa"/>
            <w:tcBorders>
              <w:top w:val="nil"/>
              <w:left w:val="nil"/>
              <w:bottom w:val="nil"/>
              <w:right w:val="nil"/>
            </w:tcBorders>
            <w:shd w:val="clear" w:color="auto" w:fill="auto"/>
            <w:noWrap/>
            <w:vAlign w:val="bottom"/>
            <w:hideMark/>
          </w:tcPr>
          <w:p w14:paraId="58B31C44" w14:textId="77777777" w:rsidR="00AB5E99" w:rsidRPr="009F20A6" w:rsidRDefault="00AB5E99" w:rsidP="00AB5E99">
            <w:pPr>
              <w:jc w:val="right"/>
              <w:rPr>
                <w:rFonts w:ascii="Calibri" w:hAnsi="Calibri" w:cs="Calibri"/>
                <w:color w:val="808080" w:themeColor="background1" w:themeShade="80"/>
                <w:sz w:val="20"/>
                <w:szCs w:val="20"/>
              </w:rPr>
            </w:pPr>
            <w:r w:rsidRPr="009F20A6">
              <w:rPr>
                <w:rFonts w:ascii="Calibri" w:hAnsi="Calibri" w:cs="Calibri"/>
                <w:color w:val="808080" w:themeColor="background1" w:themeShade="80"/>
                <w:sz w:val="20"/>
                <w:szCs w:val="20"/>
              </w:rPr>
              <w:t>3</w:t>
            </w:r>
          </w:p>
        </w:tc>
        <w:tc>
          <w:tcPr>
            <w:tcW w:w="1694" w:type="dxa"/>
            <w:tcBorders>
              <w:top w:val="nil"/>
              <w:left w:val="nil"/>
              <w:bottom w:val="nil"/>
              <w:right w:val="nil"/>
            </w:tcBorders>
            <w:shd w:val="clear" w:color="auto" w:fill="auto"/>
            <w:noWrap/>
            <w:vAlign w:val="bottom"/>
            <w:hideMark/>
          </w:tcPr>
          <w:p w14:paraId="6A504FB7" w14:textId="568D40EC" w:rsidR="00AB5E99" w:rsidRPr="009F20A6" w:rsidRDefault="009F20A6" w:rsidP="00AB5E99">
            <w:pPr>
              <w:rPr>
                <w:rFonts w:ascii="Calibri" w:hAnsi="Calibri" w:cs="Calibri"/>
                <w:color w:val="808080" w:themeColor="background1" w:themeShade="80"/>
                <w:sz w:val="20"/>
                <w:szCs w:val="20"/>
              </w:rPr>
            </w:pPr>
            <w:proofErr w:type="spellStart"/>
            <w:r w:rsidRPr="009F20A6">
              <w:rPr>
                <w:rFonts w:ascii="Calibri" w:hAnsi="Calibri" w:cs="Calibri"/>
                <w:color w:val="808080" w:themeColor="background1" w:themeShade="80"/>
                <w:sz w:val="20"/>
                <w:szCs w:val="20"/>
              </w:rPr>
              <w:t>I</w:t>
            </w:r>
            <w:r w:rsidR="00AB5E99" w:rsidRPr="009F20A6">
              <w:rPr>
                <w:rFonts w:ascii="Calibri" w:hAnsi="Calibri" w:cs="Calibri"/>
                <w:color w:val="808080" w:themeColor="background1" w:themeShade="80"/>
                <w:sz w:val="20"/>
                <w:szCs w:val="20"/>
              </w:rPr>
              <w:t>nvertebrates</w:t>
            </w:r>
            <w:proofErr w:type="spellEnd"/>
          </w:p>
        </w:tc>
      </w:tr>
    </w:tbl>
    <w:commentRangeEnd w:id="679"/>
    <w:p w14:paraId="72000FCF" w14:textId="77777777" w:rsidR="00AB5E99" w:rsidRDefault="00ED5BD2" w:rsidP="00412425">
      <w:pPr>
        <w:rPr>
          <w:lang w:val="en-US"/>
        </w:rPr>
      </w:pPr>
      <w:r>
        <w:rPr>
          <w:rStyle w:val="Kommentarzeichen"/>
        </w:rPr>
        <w:commentReference w:id="679"/>
      </w:r>
    </w:p>
    <w:p w14:paraId="6FF7A279" w14:textId="0A20DC8B" w:rsidR="00AB5E99" w:rsidRDefault="00AB5E99" w:rsidP="00412425">
      <w:pPr>
        <w:rPr>
          <w:lang w:val="en-US"/>
        </w:rPr>
      </w:pPr>
    </w:p>
    <w:p w14:paraId="29B97938" w14:textId="44F7356C" w:rsidR="00AB5E99" w:rsidRDefault="00AB5E99" w:rsidP="00412425">
      <w:pPr>
        <w:rPr>
          <w:lang w:val="en-US"/>
        </w:rPr>
      </w:pPr>
    </w:p>
    <w:p w14:paraId="0EC827E9" w14:textId="77777777" w:rsidR="00186D39" w:rsidRDefault="00186D39" w:rsidP="00186D39">
      <w:pPr>
        <w:rPr>
          <w:lang w:val="en-US"/>
        </w:rPr>
      </w:pPr>
    </w:p>
    <w:p w14:paraId="78798296" w14:textId="77777777" w:rsidR="00DA5C2F" w:rsidRDefault="00DA5C2F" w:rsidP="00F95AFE">
      <w:pPr>
        <w:pStyle w:val="Beschriftung"/>
        <w:keepNext/>
        <w:rPr>
          <w:b/>
        </w:rPr>
        <w:sectPr w:rsidR="00DA5C2F" w:rsidSect="001B0B02">
          <w:type w:val="continuous"/>
          <w:pgSz w:w="11900" w:h="16820"/>
          <w:pgMar w:top="1418" w:right="1418" w:bottom="1134" w:left="1418" w:header="709" w:footer="709" w:gutter="0"/>
          <w:cols w:space="708"/>
          <w:docGrid w:linePitch="360"/>
        </w:sectPr>
      </w:pPr>
      <w:bookmarkStart w:id="681" w:name="_Ref45541387"/>
    </w:p>
    <w:p w14:paraId="0FC99E6F" w14:textId="1AAF89D7" w:rsidR="000C3483" w:rsidRDefault="000C3483" w:rsidP="000C3483">
      <w:pPr>
        <w:pStyle w:val="berschrift3"/>
      </w:pPr>
      <w:bookmarkStart w:id="682" w:name="_Ref45542179"/>
      <w:r>
        <w:lastRenderedPageBreak/>
        <w:t>Growth rate estimates for the seven organism groups</w:t>
      </w:r>
    </w:p>
    <w:p w14:paraId="5B47CAA8" w14:textId="77777777" w:rsidR="00A50491" w:rsidRPr="00A50491" w:rsidRDefault="00A50491" w:rsidP="00A50491">
      <w:pPr>
        <w:rPr>
          <w:lang w:val="en-US"/>
        </w:rPr>
      </w:pPr>
    </w:p>
    <w:p w14:paraId="45A96775" w14:textId="77777777" w:rsidR="000C3483" w:rsidRPr="000C3483" w:rsidRDefault="000C3483" w:rsidP="00A50491">
      <w:pPr>
        <w:rPr>
          <w:lang w:val="en-US"/>
        </w:rPr>
      </w:pPr>
    </w:p>
    <w:p w14:paraId="2F0E7A03" w14:textId="3B1E9F2B" w:rsidR="00F95AFE" w:rsidRDefault="00F95AFE" w:rsidP="00F95AFE">
      <w:pPr>
        <w:pStyle w:val="Beschriftung"/>
        <w:keepNext/>
      </w:pPr>
      <w:bookmarkStart w:id="683" w:name="_Ref47434724"/>
      <w:commentRangeStart w:id="684"/>
      <w:r w:rsidRPr="00F95AFE">
        <w:rPr>
          <w:b/>
        </w:rPr>
        <w:t xml:space="preserve">Table S </w:t>
      </w:r>
      <w:r w:rsidRPr="00F95AFE">
        <w:rPr>
          <w:b/>
        </w:rPr>
        <w:fldChar w:fldCharType="begin"/>
      </w:r>
      <w:r w:rsidRPr="00F95AFE">
        <w:rPr>
          <w:b/>
        </w:rPr>
        <w:instrText xml:space="preserve"> SEQ Table_S \* ARABIC </w:instrText>
      </w:r>
      <w:r w:rsidRPr="00F95AFE">
        <w:rPr>
          <w:b/>
        </w:rPr>
        <w:fldChar w:fldCharType="separate"/>
      </w:r>
      <w:r w:rsidR="00647CE2">
        <w:rPr>
          <w:b/>
          <w:noProof/>
        </w:rPr>
        <w:t>3</w:t>
      </w:r>
      <w:r w:rsidRPr="00F95AFE">
        <w:rPr>
          <w:b/>
        </w:rPr>
        <w:fldChar w:fldCharType="end"/>
      </w:r>
      <w:bookmarkEnd w:id="681"/>
      <w:bookmarkEnd w:id="682"/>
      <w:bookmarkEnd w:id="683"/>
      <w:r w:rsidRPr="00F95AFE">
        <w:rPr>
          <w:b/>
        </w:rPr>
        <w:t>: Growth rate estimates for the seven organism groups from published studies</w:t>
      </w:r>
      <w:r>
        <w:t xml:space="preserve">. </w:t>
      </w:r>
      <w:r w:rsidR="000F7A36">
        <w:t>Estimates</w:t>
      </w:r>
      <w:r w:rsidR="003121F5">
        <w:t xml:space="preserve"> refer to relative growth rates as defined by</w:t>
      </w:r>
      <w:r w:rsidR="00593F29">
        <w:t xml:space="preserve"> Hunt &amp; Cornelissen</w:t>
      </w:r>
      <w:r w:rsidR="003121F5">
        <w:t xml:space="preserve"> </w:t>
      </w:r>
      <w:r w:rsidR="000F7A36">
        <w:fldChar w:fldCharType="begin" w:fldLock="1"/>
      </w:r>
      <w:r w:rsidR="00857D02">
        <w:instrText>ADDIN CSL_CITATION {"citationItems":[{"id":"ITEM-1","itemData":{"DOI":"10.1046/j.1469-8137.1997.00671.x","ISSN":"0028646X","abstract":"Three groups of species (21 herbaceous monocotyledons, 22 herbaceous dicotyledons and 16 woody dicotyledons), including representatives of a wide range of natural habitats and life forms in inland Britain, were grown in the seedling phase in a resource-rich controlled environment and assessed over a 14-day period (21 d in the case of woody species). Mean values of relative growth rate (RGR), unit leaf rate (ULR), leaf area ratio (LAR), leaf weight fraction (LWF), specific leaf area (SLA), and the root-shoot allometric coefficient were derived. In herbaceous species, the grand mean RGR was 0.20 d-1, comparable to values previously recorded. For woody species, the mean was 0.09 d-1. An existing assumption linking high RGR to high allocation to photosynthetic biomass was upheld by comparisons made between groups. Within groups, however, no pattern of this kind could be demonstrated. When photosynthetically active radiation was increased from 125 to 250 μmol m-1 s-1, ULR was increased almost pro rata. The parallel response in RGR was only slight, being offset by considerable reductions in LAR. The apparent mean quantum yield for photosynthesis in herbaceous species (whole-plant d. wt basis) was 0·60 g mol-1. There was no significant dependence of RGR on ULR in any of the three groups of species, although the absolute magnitude of ULR declined in the order: herbaceous monocotyledons &gt; herbaceous dicotyledons &gt; woody dicotyledons. In all three groups, RGR was strongly dependent upon LAR but no differences emerged in absolute scale of LAR. The absolute scale of mean LWF decreased from herbaceous to woody species, but the dependence of LAR on LWF strengthened. Groups showed no systematic differences in magnitude of SLA, but the correlation of LAB with SLA was strong throughout. Multiple regression showed that the leading determinants of RGR were ULR and SLA in herbaceous species and LWF in woody species. Principal components analyses (PCA) on each of the three groups explained at least 77 % of variation and agreed closely with an optimal (non-hierarchical) classification. Only six cluster 'types' were recognized out of the 16 theoretically possible combinations of 'high' or 'low' values of the four growth parameters. Strong evidence of evolutionary trade-offs emerged, most strikingly in that high RGR was never seen in combination with low SLA. The morphological physiological types identified by an all-groups PCA separated woody from the herbaceous species, but …","author":[{"dropping-particle":"","family":"Hunt","given":"Roderick","non-dropping-particle":"","parse-names":false,"suffix":""},{"dropping-particle":"","family":"Cornelissen","given":"J. H.C.","non-dropping-particle":"","parse-names":false,"suffix":""}],"container-title":"New Phytologist","id":"ITEM-1","issue":"3","issued":{"date-parts":[["1997"]]},"page":"395-417","title":"Components of relative growth rate and their interrelations in 59 temperate plant species","type":"article-journal","volume":"135"},"uris":["http://www.mendeley.com/documents/?uuid=7a98891c-ee87-4021-9c8d-cec2c8a3d9d7"]}],"mendeley":{"formattedCitation":"(Hunt &amp; Cornelissen 1997)","plainTextFormattedCitation":"(Hunt &amp; Cornelissen 1997)","previouslyFormattedCitation":"(Hunt &amp; Cornelissen 1997)"},"properties":{"noteIndex":0},"schema":"https://github.com/citation-style-language/schema/raw/master/csl-citation.json"}</w:instrText>
      </w:r>
      <w:r w:rsidR="000F7A36">
        <w:fldChar w:fldCharType="separate"/>
      </w:r>
      <w:r w:rsidR="000F7A36" w:rsidRPr="000F7A36">
        <w:rPr>
          <w:noProof/>
        </w:rPr>
        <w:t>(Hunt &amp; Cornelissen 1997)</w:t>
      </w:r>
      <w:r w:rsidR="000F7A36">
        <w:fldChar w:fldCharType="end"/>
      </w:r>
      <w:r w:rsidR="003121F5">
        <w:t xml:space="preserve">. </w:t>
      </w:r>
      <w:r>
        <w:t>The columns “or</w:t>
      </w:r>
      <w:r w:rsidR="00593F29">
        <w:t xml:space="preserve">g. </w:t>
      </w:r>
      <w:r>
        <w:t>estimate”, “</w:t>
      </w:r>
      <w:r w:rsidR="00593F29">
        <w:t xml:space="preserve">org. </w:t>
      </w:r>
      <w:r>
        <w:t>unit”, and “</w:t>
      </w:r>
      <w:r w:rsidR="00593F29">
        <w:t xml:space="preserve">org. </w:t>
      </w:r>
      <w:r>
        <w:t xml:space="preserve">measure” </w:t>
      </w:r>
      <w:r w:rsidR="000F7A36">
        <w:t>give</w:t>
      </w:r>
      <w:r>
        <w:t xml:space="preserve"> the growth rate estimate, unit, and metric as published in the original studies</w:t>
      </w:r>
      <w:r w:rsidR="003121F5">
        <w:t xml:space="preserve">. </w:t>
      </w:r>
      <w:r w:rsidR="00A30A9F">
        <w:t xml:space="preserve">The column “conv. estimate” refers to the converted estimate, if applicable. </w:t>
      </w:r>
      <w:r w:rsidR="003121F5">
        <w:t>References of original studies:</w:t>
      </w:r>
      <w:r>
        <w:t xml:space="preserve"> </w:t>
      </w:r>
      <w:r>
        <w:fldChar w:fldCharType="begin" w:fldLock="1"/>
      </w:r>
      <w:r w:rsidR="002B1DBC">
        <w:instrText xml:space="preserve">ADDIN CSL_CITATION {"citationItems":[{"id":"ITEM-1","itemData":{"DOI":"10.1038/s41396-018-0213-y","ISSN":"17517370","abstract":"The growth rate is a fundamental characteristic of bacterial species, determining its contributions to the microbial community and carbon flow. High-throughput sequencing can reveal bacterial diversity, but its quantitative inaccuracy precludes estimation of abundances and growth rates from the read numbers. Here, we overcame this limitation by normalizing Illumina-derived amplicon reads using an internal standard: a constant amount of Escherichia coli cells added to samples just before biomass collection. This approach made it possible to reconstruct growth curves for 319 individual OTUs during the grazer-removal experiment conducted in a freshwater reservoir Římov. The high resolution data signalize significant functional heterogeneity inside the commonly investigated bacterial groups. For instance, many Actinobacterial phylotypes, a group considered to harbor slow-growing defense specialists, grew rapidly upon grazers’ removal, demonstrating their considerable importance in carbon flow through food webs, while most Verrucomicrobial phylotypes were particle associated. Such differences indicate distinct life strategies and roles in food webs of specific bacterial phylotypes and groups. The impact of grazers on the specific growth rate distributions supports the hypothesis that bacterivory reduces competition and allows existence of diverse bacterial communities. It suggests that the community changes were driven mainly by abundant, fast, or moderately growing, and not by rare fast growing, phylotypes. We believe amplicon read normalization using internal standard (ARNIS) can shed new light on in situ growth dynamics of both abundant and rare bacteria.","author":[{"dropping-particle":"","family":"Piwosz","given":"Kasia","non-dropping-particle":"","parse-names":false,"suffix":""},{"dropping-particle":"","family":"Shabarova","given":"Tanja","non-dropping-particle":"","parse-names":false,"suffix":""},{"dropping-particle":"","family":"Tomasch","given":"Jürgen","non-dropping-particle":"","parse-names":false,"suffix":""},{"dropping-particle":"","family":"Šimek","given":"Karel","non-dropping-particle":"","parse-names":false,"suffix":""},{"dropping-particle":"","family":"Kopejtka","given":"Karel","non-dropping-particle":"","parse-names":false,"suffix":""},{"dropping-particle":"","family":"Kahl","given":"Silke","non-dropping-particle":"","parse-names":false,"suffix":""},{"dropping-particle":"","family":"Pieper","given":"Dietmar H.","non-dropping-particle":"","parse-names":false,"suffix":""},{"dropping-particle":"","family":"Koblížek","given":"Michal","non-dropping-particle":"","parse-names":false,"suffix":""}],"container-title":"ISME Journal","id":"ITEM-1","issue":"11","issued":{"date-parts":[["2018"]]},"page":"2640-2654","title":"Determining lineage-specific bacterial growth curves with a novel approach based on amplicon reads normalization using internal standard (ARNIS)","type":"article-journal","volume":"12"},"uris":["http://www.mendeley.com/documents/?uuid=928e8b58-1bde-4919-83a9-a4385783d7d8"]},{"id":"ITEM-2","itemData":{"DOI":"10.1038/ismej.2015.156","ISSN":"17517370","abstract":"Interpretation of 16S ribosomal RNA (rRNA) to 16S rRNA gene ratios (rRNA:rDNA) is based on a limited number of studies with rapidly growing copiotrophic bacteria. The most abundant bacteria in the ocean are oligotrophs, which probably grow more slowly than those bacteria whose rRNA:rDNA versus growth rate relationships are known. To examine whether rRNA:rDNA varies differently in oligotrophic marine bacteria than in copiotrophic bacteria, we used quantitative PCR and reverse transcriptase quantitative PCR to measure rRNA:rDNA in two marine copiotrophs and in two marine oligotrophs, including Candidatus Pelagibacter ubique HTCC1062, a coastal isolate of SAR11, the most abundant bacterial clade in the ocean. The rRNA:rDNA ratios for the two copiotrophs were similar to those expected on the basis of an analysis of previously studied copiotrophic bacteria, while the ratios for the two oligotrophs were substantially lower than predicted even given their slow growth rates. The rRNA:rDNA ratios determined along a transect in the Delaware estuary suggested that SAR11 bacteria grow at rates close to the growth rate in culture, while rates of the two copiotrophs were far below those observed in laboratory cultures. Our results have implications for interpreting rRNA:rDNA from natural communities, understanding growth strategies and comparing regulatory mechanisms in copiotrophs and oligotrophs.","author":[{"dropping-particle":"","family":"Lankiewicz","given":"Thomas S.","non-dropping-particle":"","parse-names":false,"suffix":""},{"dropping-particle":"","family":"Cottrell","given":"Matthew T.","non-dropping-particle":"","parse-names":false,"suffix":""},{"dropping-particle":"","family":"Kirchman","given":"David L.","non-dropping-particle":"","parse-names":false,"suffix":""}],"container-title":"ISME Journal","id":"ITEM-2","issue":"4","issued":{"date-parts":[["2016"]]},"page":"823-832","publisher":"Nature Publishing Group","title":"Growth rates and rRNA content of four marine bacteria in pure cultures and in the Delaware estuary","type":"article-journal","volume":"10"},"uris":["http://www.mendeley.com/documents/?uuid=8a0910d5-9567-4880-b75b-4077bd056793"]},{"id":"ITEM-3","itemData":{"DOI":"10.1093/plankt/fbw094","ISSN":"14643774","abstract":"Zooplankton vary widely in carbon percentage (carbon mass as a percentage of wet mass), but are often described as either gelatinous or non-gelatinous. Here we update datasets of carbon percentage and growth rate to investigate whether carbon percentage is a continuous trait, and whether its inclusion improves zooplankton growth models. We found that carbon percentage is continuous, but that species are not distributed homogenously along this axis. To assess variability of this trait in situ, we investigated the distribution of biomass across the range of carbon percentage for a zooplankton time series at station L4 off Plymouth, UK. This showed separate biomass peaks for gelatinous and crustacean taxa, however, carbon percentage varied 8-fold within the gelatinous group. Species with high carbon mass had lower carbon percentage, allowing separation of the counteracting effects of these two variables on growth rate. Specific growth rates, g (d -1) were negatively related to carbon percentage and carbon mass, even in the gelatinous taxa alone, suggesting that the trend is not driven by a categorical difference between these groups. The addition of carbon percentage doubled the explanatory power of growth models based on mass alone, demonstrating the benefits of considering carbon percentage as a continuous trait.","author":[{"dropping-particle":"","family":"McConville","given":"Kristian","non-dropping-particle":"","parse-names":false,"suffix":""},{"dropping-particle":"","family":"Atkinson","given":"Angus","non-dropping-particle":"","parse-names":false,"suffix":""},{"dropping-particle":"","family":"Fileman","given":"Elaine S.","non-dropping-particle":"","parse-names":false,"suffix":""},{"dropping-particle":"","family":"Spicer","given":"John I.","non-dropping-particle":"","parse-names":false,"suffix":""},{"dropping-particle":"","family":"Hirst","given":"Andrew G.","non-dropping-particle":"","parse-names":false,"suffix":""}],"container-title":"Journal of Plankton Research","id":"ITEM-3","issue":"2","issued":{"date-parts":[["2017"]]},"page":"246-256","title":"Disentangling the counteracting effects of water content and carbon mass on zooplankton growth","type":"article-journal","volume":"39"},"uris":["http://www.mendeley.com/documents/?uuid=b6be9f1f-c156-4aeb-a679-2c82bdeecdf2"]},{"id":"ITEM-4","itemData":{"DOI":"10.1111/1752-1688.12797","ISSN":"17521688","abstract":"Nitrogen (N) and phosphorus (P) are significant pollutants that can stimulate nuisance blooms of algae. Water quality models (e.g., Water Quality Simulation Program, CE-QUAL-R1, CE-QUAL-ICM, QUAL2k) are valuable and widely used management tools for algal accrual due to excess nutrients in the presence of other limiting factors. These models utilize the Monod and Droop equations to associate algal growth rate with dissolved nutrient concentration and intracellular nutrient content. Having accurate parameter values is essential to model performance; however, published values for model parameterization are limited, particularly for benthic (periphyton) algae. We conducted a 10-day mesocosm experiment and measured diatom-dominated periphyton biomass accrual through time as chlorophyll a (chl a) and ash-free dry mass (AFDM) in response to additions of N (range 5–11,995 µg nitrate as nitrogen [NO3-N]/L) and P (range 0.89–59.51 µg soluble reactive phosphorus/L). Resulting half-saturation coefficients and growth rates are similar to other published values, but minimum nutrient quotas are higher than those previously reported. Saturation concentration for N ranged from 150 to 2,450 µg NO3-N/L based on chl a and from 8.5 to 60 µg NO3-N/L when based on AFDM. Similarly, the saturation concentration for P ranged from 12 to 29 µg-P/L based on chl a, and from 2.5 to 6.1 µg-P/L based on AFDM. These saturation concentrations provide an upper limit for streams where diatom growth can be expected to respond to nutrient levels and a benchmark for reducing nutrient concentrations to a point where benthic algal growth will be limited.","author":[{"dropping-particle":"","family":"Schmidt","given":"Travis S.","non-dropping-particle":"","parse-names":false,"suffix":""},{"dropping-particle":"","family":"Konrad","given":"Christopher P.","non-dropping-particle":"","parse-names":false,"suffix":""},{"dropping-particle":"","family":"Miller","given":"Janet L.","non-dropping-particle":"","parse-names":false,"suffix":""},{"dropping-particle":"","family":"Whitlock","given":"Stephen D.","non-dropping-particle":"","parse-names":false,"suffix":""},{"dropping-particle":"","family":"Stricker","given":"Craig A.","non-dropping-particle":"","parse-names":false,"suffix":""}],"container-title":"Journal of the American Water Resources Association","id":"ITEM-4","issue":"6","issued":{"date-parts":[["2019"]]},"page":"1479-1491","title":"Benthic Algal (Periphyton) Growth Rates in Response to Nitrogen and Phosphorus: Parameter Estimation for Water Quality Models","type":"article-journal","volume":"55"},"uris":["http://www.mendeley.com/documents/?uuid=d0d0b507-a2fe-4c04-8431-335da7d85f2e"]},{"id":"ITEM-5","itemData":{"DOI":"10.1016/0304-3770(91)90026-2","ISSN":"03043770","abstract":"Above-ground growth rates of 14 temperate, submerged freshwater macrophytes were measured in the laboratory at high dissolved inorganic carbon levels (3.3-3.8 mM), nutrient saturation and photon flux densities (phoosynthetically active radiation (PAR) of 14.4 mol m-2 day-1 at 15°C. Growth rates ranged from 0.007 to 0.109 day-1, corresponding to doubling times of 95 and 6.4 days. Growth rates of selected species measured at low shoot densities in the field during summer resembled the laboratory rates. The carbon affinity during photosynthesis accounted for 61% of the observed variability in growth rates. These results support previous findings demonstrating the importance of carbon utilization for the distribution, abundance and growth of submerged macrophytes. The carbon affinity was a constant attribute for some species, including the slowly growing rosette species, but changed during acclimatization in the laboratory for other species. Morphological features (e.g. the surface/volume ratio) were unable to account for much of the variability in growth rates. © 1991.","author":[{"dropping-particle":"","family":"Nielsen","given":"Søren Laurentius","non-dropping-particle":"","parse-names":false,"suffix":""},{"dropping-particle":"","family":"Sand-Jensen","given":"Kaj","non-dropping-particle":"","parse-names":false,"suffix":""}],"container-title":"Aquatic Botany","id":"ITEM-5","issue":"1-2","issued":{"date-parts":[["1991"]]},"page":"109-120","title":"Variation in growth rates of submerged rooted macrophytes","type":"article-journal","volume":"39"},"uris":["http://www.mendeley.com/documents/?uuid=b64d725e-d0d8-48dc-859e-ee89ea1e69c0"]},{"id":"ITEM-6","itemData":{"author":[{"dropping-particle":"","family":"Reddy","given":"K. R.","non-dropping-particle":"","parse-names":false,"suffix":""},{"dropping-particle":"","family":"DeBusk","given":"W. F.","non-dropping-particle":"","parse-names":false,"suffix":""}],"container-title":"Economic Botany","id":"ITEM-6","issue":"2","issued":{"date-parts":[["1984"]]},"page":"229-239","title":"Growth Characteristics of Aquatic Macrophytes Cultured in Nutrient-Enriched Water : I . Water Hyacinth , Water Lettuce , and Pennywort","type":"article-journal","volume":"38"},"uris":["http://www.mendeley.com/documents/?uuid=af06965d-ca04-474d-9fc9-caf879882d6d"]},{"id":"ITEM-7","itemData":{"DOI":"10.2307/1467865","ISSN":"0887-3593","abstract":"Mayflies were grown in artificial airlift streams on the bank of the Ogeechee River, Georgia, to estimate their productivity rates. Natural conditions were simulated in the streams by (1) providing flowing water pumped from the river as a natural food source, and (2) immersing the streams in large ambient temperature tanks to sustain diel temperature patterns. Early instars of Stenonema spp., Baetis spp., and Tricorythodes sp. were introduced into streams and their development was followed through late instars or to emergence. The daily instantaneous growth rate (g) was 0.265 mg mg-1 d-1 for Baetis, 0.123 for Stenonema, and 0.162 for Tricorythodes during summer months (mean daily temperature = 27.5°C). These rates allow Baetis to complete development in about 19 d in these warmwater rivers, Stenonema in about 41 d, and Tricorythodes in about 31 d. Each of these taxa is capable of completing several generations over a 6-mo period in which stream temperatures are &gt;20°C. Calculation of instantaneous growth rates (or larval development times) of fast-growing insects in critical to estimation of their production. Approximations of 6-mo production/biomass (P/B) ratios range from 22 for Stenonema to 48 for Baetis. According to our analyses, mayflies in warmwater systems have considerably shorter development times and higher biomass turnover rates than most previous studies in streams have shown. CR - Copyright © 1986 Society for Freshwater Science","author":[{"dropping-particle":"","family":"Benke","given":"Arthur C.","non-dropping-particle":"","parse-names":false,"suffix":""},{"dropping-particle":"","family":"Jacobi","given":"David I.","non-dropping-particle":"","parse-names":false,"suffix":""}],"container-title":"Journal of the North American Benthological Society","id":"ITEM-7","issue":"2","issued":{"date-parts":[["1986"]]},"page":"107-114","title":"Growth Rates of Mayflies in a Subtropical River and Their Implications for Secondary Production","type":"article-journal","volume":"5"},"uris":["http://www.mendeley.com/documents/?uuid=b9a91f35-b1e7-493e-b26f-3f7e9816c368"]},{"id":"ITEM-8","itemData":{"DOI":"10.4319/lo.2006.51.1.0189","ISSN":"00243590","abstract":"We studied the response of a dominant primary consumer, larval Chironomidae (Diptera), to phosphorus (via a microbial response) across eight detritus-based streams spanning a gradient in soluble reactive phosphorus (range 0.2-8.6 μmol L-1) in a tropical landscape in Central America. We predicted that phosphorus would enhance food resources for larval Chironomidae and positively affect their production. A low-phosphorus stream was also experimentally enriched to isolate effects of phosphorus from other solutes present. We found considerable variation in daily growth rates (range 0.09-0.57 mg mg-1 d-1) and annual biomass turnover rates (range 66-126 mg mg-1 yr-1) among streams, both positively related to phosphorus levels. Larval biomass was replaced every 5 d under low-phosphorus and every 3.5 d under high-phosphorus conditions (including the experimentally phosphorus-enriched stream). Annual secondary production (range 793-9,346 mg m-2 yr-1) was variable among streams and negatively related to benthic organic matter, potentially because of low dissolved oxygen. The increase in larval biomass turnover along the phosphorus gradient indicates that a gradient of increasing energy flow exists from detrital-based resources (e.g., fungi) to primary consumers. Larval chironomids matured more rapidly under high phosphorus conditions; this strategy results in (1) similar larval biomass among streams and (2) a potential gradient of increasing energy flow from primary consumers to upper trophic levels as phosphorus increases. Nutrient-enhanced turnover rate of primary consumers can occur without increases in secondary production in stream ecosystems. © 2006, by the American Society of Limnology and Oceanography, Inc.","author":[{"dropping-particle":"","family":"Ramírez","given":"Alonso","non-dropping-particle":"","parse-names":false,"suffix":""},{"dropping-particle":"","family":"Pringle","given":"Catherine M.","non-dropping-particle":"","parse-names":false,"suffix":""}],"container-title":"Limnology and Oceanography","id":"ITEM-8","issue":"1 I","issued":{"date-parts":[["2006"]]},"page":"189-196","title":"Fast growth and turnover of chironomid assemblages in response to stream phosphorus levels in a tropical lowland landscape","type":"article-journal","volume":"51"},"uris":["http://www.mendeley.com/documents/?uuid=2f1099b2-c85b-444c-9398-7d27ef6a7cb4"]},{"id":"ITEM-9","itemData":{"DOI":"10.1023/A:1021469210691","ISSN":"13850237","abstract":"Empirical and theoretical studies have highlighted that plant competition and species diversity are substantially affected by interactions among plant growth and nutrient uptake rates, root lateral spread, root plasticity, and small scale soil nutrient heterogeneity. This study was designed to (a) experimentally estimate parameters regarding root scaling patterns, root biomass allocation, growth rates, nutrient productivity, and root nutrient influx rates of 55 plant species common to Great Plains grasslands; and (b) determine if grasses and forbs can be classified into statistically distinct groups based on these characteristics. We found that: (1) In all species root lateral spread, root length, and root surface area had significant allometric scaling relationships with root biomass, but that the relationships were unaffected by N availability. (2) Reductions in the supply of N increased the root-:shoot ratio in 62% of the species. (3) The frequency distribution and mean values of maximum relative growth rates were very similar for grasses and forbs/shrubs, but mid successional grasses had a higher relative growth rate than late successional ones. (4) In 78% of the species tested, N productivity was increased by reductions in the N supply. (5) When subjected to a high N supply, the N and P productivity of grasses was, on average, higher than that of forbs/shrubs, and the N and P productivity of C4 grasses was, on average, higher than that of C3 grasses. No differences were found under a low N supply. (6) No differences on the average maximum N and P influx rates per unit of root surface area were found between grasses and forbs or between C3 and C4 grasses, but both were correlated with maximum relative growth rate. (7) The set of parameters we measured were able to separate grasses and forbs/shrubs into statistically distinct groups that tend to follow in broad terms the \"coarse\" vs. \"fine\" scale foraging strategies hypothesis.","author":[{"dropping-particle":"","family":"Levang-Brilz","given":"Nicole","non-dropping-particle":"","parse-names":false,"suffix":""},{"dropping-particle":"","family":"Biondini","given":"Mario E.","non-dropping-particle":"","parse-names":false,"suffix":""}],"container-title":"Plant Ecology","id":"ITEM-9","issue":"1","issued":{"date-parts":[["2003"]]},"page":"117-144","title":"Growth rate, root development and nutrient uptake of 55 plant species from the Great Plains grasslands, USA","type":"article-journal","volume":"165"},"uris":["http://www.mendeley.com/documents/?uuid=cabb7b0d-a985-4929-a7f0-980d4ce7614b"]},{"id":"ITEM-10","itemData":{"DOI":"10.1098/rspb.2013.0921","ISSN":"14712954","abstract":"The idea that herbaceous plants have higher relative growth rates (RGRs) compared with woody plants is fundamentalto many of the most influentialtheories in plant ecology. This difference in growth rate is thought to reflect systematic variation in physiology, allocation and leaf construction. Previous studies documenting this effect have, however, ignored differences in seed mass. As woody species often have larger seeds and RGR is negatively correlated with seed mass, it is entirely possible the lower RGRs observed in woody species is a consequence of having larger seeds rather than different growth strategies. Using a synthesis of the published literature, we explored the relationship between RGR and growth form, accounting for the effects of seed mass and study-specific effects (e.g. duration of study and pot volume), using a mixed-effects model. The modelshowed that herbaceous species do indeed have higher RGRs than woody species, and that the difference was independent of seed mass, thus at allseed masses, herbaceous species on average grow faster than woody ones. © 2013 The Author(s) Published by the RoyalSociety. Allrights reserved.","author":[{"dropping-particle":"","family":"Houghton","given":"Jennie","non-dropping-particle":"","parse-names":false,"suffix":""},{"dropping-particle":"","family":"Thompson","given":"Ken","non-dropping-particle":"","parse-names":false,"suffix":""},{"dropping-particle":"","family":"Rees","given":"Mark","non-dropping-particle":"","parse-names":false,"suffix":""}],"container-title":"Proceedings of the Royal Society B: Biological Sciences","id":"ITEM-10","issue":"1762","issued":{"date-parts":[["2013"]]},"title":"Does seed mass drive the differences in relative growth rate between growth forms?","type":"article-journal","volume":"280"},"uris":["http://www.mendeley.com/documents/?uuid=c4c07e5c-51f2-434f-912e-c2cb1b6331dc"]},{"id":"ITEM-11","itemData":{"DOI":"10.1007/s002270050107","ISSN":"00253162","abstract":"Population dynamics and production of the egg-carrying calanoid copepod Pseudodiaptomus marinus were studied for a year in Fukuyama Harbor, a eutrophic inlet of the Inland Sea of Japan. This species was perennial, with a large numerical peak in June and small peaks in September/October and November/December. During the study period, at least II generations could be detected. For each generation, the stage-specific survival from egg to Copepodite Stage (C) V was determined; it was very high during early life stages (egg to NIII), and gradually decreased beyond. On average, 94% of eggs recruited into NIII, which is strongly contrasted with very high (&gt;ca. 90%) mortality during the corresponding stages for free-spawning copepods, i.e, Acartia omnorii, Centropages abdominalis and Paracalans sp. This demonstrates that the egg-carrying strategy has a great advantage to reduce mortality in egg stage. The biomass of this species showed marked seasonal variations largely in parallel with numerical abundance. The instantaneous somatic growth rate increased linearly with temperature. The population production rate was estimated as the sum of somatic growth of larval stages and egg production of adult females; the annual integration was 51.0 mg C m-3 yr-1 or 0.38 g Cm-2 yr-1.","author":[{"dropping-particle":"","family":"Liang","given":"D.","non-dropping-particle":"","parse-names":false,"suffix":""},{"dropping-particle":"","family":"Uye","given":"S.","non-dropping-particle":"","parse-names":false,"suffix":""}],"container-title":"Marine Biology","id":"ITEM-11","issue":"3","issued":{"date-parts":[["1997"]]},"page":"415-421","title":"Population dynamics and production of the planktonic copepods in a eutrophic inlet of the Inland Sea of Japan. IV. Pseudodiaptomus marinas, the egg-carrying calanoid","type":"article-journal","volume":"128"},"uris":["http://www.mendeley.com/documents/?uuid=7f75f14a-2760-4553-b9b7-12e672aa43fc"]},{"id":"ITEM-12","itemData":{"DOI":"10.3390/w5041723","ISSN":"20734441","abstract":"To evaluate the effects of water velocity and artificial substratum characteristics on the growth rate and biomass accumulation of periphyton, an artificial stream mesocosm experiment was conducted using alternative water sources collected from the Mangwall Stream (MW), the Han River (HR), and bank filtration water (BFW) from the Han River in the Republic of Korea. The measured concentrations of organic matter and inorganic nutrients in the MW were higher than in the HR and BFW. The surface of tile is relatively smooth and nonporous, whereas the surfaces of concrete and pebble are rough with numerous isolated pores in which filamentous periphyton become immobilized against hydrodynamic shear stress and mat tensile strength. Compared with the periphyton biomass of the HR and BFW, the peak biomass in the MW was significantly higher due to higher nutrient concentrations in the MW. Reasonable linear relationships (R2 ≥ 0.69) between water velocity and total periphyton biomass/growth rate were obtained, indicating that water velocities above critical values can cause a reduction in biomass accrual. In addition, reasonable relationships (R2 ≥ 0.58) between specific surface area and total periphyton biomass were obtained for the HR and BFW, indicating that an increase in the specific surface area of the substratum can lead to an increase in periphyton biomass in a nutrient-poor water body. Principal components analysis (PCA) results indicate that nutrient concentrations were the first dominant limiting factor for the growth and accumulation of periphyton, and water velocity and the specific surface area of the substratum were determined to be potential limiting factors. Consequently, the growth rate and biomass accumulation of periphyton were considered to be a complex function of nutrient concentrations, water velocities, and substratum characteristics. © 2013 by the authors.","author":[{"dropping-particle":"","family":"Ahn","given":"Chang Hyuk","non-dropping-particle":"","parse-names":false,"suffix":""},{"dropping-particle":"","family":"Song","given":"Ho Myeon","non-dropping-particle":"","parse-names":false,"suffix":""},{"dropping-particle":"","family":"Lee","given":"Saeromi","non-dropping-particle":"","parse-names":false,"suffix":""},{"dropping-particle":"","family":"Oh","given":"Ju Hyun","non-dropping-particle":"","parse-names":false,"suffix":""},{"dropping-particle":"","family":"Ahn","given":"Hosang","non-dropping-particle":"","parse-names":false,"suffix":""},{"dropping-particle":"","family":"Park","given":"Jae Roh","non-dropping-particle":"","parse-names":false,"suffix":""},{"dropping-particle":"","family":"Lee","given":"Jung Min","non-dropping-particle":"","parse-names":false,"suffix":""},{"dropping-particle":"","family":"Joo","given":"Jin Chul","non-dropping-particle":"","parse-names":false,"suffix":""}],"container-title":"Water","id":"ITEM-12","issued":{"date-parts":[["2013"]]},"page":"1723-1740","title":"Effects of water velocity and specific surface area on filamentous periphyton biomass in an artificial stream mesocosm","type":"article-journal","volume":"5"},"uris":["http://www.mendeley.com/documents/?uuid=3a291ec1-0003-4110-b74d-c2278c6d3a3f"]},{"id":"ITEM-13","itemData":{"DOI":"10.4319/lo.2004.49.1.0051","ISSN":"00243590","abstract":"We present an analysis of the global impact of microplanktonic grazers on marine phytoplankton and its implications for remineralization processes in the microbial community. The data were obtained by an extensive literature search that yielded 788 paired rate estimates of autotrophic growth (μ) and microzooplankton grazing (m) from dilution experiments. From studies in which phytoplankton standing stock was measured in terms of carbon equivalents, we show that the production estimate from dilution experiments is a reasonable proxy (r = 0.89) for production determined by the standard 14C method. The ratio m:μ, the proportion of primary production (PP) consumed by micrograzers, shows that microzooplankton consumption is the main source of phytoplankton mortality in the oceans, accounting for 67% of phytoplankton daily growth for the full data set. This ratio varies modestly among various marine habitats and regions, with data averages ranging from 60% for coastal and estuarine environments to 70% for the open oceans, and from </w:instrText>
      </w:r>
      <w:r w:rsidR="002B1DBC">
        <w:rPr>
          <w:rFonts w:ascii="Cambria Math" w:hAnsi="Cambria Math" w:cs="Cambria Math"/>
        </w:rPr>
        <w:instrText>∼</w:instrText>
      </w:r>
      <w:r w:rsidR="002B1DBC">
        <w:instrText>59% for temperate-subpolar and polar systems to 75% for tropical-subtropical regions. Given estimates for the metabolic requirements of micrograzers and assuming they consume most bacterial production, regionally averaged estimates of the protistan respiration are 35-43% of daily PP for the first level of consumer or 49-59% of PP for three trophic transfers. The estimated contributions of microbial grazers to total community respiration are of the same magnitude as bacterial respiration. Consequently, potential ecosystem differences in micrograzer activity or trophic structure are a large uncertainty for biogeochemical models that seek to predict the microbial community role in carbon cycling from bacterial parameters alone.","author":[{"dropping-particle":"","family":"Calbet","given":"Albert","non-dropping-particle":"","parse-names":false,"suffix":""},{"dropping-particle":"","family":"Landry","given":"Michael R.","non-dropping-particle":"","parse-names":false,"suffix":""}],"container-title":"Limnology and Oceanography","id":"ITEM-13","issue":"1","issued":{"date-parts":[["2004"]]},"page":"51-57","title":"Phytoplankton growth, microzooplankton grazing, and carbon cycling in marine systems","type":"article-journal","volume":"49"},"uris":["http://www.mendeley.com/documents/?uuid=3d541104-3636-4fce-9b58-256a661c6574"]},{"id":"ITEM-14","itemData":{"DOI":"10.1080/00785326.1995.10431507","ISSN":"00785326","abstract":"Regulating mechanisms of phytoplankton growth rate and biomass were studied during two periods in March and June in a shallow (&lt; 5 m), semi-enclosed basin in the Roskilde Fjord, Denmark. Phytoplankton community net growth rate (i.e. phytoplankton growth rate - pelagic grazing rate) was quantified by following changes in chlorophyll-a concentrations in unfiltered water enclosed in 10 liter transparent bags deployed at different depths in the water column. During spring, at high nutrient concentrations phytoplankton community growth rate was positive at photon flux densities above 0.2 mol m2 d-1 and community growth approached 0.4 d-1 at ca. 3 mol m-2 d-1 (≈ surface light). During summer, the minimum photon flux density required for positive community growth rate was 2-4 mol m-2 d-1, while maximum community growth rate at ca. 15 mol m-2 d-1 varied between 0.1 and 0.6 d-1 according to the availability of inorganic nitrogen. Phytoplankton biomass in the water column increased during periods of density stratification and decreased during destratification following windy periods. The decreases of phytoplankton biomass, unaccounted for by changes in phytoplankton community growth rate, could be ascribed to the filtration of a benthic population of Mytilus edulis brought into contact with the entire phytoplankton biomass during vertical mixing events. © 1995 Taylor &amp; Francis Group, LLC.","author":[{"dropping-particle":"","family":"Møhlenberg","given":"Flemming","non-dropping-particle":"","parse-names":false,"suffix":""}],"container-title":"Ophelia","id":"ITEM-14","issue":"1","issued":{"date-parts":[["1995"]]},"page":"239-256","title":"Regulating mechanisms of phytoplankton growth and biomass in a shallow estuary","type":"article-journal","volume":"42"},"uris":["http://www.mendeley.com/documents/?uuid=758e8d9d-fb57-4218-a8d6-0abac4afb781"]}],"mendeley":{"formattedCitation":"(Reddy &amp; DeBusk 1984; Benke &amp; Jacobi 1986; Nielsen &amp; Sand-Jensen 1991; Møhlenberg 1995; Liang &amp; Uye 1997; Levang-Brilz &amp; Biondini 2003; Calbet &amp; Landry 2004; Ramírez &amp; Pringle 2006; Ahn &lt;i&gt;et al.&lt;/i&gt; 2013; Houghton &lt;i&gt;et al.&lt;/i&gt; 2013; Lankiewicz &lt;i&gt;et al.&lt;/i&gt; 2016; McConville &lt;i&gt;et al.&lt;/i&gt; 2017; Piwosz &lt;i&gt;et al.&lt;/i&gt; 2018; Schmidt &lt;i&gt;et al.&lt;/i&gt; 2019)","plainTextFormattedCitation":"(Reddy &amp; DeBusk 1984; Benke &amp; Jacobi 1986; Nielsen &amp; Sand-Jensen 1991; Møhlenberg 1995; Liang &amp; Uye 1997; Levang-Brilz &amp; Biondini 2003; Calbet &amp; Landry 2004; Ramírez &amp; Pringle 2006; Ahn et al. 2013; Houghton et al. 2013; Lankiewicz et al. 2016; McConville et al. 2017; Piwosz et al. 2018; Schmidt et al. 2019)","previouslyFormattedCitation":"(Reddy &amp; DeBusk 1984; Benke &amp; Jacobi 1986; Nielsen &amp; Sand-Jensen 1991; Møhlenberg 1995; Liang &amp; Uye 1997; Levang-Brilz &amp; Biondini 2003; Calbet &amp; Landry 2004; Ramírez &amp; Pringle 2006; Ahn &lt;i&gt;et al.&lt;/i&gt; 2013; Houghton &lt;i&gt;et al.&lt;/i&gt; 2013; Lankiewicz &lt;i&gt;et al.&lt;/i&gt; 2016; McConville &lt;i&gt;et al.&lt;/i&gt; 2017; Piwosz &lt;i&gt;et al.&lt;/i&gt; 2018; Schmidt &lt;i&gt;et al.&lt;/i&gt; 2019)"},"properties":{"noteIndex":0},"schema":"https://github.com/citation-style-language/schema/raw/master/csl-citation.json"}</w:instrText>
      </w:r>
      <w:r>
        <w:fldChar w:fldCharType="separate"/>
      </w:r>
      <w:r w:rsidR="00D730A9" w:rsidRPr="00D730A9">
        <w:rPr>
          <w:noProof/>
        </w:rPr>
        <w:t xml:space="preserve">(Reddy &amp; DeBusk 1984; Benke &amp; Jacobi 1986; Nielsen &amp; Sand-Jensen 1991; Møhlenberg 1995; Liang &amp; Uye 1997; Levang-Brilz &amp; Biondini 2003; Calbet &amp; Landry 2004; Ramírez &amp; Pringle 2006; Ahn </w:t>
      </w:r>
      <w:r w:rsidR="00D730A9" w:rsidRPr="00D730A9">
        <w:rPr>
          <w:i/>
          <w:noProof/>
        </w:rPr>
        <w:t>et al.</w:t>
      </w:r>
      <w:r w:rsidR="00D730A9" w:rsidRPr="00D730A9">
        <w:rPr>
          <w:noProof/>
        </w:rPr>
        <w:t xml:space="preserve"> 2013; Houghton </w:t>
      </w:r>
      <w:r w:rsidR="00D730A9" w:rsidRPr="00D730A9">
        <w:rPr>
          <w:i/>
          <w:noProof/>
        </w:rPr>
        <w:t>et al.</w:t>
      </w:r>
      <w:r w:rsidR="00D730A9" w:rsidRPr="00D730A9">
        <w:rPr>
          <w:noProof/>
        </w:rPr>
        <w:t xml:space="preserve"> 2013; Lankiewicz </w:t>
      </w:r>
      <w:r w:rsidR="00D730A9" w:rsidRPr="00D730A9">
        <w:rPr>
          <w:i/>
          <w:noProof/>
        </w:rPr>
        <w:t>et al.</w:t>
      </w:r>
      <w:r w:rsidR="00D730A9" w:rsidRPr="00D730A9">
        <w:rPr>
          <w:noProof/>
        </w:rPr>
        <w:t xml:space="preserve"> 2016; McConville </w:t>
      </w:r>
      <w:r w:rsidR="00D730A9" w:rsidRPr="00D730A9">
        <w:rPr>
          <w:i/>
          <w:noProof/>
        </w:rPr>
        <w:t>et al.</w:t>
      </w:r>
      <w:r w:rsidR="00D730A9" w:rsidRPr="00D730A9">
        <w:rPr>
          <w:noProof/>
        </w:rPr>
        <w:t xml:space="preserve"> 2017; Piwosz </w:t>
      </w:r>
      <w:r w:rsidR="00D730A9" w:rsidRPr="00D730A9">
        <w:rPr>
          <w:i/>
          <w:noProof/>
        </w:rPr>
        <w:t>et al.</w:t>
      </w:r>
      <w:r w:rsidR="00D730A9" w:rsidRPr="00D730A9">
        <w:rPr>
          <w:noProof/>
        </w:rPr>
        <w:t xml:space="preserve"> 2018; Schmidt </w:t>
      </w:r>
      <w:r w:rsidR="00D730A9" w:rsidRPr="00D730A9">
        <w:rPr>
          <w:i/>
          <w:noProof/>
        </w:rPr>
        <w:t>et al.</w:t>
      </w:r>
      <w:r w:rsidR="00D730A9" w:rsidRPr="00D730A9">
        <w:rPr>
          <w:noProof/>
        </w:rPr>
        <w:t xml:space="preserve"> 2019)</w:t>
      </w:r>
      <w:r>
        <w:fldChar w:fldCharType="end"/>
      </w:r>
      <w:r>
        <w:t>.</w:t>
      </w:r>
      <w:r w:rsidR="00647CE2">
        <w:t xml:space="preserve"> For summary statistics for each organism group, see </w:t>
      </w:r>
      <w:r w:rsidR="00647CE2" w:rsidRPr="00647CE2">
        <w:fldChar w:fldCharType="begin"/>
      </w:r>
      <w:r w:rsidR="00647CE2" w:rsidRPr="00647CE2">
        <w:instrText xml:space="preserve"> REF _Ref45542205 \h  \* MERGEFORMAT </w:instrText>
      </w:r>
      <w:r w:rsidR="00647CE2" w:rsidRPr="00647CE2">
        <w:fldChar w:fldCharType="separate"/>
      </w:r>
      <w:r w:rsidR="00647CE2" w:rsidRPr="00647CE2">
        <w:t xml:space="preserve">Table S </w:t>
      </w:r>
      <w:r w:rsidR="00647CE2" w:rsidRPr="00647CE2">
        <w:rPr>
          <w:noProof/>
        </w:rPr>
        <w:t>4</w:t>
      </w:r>
      <w:r w:rsidR="00647CE2" w:rsidRPr="00647CE2">
        <w:fldChar w:fldCharType="end"/>
      </w:r>
      <w:r w:rsidR="00647CE2" w:rsidRPr="00647CE2">
        <w:t>.</w:t>
      </w:r>
    </w:p>
    <w:tbl>
      <w:tblPr>
        <w:tblW w:w="14202" w:type="dxa"/>
        <w:tblLook w:val="04A0" w:firstRow="1" w:lastRow="0" w:firstColumn="1" w:lastColumn="0" w:noHBand="0" w:noVBand="1"/>
      </w:tblPr>
      <w:tblGrid>
        <w:gridCol w:w="1640"/>
        <w:gridCol w:w="1200"/>
        <w:gridCol w:w="955"/>
        <w:gridCol w:w="3523"/>
        <w:gridCol w:w="4184"/>
        <w:gridCol w:w="1600"/>
        <w:gridCol w:w="1100"/>
      </w:tblGrid>
      <w:tr w:rsidR="00363C65" w:rsidRPr="00363C65" w14:paraId="0EEFDD20" w14:textId="77777777" w:rsidTr="00363C65">
        <w:trPr>
          <w:trHeight w:val="220"/>
        </w:trPr>
        <w:tc>
          <w:tcPr>
            <w:tcW w:w="1640" w:type="dxa"/>
            <w:tcBorders>
              <w:top w:val="nil"/>
              <w:left w:val="nil"/>
              <w:bottom w:val="single" w:sz="4" w:space="0" w:color="auto"/>
              <w:right w:val="nil"/>
            </w:tcBorders>
            <w:shd w:val="clear" w:color="auto" w:fill="auto"/>
            <w:noWrap/>
            <w:vAlign w:val="bottom"/>
            <w:hideMark/>
          </w:tcPr>
          <w:p w14:paraId="092DD216" w14:textId="77777777" w:rsidR="00363C65" w:rsidRPr="00363C65" w:rsidRDefault="00363C65" w:rsidP="00363C65">
            <w:pPr>
              <w:rPr>
                <w:rFonts w:ascii="Calibri" w:hAnsi="Calibri" w:cs="Calibri"/>
                <w:b/>
                <w:bCs/>
                <w:color w:val="000000"/>
                <w:sz w:val="16"/>
                <w:szCs w:val="16"/>
              </w:rPr>
            </w:pPr>
            <w:proofErr w:type="spellStart"/>
            <w:r w:rsidRPr="00363C65">
              <w:rPr>
                <w:rFonts w:ascii="Calibri" w:hAnsi="Calibri" w:cs="Calibri"/>
                <w:b/>
                <w:bCs/>
                <w:color w:val="000000"/>
                <w:sz w:val="16"/>
                <w:szCs w:val="16"/>
              </w:rPr>
              <w:t>Organism</w:t>
            </w:r>
            <w:proofErr w:type="spellEnd"/>
          </w:p>
        </w:tc>
        <w:tc>
          <w:tcPr>
            <w:tcW w:w="1200" w:type="dxa"/>
            <w:tcBorders>
              <w:top w:val="nil"/>
              <w:left w:val="nil"/>
              <w:bottom w:val="single" w:sz="4" w:space="0" w:color="auto"/>
              <w:right w:val="nil"/>
            </w:tcBorders>
            <w:shd w:val="clear" w:color="auto" w:fill="auto"/>
            <w:noWrap/>
            <w:vAlign w:val="bottom"/>
            <w:hideMark/>
          </w:tcPr>
          <w:p w14:paraId="3DE15CF3" w14:textId="77777777" w:rsidR="00363C65" w:rsidRPr="00363C65" w:rsidRDefault="00363C65" w:rsidP="00363C65">
            <w:pPr>
              <w:rPr>
                <w:rFonts w:ascii="Calibri" w:hAnsi="Calibri" w:cs="Calibri"/>
                <w:b/>
                <w:bCs/>
                <w:color w:val="000000"/>
                <w:sz w:val="16"/>
                <w:szCs w:val="16"/>
              </w:rPr>
            </w:pPr>
            <w:r w:rsidRPr="00363C65">
              <w:rPr>
                <w:rFonts w:ascii="Calibri" w:hAnsi="Calibri" w:cs="Calibri"/>
                <w:b/>
                <w:bCs/>
                <w:color w:val="000000"/>
                <w:sz w:val="16"/>
                <w:szCs w:val="16"/>
              </w:rPr>
              <w:t xml:space="preserve">Org. </w:t>
            </w:r>
            <w:proofErr w:type="spellStart"/>
            <w:r w:rsidRPr="00363C65">
              <w:rPr>
                <w:rFonts w:ascii="Calibri" w:hAnsi="Calibri" w:cs="Calibri"/>
                <w:b/>
                <w:bCs/>
                <w:color w:val="000000"/>
                <w:sz w:val="16"/>
                <w:szCs w:val="16"/>
              </w:rPr>
              <w:t>estimate</w:t>
            </w:r>
            <w:proofErr w:type="spellEnd"/>
          </w:p>
        </w:tc>
        <w:tc>
          <w:tcPr>
            <w:tcW w:w="955" w:type="dxa"/>
            <w:tcBorders>
              <w:top w:val="nil"/>
              <w:left w:val="nil"/>
              <w:bottom w:val="single" w:sz="4" w:space="0" w:color="auto"/>
              <w:right w:val="nil"/>
            </w:tcBorders>
            <w:shd w:val="clear" w:color="auto" w:fill="auto"/>
            <w:noWrap/>
            <w:vAlign w:val="bottom"/>
            <w:hideMark/>
          </w:tcPr>
          <w:p w14:paraId="09B7B0A5" w14:textId="77777777" w:rsidR="00363C65" w:rsidRPr="00363C65" w:rsidRDefault="00363C65" w:rsidP="00363C65">
            <w:pPr>
              <w:rPr>
                <w:rFonts w:ascii="Calibri" w:hAnsi="Calibri" w:cs="Calibri"/>
                <w:b/>
                <w:bCs/>
                <w:color w:val="000000"/>
                <w:sz w:val="16"/>
                <w:szCs w:val="16"/>
              </w:rPr>
            </w:pPr>
            <w:r w:rsidRPr="00363C65">
              <w:rPr>
                <w:rFonts w:ascii="Calibri" w:hAnsi="Calibri" w:cs="Calibri"/>
                <w:b/>
                <w:bCs/>
                <w:color w:val="000000"/>
                <w:sz w:val="16"/>
                <w:szCs w:val="16"/>
              </w:rPr>
              <w:t xml:space="preserve">Org. </w:t>
            </w:r>
            <w:proofErr w:type="spellStart"/>
            <w:r w:rsidRPr="00363C65">
              <w:rPr>
                <w:rFonts w:ascii="Calibri" w:hAnsi="Calibri" w:cs="Calibri"/>
                <w:b/>
                <w:bCs/>
                <w:color w:val="000000"/>
                <w:sz w:val="16"/>
                <w:szCs w:val="16"/>
              </w:rPr>
              <w:t>unit</w:t>
            </w:r>
            <w:proofErr w:type="spellEnd"/>
          </w:p>
        </w:tc>
        <w:tc>
          <w:tcPr>
            <w:tcW w:w="3523" w:type="dxa"/>
            <w:tcBorders>
              <w:top w:val="nil"/>
              <w:left w:val="nil"/>
              <w:bottom w:val="single" w:sz="4" w:space="0" w:color="auto"/>
              <w:right w:val="nil"/>
            </w:tcBorders>
            <w:shd w:val="clear" w:color="auto" w:fill="auto"/>
            <w:noWrap/>
            <w:vAlign w:val="bottom"/>
            <w:hideMark/>
          </w:tcPr>
          <w:p w14:paraId="67005FAA" w14:textId="77777777" w:rsidR="00363C65" w:rsidRPr="00363C65" w:rsidRDefault="00363C65" w:rsidP="00363C65">
            <w:pPr>
              <w:rPr>
                <w:rFonts w:ascii="Calibri" w:hAnsi="Calibri" w:cs="Calibri"/>
                <w:b/>
                <w:bCs/>
                <w:color w:val="000000"/>
                <w:sz w:val="16"/>
                <w:szCs w:val="16"/>
              </w:rPr>
            </w:pPr>
            <w:r w:rsidRPr="00363C65">
              <w:rPr>
                <w:rFonts w:ascii="Calibri" w:hAnsi="Calibri" w:cs="Calibri"/>
                <w:b/>
                <w:bCs/>
                <w:color w:val="000000"/>
                <w:sz w:val="16"/>
                <w:szCs w:val="16"/>
              </w:rPr>
              <w:t>Treatment</w:t>
            </w:r>
          </w:p>
        </w:tc>
        <w:tc>
          <w:tcPr>
            <w:tcW w:w="4184" w:type="dxa"/>
            <w:tcBorders>
              <w:top w:val="nil"/>
              <w:left w:val="nil"/>
              <w:bottom w:val="single" w:sz="4" w:space="0" w:color="auto"/>
              <w:right w:val="nil"/>
            </w:tcBorders>
            <w:shd w:val="clear" w:color="auto" w:fill="auto"/>
            <w:noWrap/>
            <w:vAlign w:val="bottom"/>
            <w:hideMark/>
          </w:tcPr>
          <w:p w14:paraId="1462DFAB" w14:textId="77777777" w:rsidR="00363C65" w:rsidRPr="00363C65" w:rsidRDefault="00363C65" w:rsidP="00363C65">
            <w:pPr>
              <w:rPr>
                <w:rFonts w:ascii="Calibri" w:hAnsi="Calibri" w:cs="Calibri"/>
                <w:b/>
                <w:bCs/>
                <w:color w:val="000000"/>
                <w:sz w:val="16"/>
                <w:szCs w:val="16"/>
              </w:rPr>
            </w:pPr>
            <w:r w:rsidRPr="00363C65">
              <w:rPr>
                <w:rFonts w:ascii="Calibri" w:hAnsi="Calibri" w:cs="Calibri"/>
                <w:b/>
                <w:bCs/>
                <w:color w:val="000000"/>
                <w:sz w:val="16"/>
                <w:szCs w:val="16"/>
              </w:rPr>
              <w:t xml:space="preserve">Org. </w:t>
            </w:r>
            <w:proofErr w:type="spellStart"/>
            <w:r w:rsidRPr="00363C65">
              <w:rPr>
                <w:rFonts w:ascii="Calibri" w:hAnsi="Calibri" w:cs="Calibri"/>
                <w:b/>
                <w:bCs/>
                <w:color w:val="000000"/>
                <w:sz w:val="16"/>
                <w:szCs w:val="16"/>
              </w:rPr>
              <w:t>measure</w:t>
            </w:r>
            <w:proofErr w:type="spellEnd"/>
          </w:p>
        </w:tc>
        <w:tc>
          <w:tcPr>
            <w:tcW w:w="1600" w:type="dxa"/>
            <w:tcBorders>
              <w:top w:val="nil"/>
              <w:left w:val="nil"/>
              <w:bottom w:val="single" w:sz="4" w:space="0" w:color="auto"/>
              <w:right w:val="nil"/>
            </w:tcBorders>
            <w:shd w:val="clear" w:color="auto" w:fill="auto"/>
            <w:noWrap/>
            <w:vAlign w:val="bottom"/>
            <w:hideMark/>
          </w:tcPr>
          <w:p w14:paraId="302B4D9B" w14:textId="77777777" w:rsidR="00363C65" w:rsidRPr="00363C65" w:rsidRDefault="00363C65" w:rsidP="00363C65">
            <w:pPr>
              <w:rPr>
                <w:rFonts w:ascii="Calibri" w:hAnsi="Calibri" w:cs="Calibri"/>
                <w:b/>
                <w:bCs/>
                <w:color w:val="000000"/>
                <w:sz w:val="16"/>
                <w:szCs w:val="16"/>
              </w:rPr>
            </w:pPr>
            <w:r w:rsidRPr="00363C65">
              <w:rPr>
                <w:rFonts w:ascii="Calibri" w:hAnsi="Calibri" w:cs="Calibri"/>
                <w:b/>
                <w:bCs/>
                <w:color w:val="000000"/>
                <w:sz w:val="16"/>
                <w:szCs w:val="16"/>
              </w:rPr>
              <w:t>Reference</w:t>
            </w:r>
          </w:p>
        </w:tc>
        <w:tc>
          <w:tcPr>
            <w:tcW w:w="1100" w:type="dxa"/>
            <w:tcBorders>
              <w:top w:val="nil"/>
              <w:left w:val="nil"/>
              <w:bottom w:val="single" w:sz="4" w:space="0" w:color="auto"/>
              <w:right w:val="nil"/>
            </w:tcBorders>
            <w:shd w:val="clear" w:color="auto" w:fill="auto"/>
            <w:noWrap/>
            <w:vAlign w:val="bottom"/>
            <w:hideMark/>
          </w:tcPr>
          <w:p w14:paraId="084D0CC7" w14:textId="77777777" w:rsidR="00363C65" w:rsidRPr="00363C65" w:rsidRDefault="00363C65" w:rsidP="00363C65">
            <w:pPr>
              <w:rPr>
                <w:rFonts w:ascii="Calibri" w:hAnsi="Calibri" w:cs="Calibri"/>
                <w:b/>
                <w:bCs/>
                <w:color w:val="000000"/>
                <w:sz w:val="16"/>
                <w:szCs w:val="16"/>
              </w:rPr>
            </w:pPr>
            <w:proofErr w:type="spellStart"/>
            <w:r w:rsidRPr="00363C65">
              <w:rPr>
                <w:rFonts w:ascii="Calibri" w:hAnsi="Calibri" w:cs="Calibri"/>
                <w:b/>
                <w:bCs/>
                <w:color w:val="000000"/>
                <w:sz w:val="16"/>
                <w:szCs w:val="16"/>
              </w:rPr>
              <w:t>Conv</w:t>
            </w:r>
            <w:proofErr w:type="spellEnd"/>
            <w:r w:rsidRPr="00363C65">
              <w:rPr>
                <w:rFonts w:ascii="Calibri" w:hAnsi="Calibri" w:cs="Calibri"/>
                <w:b/>
                <w:bCs/>
                <w:color w:val="000000"/>
                <w:sz w:val="16"/>
                <w:szCs w:val="16"/>
              </w:rPr>
              <w:t xml:space="preserve">. </w:t>
            </w:r>
            <w:proofErr w:type="spellStart"/>
            <w:r w:rsidRPr="00363C65">
              <w:rPr>
                <w:rFonts w:ascii="Calibri" w:hAnsi="Calibri" w:cs="Calibri"/>
                <w:b/>
                <w:bCs/>
                <w:color w:val="000000"/>
                <w:sz w:val="16"/>
                <w:szCs w:val="16"/>
              </w:rPr>
              <w:t>estimate</w:t>
            </w:r>
            <w:proofErr w:type="spellEnd"/>
          </w:p>
        </w:tc>
      </w:tr>
      <w:tr w:rsidR="00363C65" w:rsidRPr="00363C65" w14:paraId="2B6351DB" w14:textId="77777777" w:rsidTr="00363C65">
        <w:trPr>
          <w:trHeight w:val="120"/>
        </w:trPr>
        <w:tc>
          <w:tcPr>
            <w:tcW w:w="1640" w:type="dxa"/>
            <w:tcBorders>
              <w:top w:val="nil"/>
              <w:left w:val="nil"/>
              <w:bottom w:val="nil"/>
              <w:right w:val="nil"/>
            </w:tcBorders>
            <w:shd w:val="clear" w:color="auto" w:fill="auto"/>
            <w:noWrap/>
            <w:vAlign w:val="bottom"/>
            <w:hideMark/>
          </w:tcPr>
          <w:p w14:paraId="2302DC42" w14:textId="77777777" w:rsidR="00363C65" w:rsidRPr="00363C65" w:rsidRDefault="00363C65" w:rsidP="00363C65">
            <w:pPr>
              <w:rPr>
                <w:rFonts w:ascii="Calibri" w:hAnsi="Calibri" w:cs="Calibri"/>
                <w:b/>
                <w:bCs/>
                <w:color w:val="000000"/>
                <w:sz w:val="16"/>
                <w:szCs w:val="16"/>
              </w:rPr>
            </w:pPr>
          </w:p>
        </w:tc>
        <w:tc>
          <w:tcPr>
            <w:tcW w:w="1200" w:type="dxa"/>
            <w:tcBorders>
              <w:top w:val="nil"/>
              <w:left w:val="nil"/>
              <w:bottom w:val="nil"/>
              <w:right w:val="nil"/>
            </w:tcBorders>
            <w:shd w:val="clear" w:color="auto" w:fill="auto"/>
            <w:noWrap/>
            <w:vAlign w:val="bottom"/>
            <w:hideMark/>
          </w:tcPr>
          <w:p w14:paraId="3FC89C54" w14:textId="77777777" w:rsidR="00363C65" w:rsidRPr="00363C65" w:rsidRDefault="00363C65" w:rsidP="00363C65">
            <w:pPr>
              <w:rPr>
                <w:sz w:val="20"/>
                <w:szCs w:val="20"/>
              </w:rPr>
            </w:pPr>
          </w:p>
        </w:tc>
        <w:tc>
          <w:tcPr>
            <w:tcW w:w="955" w:type="dxa"/>
            <w:tcBorders>
              <w:top w:val="nil"/>
              <w:left w:val="nil"/>
              <w:bottom w:val="nil"/>
              <w:right w:val="nil"/>
            </w:tcBorders>
            <w:shd w:val="clear" w:color="auto" w:fill="auto"/>
            <w:noWrap/>
            <w:vAlign w:val="bottom"/>
            <w:hideMark/>
          </w:tcPr>
          <w:p w14:paraId="0E221FE1" w14:textId="77777777" w:rsidR="00363C65" w:rsidRPr="00363C65" w:rsidRDefault="00363C65" w:rsidP="00363C65">
            <w:pPr>
              <w:rPr>
                <w:sz w:val="20"/>
                <w:szCs w:val="20"/>
              </w:rPr>
            </w:pPr>
          </w:p>
        </w:tc>
        <w:tc>
          <w:tcPr>
            <w:tcW w:w="3523" w:type="dxa"/>
            <w:tcBorders>
              <w:top w:val="nil"/>
              <w:left w:val="nil"/>
              <w:bottom w:val="nil"/>
              <w:right w:val="nil"/>
            </w:tcBorders>
            <w:shd w:val="clear" w:color="auto" w:fill="auto"/>
            <w:noWrap/>
            <w:vAlign w:val="bottom"/>
            <w:hideMark/>
          </w:tcPr>
          <w:p w14:paraId="4E2DBAA7" w14:textId="77777777" w:rsidR="00363C65" w:rsidRPr="00363C65" w:rsidRDefault="00363C65" w:rsidP="00363C65">
            <w:pPr>
              <w:rPr>
                <w:sz w:val="20"/>
                <w:szCs w:val="20"/>
              </w:rPr>
            </w:pPr>
          </w:p>
        </w:tc>
        <w:tc>
          <w:tcPr>
            <w:tcW w:w="4184" w:type="dxa"/>
            <w:tcBorders>
              <w:top w:val="nil"/>
              <w:left w:val="nil"/>
              <w:bottom w:val="nil"/>
              <w:right w:val="nil"/>
            </w:tcBorders>
            <w:shd w:val="clear" w:color="auto" w:fill="auto"/>
            <w:noWrap/>
            <w:vAlign w:val="bottom"/>
            <w:hideMark/>
          </w:tcPr>
          <w:p w14:paraId="4B5E702F" w14:textId="77777777" w:rsidR="00363C65" w:rsidRPr="00363C65" w:rsidRDefault="00363C65" w:rsidP="00363C65">
            <w:pPr>
              <w:rPr>
                <w:sz w:val="20"/>
                <w:szCs w:val="20"/>
              </w:rPr>
            </w:pPr>
          </w:p>
        </w:tc>
        <w:tc>
          <w:tcPr>
            <w:tcW w:w="1600" w:type="dxa"/>
            <w:tcBorders>
              <w:top w:val="nil"/>
              <w:left w:val="nil"/>
              <w:bottom w:val="nil"/>
              <w:right w:val="nil"/>
            </w:tcBorders>
            <w:shd w:val="clear" w:color="auto" w:fill="auto"/>
            <w:noWrap/>
            <w:vAlign w:val="bottom"/>
            <w:hideMark/>
          </w:tcPr>
          <w:p w14:paraId="01029AE9" w14:textId="77777777" w:rsidR="00363C65" w:rsidRPr="00363C65" w:rsidRDefault="00363C65" w:rsidP="00363C65">
            <w:pPr>
              <w:rPr>
                <w:sz w:val="20"/>
                <w:szCs w:val="20"/>
              </w:rPr>
            </w:pPr>
          </w:p>
        </w:tc>
        <w:tc>
          <w:tcPr>
            <w:tcW w:w="1100" w:type="dxa"/>
            <w:tcBorders>
              <w:top w:val="nil"/>
              <w:left w:val="nil"/>
              <w:bottom w:val="nil"/>
              <w:right w:val="nil"/>
            </w:tcBorders>
            <w:shd w:val="clear" w:color="auto" w:fill="auto"/>
            <w:noWrap/>
            <w:vAlign w:val="bottom"/>
            <w:hideMark/>
          </w:tcPr>
          <w:p w14:paraId="5BFD9C55" w14:textId="77777777" w:rsidR="00363C65" w:rsidRPr="00363C65" w:rsidRDefault="00363C65" w:rsidP="00363C65">
            <w:pPr>
              <w:rPr>
                <w:sz w:val="20"/>
                <w:szCs w:val="20"/>
              </w:rPr>
            </w:pPr>
          </w:p>
        </w:tc>
      </w:tr>
      <w:tr w:rsidR="00363C65" w:rsidRPr="00363C65" w14:paraId="0766A68B" w14:textId="77777777" w:rsidTr="00363C65">
        <w:trPr>
          <w:trHeight w:val="220"/>
        </w:trPr>
        <w:tc>
          <w:tcPr>
            <w:tcW w:w="1640" w:type="dxa"/>
            <w:tcBorders>
              <w:top w:val="nil"/>
              <w:left w:val="nil"/>
              <w:bottom w:val="nil"/>
              <w:right w:val="nil"/>
            </w:tcBorders>
            <w:shd w:val="clear" w:color="auto" w:fill="auto"/>
            <w:noWrap/>
            <w:vAlign w:val="bottom"/>
            <w:hideMark/>
          </w:tcPr>
          <w:p w14:paraId="1C480FD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microbes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13952179"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1.12</w:t>
            </w:r>
          </w:p>
        </w:tc>
        <w:tc>
          <w:tcPr>
            <w:tcW w:w="955" w:type="dxa"/>
            <w:tcBorders>
              <w:top w:val="nil"/>
              <w:left w:val="nil"/>
              <w:bottom w:val="nil"/>
              <w:right w:val="nil"/>
            </w:tcBorders>
            <w:shd w:val="clear" w:color="auto" w:fill="auto"/>
            <w:noWrap/>
            <w:vAlign w:val="bottom"/>
            <w:hideMark/>
          </w:tcPr>
          <w:p w14:paraId="5B31DB6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22BBAE7B" w14:textId="77777777"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'initial rate in bacterivore-free treatment'</w:t>
            </w:r>
          </w:p>
        </w:tc>
        <w:tc>
          <w:tcPr>
            <w:tcW w:w="4184" w:type="dxa"/>
            <w:tcBorders>
              <w:top w:val="nil"/>
              <w:left w:val="nil"/>
              <w:bottom w:val="nil"/>
              <w:right w:val="nil"/>
            </w:tcBorders>
            <w:shd w:val="clear" w:color="auto" w:fill="auto"/>
            <w:noWrap/>
            <w:vAlign w:val="bottom"/>
            <w:hideMark/>
          </w:tcPr>
          <w:p w14:paraId="15215BE9"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Specific</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3BCFA81A"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'Piwosz2018'</w:t>
            </w:r>
          </w:p>
        </w:tc>
        <w:tc>
          <w:tcPr>
            <w:tcW w:w="1100" w:type="dxa"/>
            <w:tcBorders>
              <w:top w:val="nil"/>
              <w:left w:val="nil"/>
              <w:bottom w:val="nil"/>
              <w:right w:val="nil"/>
            </w:tcBorders>
            <w:shd w:val="clear" w:color="auto" w:fill="auto"/>
            <w:noWrap/>
            <w:vAlign w:val="bottom"/>
            <w:hideMark/>
          </w:tcPr>
          <w:p w14:paraId="2870B89A"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371D6E24" w14:textId="77777777" w:rsidTr="00363C65">
        <w:trPr>
          <w:trHeight w:val="220"/>
        </w:trPr>
        <w:tc>
          <w:tcPr>
            <w:tcW w:w="1640" w:type="dxa"/>
            <w:tcBorders>
              <w:top w:val="nil"/>
              <w:left w:val="nil"/>
              <w:bottom w:val="nil"/>
              <w:right w:val="nil"/>
            </w:tcBorders>
            <w:shd w:val="clear" w:color="auto" w:fill="auto"/>
            <w:noWrap/>
            <w:vAlign w:val="bottom"/>
            <w:hideMark/>
          </w:tcPr>
          <w:p w14:paraId="080FD7A0"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microbes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2CFC048"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0.88</w:t>
            </w:r>
          </w:p>
        </w:tc>
        <w:tc>
          <w:tcPr>
            <w:tcW w:w="955" w:type="dxa"/>
            <w:tcBorders>
              <w:top w:val="nil"/>
              <w:left w:val="nil"/>
              <w:bottom w:val="nil"/>
              <w:right w:val="nil"/>
            </w:tcBorders>
            <w:shd w:val="clear" w:color="auto" w:fill="auto"/>
            <w:noWrap/>
            <w:vAlign w:val="bottom"/>
            <w:hideMark/>
          </w:tcPr>
          <w:p w14:paraId="57107BF9"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2E70D5ED" w14:textId="77777777"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'long-term rate in bacterivore-free treatment'</w:t>
            </w:r>
          </w:p>
        </w:tc>
        <w:tc>
          <w:tcPr>
            <w:tcW w:w="4184" w:type="dxa"/>
            <w:tcBorders>
              <w:top w:val="nil"/>
              <w:left w:val="nil"/>
              <w:bottom w:val="nil"/>
              <w:right w:val="nil"/>
            </w:tcBorders>
            <w:shd w:val="clear" w:color="auto" w:fill="auto"/>
            <w:noWrap/>
            <w:vAlign w:val="bottom"/>
            <w:hideMark/>
          </w:tcPr>
          <w:p w14:paraId="39CBB01A"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Specific</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562FA877"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'Piwosz2018'</w:t>
            </w:r>
          </w:p>
        </w:tc>
        <w:tc>
          <w:tcPr>
            <w:tcW w:w="1100" w:type="dxa"/>
            <w:tcBorders>
              <w:top w:val="nil"/>
              <w:left w:val="nil"/>
              <w:bottom w:val="nil"/>
              <w:right w:val="nil"/>
            </w:tcBorders>
            <w:shd w:val="clear" w:color="auto" w:fill="auto"/>
            <w:noWrap/>
            <w:vAlign w:val="bottom"/>
            <w:hideMark/>
          </w:tcPr>
          <w:p w14:paraId="7D5EC0F5"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7A305748" w14:textId="77777777" w:rsidTr="00363C65">
        <w:trPr>
          <w:trHeight w:val="220"/>
        </w:trPr>
        <w:tc>
          <w:tcPr>
            <w:tcW w:w="1640" w:type="dxa"/>
            <w:tcBorders>
              <w:top w:val="nil"/>
              <w:left w:val="nil"/>
              <w:bottom w:val="nil"/>
              <w:right w:val="nil"/>
            </w:tcBorders>
            <w:shd w:val="clear" w:color="auto" w:fill="auto"/>
            <w:noWrap/>
            <w:vAlign w:val="bottom"/>
            <w:hideMark/>
          </w:tcPr>
          <w:p w14:paraId="7F172DB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microbes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3741F976"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0.4</w:t>
            </w:r>
          </w:p>
        </w:tc>
        <w:tc>
          <w:tcPr>
            <w:tcW w:w="955" w:type="dxa"/>
            <w:tcBorders>
              <w:top w:val="nil"/>
              <w:left w:val="nil"/>
              <w:bottom w:val="nil"/>
              <w:right w:val="nil"/>
            </w:tcBorders>
            <w:shd w:val="clear" w:color="auto" w:fill="auto"/>
            <w:noWrap/>
            <w:vAlign w:val="bottom"/>
            <w:hideMark/>
          </w:tcPr>
          <w:p w14:paraId="790BE307"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58118877" w14:textId="77777777"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'exponential phase, Ca. P.'</w:t>
            </w:r>
          </w:p>
        </w:tc>
        <w:tc>
          <w:tcPr>
            <w:tcW w:w="4184" w:type="dxa"/>
            <w:tcBorders>
              <w:top w:val="nil"/>
              <w:left w:val="nil"/>
              <w:bottom w:val="nil"/>
              <w:right w:val="nil"/>
            </w:tcBorders>
            <w:shd w:val="clear" w:color="auto" w:fill="auto"/>
            <w:noWrap/>
            <w:vAlign w:val="bottom"/>
            <w:hideMark/>
          </w:tcPr>
          <w:p w14:paraId="33AD2010"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 xml:space="preserve">'Maximum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13B3CFB2"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'Lankiewicz2016'</w:t>
            </w:r>
          </w:p>
        </w:tc>
        <w:tc>
          <w:tcPr>
            <w:tcW w:w="1100" w:type="dxa"/>
            <w:tcBorders>
              <w:top w:val="nil"/>
              <w:left w:val="nil"/>
              <w:bottom w:val="nil"/>
              <w:right w:val="nil"/>
            </w:tcBorders>
            <w:shd w:val="clear" w:color="auto" w:fill="auto"/>
            <w:noWrap/>
            <w:vAlign w:val="bottom"/>
            <w:hideMark/>
          </w:tcPr>
          <w:p w14:paraId="743396E2"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2CBD6B6E" w14:textId="77777777" w:rsidTr="00363C65">
        <w:trPr>
          <w:trHeight w:val="220"/>
        </w:trPr>
        <w:tc>
          <w:tcPr>
            <w:tcW w:w="1640" w:type="dxa"/>
            <w:tcBorders>
              <w:top w:val="nil"/>
              <w:left w:val="nil"/>
              <w:bottom w:val="nil"/>
              <w:right w:val="nil"/>
            </w:tcBorders>
            <w:shd w:val="clear" w:color="auto" w:fill="auto"/>
            <w:noWrap/>
            <w:vAlign w:val="bottom"/>
            <w:hideMark/>
          </w:tcPr>
          <w:p w14:paraId="2B9156AD"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microbes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01B6E585"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1</w:t>
            </w:r>
          </w:p>
        </w:tc>
        <w:tc>
          <w:tcPr>
            <w:tcW w:w="955" w:type="dxa"/>
            <w:tcBorders>
              <w:top w:val="nil"/>
              <w:left w:val="nil"/>
              <w:bottom w:val="nil"/>
              <w:right w:val="nil"/>
            </w:tcBorders>
            <w:shd w:val="clear" w:color="auto" w:fill="auto"/>
            <w:noWrap/>
            <w:vAlign w:val="bottom"/>
            <w:hideMark/>
          </w:tcPr>
          <w:p w14:paraId="608FDB6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09E1188D"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exponential</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phase</w:t>
            </w:r>
            <w:proofErr w:type="spellEnd"/>
            <w:r w:rsidRPr="00363C65">
              <w:rPr>
                <w:rFonts w:ascii="Calibri" w:hAnsi="Calibri" w:cs="Calibri"/>
                <w:color w:val="000000"/>
                <w:sz w:val="16"/>
                <w:szCs w:val="16"/>
              </w:rPr>
              <w:t>, SAR92'</w:t>
            </w:r>
          </w:p>
        </w:tc>
        <w:tc>
          <w:tcPr>
            <w:tcW w:w="4184" w:type="dxa"/>
            <w:tcBorders>
              <w:top w:val="nil"/>
              <w:left w:val="nil"/>
              <w:bottom w:val="nil"/>
              <w:right w:val="nil"/>
            </w:tcBorders>
            <w:shd w:val="clear" w:color="auto" w:fill="auto"/>
            <w:noWrap/>
            <w:vAlign w:val="bottom"/>
            <w:hideMark/>
          </w:tcPr>
          <w:p w14:paraId="1B7795B1"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 xml:space="preserve">'Maximum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55B6712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'Lankiewicz2016'</w:t>
            </w:r>
          </w:p>
        </w:tc>
        <w:tc>
          <w:tcPr>
            <w:tcW w:w="1100" w:type="dxa"/>
            <w:tcBorders>
              <w:top w:val="nil"/>
              <w:left w:val="nil"/>
              <w:bottom w:val="nil"/>
              <w:right w:val="nil"/>
            </w:tcBorders>
            <w:shd w:val="clear" w:color="auto" w:fill="auto"/>
            <w:noWrap/>
            <w:vAlign w:val="bottom"/>
            <w:hideMark/>
          </w:tcPr>
          <w:p w14:paraId="5320CF4C"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24254641" w14:textId="77777777" w:rsidTr="00363C65">
        <w:trPr>
          <w:trHeight w:val="220"/>
        </w:trPr>
        <w:tc>
          <w:tcPr>
            <w:tcW w:w="1640" w:type="dxa"/>
            <w:tcBorders>
              <w:top w:val="nil"/>
              <w:left w:val="nil"/>
              <w:bottom w:val="nil"/>
              <w:right w:val="nil"/>
            </w:tcBorders>
            <w:shd w:val="clear" w:color="auto" w:fill="auto"/>
            <w:noWrap/>
            <w:vAlign w:val="bottom"/>
            <w:hideMark/>
          </w:tcPr>
          <w:p w14:paraId="79CF261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microbes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1AF6077F"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2.1</w:t>
            </w:r>
          </w:p>
        </w:tc>
        <w:tc>
          <w:tcPr>
            <w:tcW w:w="955" w:type="dxa"/>
            <w:tcBorders>
              <w:top w:val="nil"/>
              <w:left w:val="nil"/>
              <w:bottom w:val="nil"/>
              <w:right w:val="nil"/>
            </w:tcBorders>
            <w:shd w:val="clear" w:color="auto" w:fill="auto"/>
            <w:noWrap/>
            <w:vAlign w:val="bottom"/>
            <w:hideMark/>
          </w:tcPr>
          <w:p w14:paraId="6B8A4869"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3308C39B"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exponential</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phase</w:t>
            </w:r>
            <w:proofErr w:type="spellEnd"/>
            <w:r w:rsidRPr="00363C65">
              <w:rPr>
                <w:rFonts w:ascii="Calibri" w:hAnsi="Calibri" w:cs="Calibri"/>
                <w:color w:val="000000"/>
                <w:sz w:val="16"/>
                <w:szCs w:val="16"/>
              </w:rPr>
              <w:t xml:space="preserve">, R. </w:t>
            </w:r>
            <w:proofErr w:type="spellStart"/>
            <w:r w:rsidRPr="00363C65">
              <w:rPr>
                <w:rFonts w:ascii="Calibri" w:hAnsi="Calibri" w:cs="Calibri"/>
                <w:color w:val="000000"/>
                <w:sz w:val="16"/>
                <w:szCs w:val="16"/>
              </w:rPr>
              <w:t>pomer</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7244D4AB"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 xml:space="preserve">'Maximum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559F8946"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'Lankiewicz2016'</w:t>
            </w:r>
          </w:p>
        </w:tc>
        <w:tc>
          <w:tcPr>
            <w:tcW w:w="1100" w:type="dxa"/>
            <w:tcBorders>
              <w:top w:val="nil"/>
              <w:left w:val="nil"/>
              <w:bottom w:val="nil"/>
              <w:right w:val="nil"/>
            </w:tcBorders>
            <w:shd w:val="clear" w:color="auto" w:fill="auto"/>
            <w:noWrap/>
            <w:vAlign w:val="bottom"/>
            <w:hideMark/>
          </w:tcPr>
          <w:p w14:paraId="646224A9"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715066FB" w14:textId="77777777" w:rsidTr="00363C65">
        <w:trPr>
          <w:trHeight w:val="220"/>
        </w:trPr>
        <w:tc>
          <w:tcPr>
            <w:tcW w:w="1640" w:type="dxa"/>
            <w:tcBorders>
              <w:top w:val="nil"/>
              <w:left w:val="nil"/>
              <w:bottom w:val="nil"/>
              <w:right w:val="nil"/>
            </w:tcBorders>
            <w:shd w:val="clear" w:color="auto" w:fill="auto"/>
            <w:noWrap/>
            <w:vAlign w:val="bottom"/>
            <w:hideMark/>
          </w:tcPr>
          <w:p w14:paraId="450503C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microbes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C6FC7A8"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6.2</w:t>
            </w:r>
          </w:p>
        </w:tc>
        <w:tc>
          <w:tcPr>
            <w:tcW w:w="955" w:type="dxa"/>
            <w:tcBorders>
              <w:top w:val="nil"/>
              <w:left w:val="nil"/>
              <w:bottom w:val="nil"/>
              <w:right w:val="nil"/>
            </w:tcBorders>
            <w:shd w:val="clear" w:color="auto" w:fill="auto"/>
            <w:noWrap/>
            <w:vAlign w:val="bottom"/>
            <w:hideMark/>
          </w:tcPr>
          <w:p w14:paraId="174B5F5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4196127B"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exponential</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phase</w:t>
            </w:r>
            <w:proofErr w:type="spellEnd"/>
            <w:r w:rsidRPr="00363C65">
              <w:rPr>
                <w:rFonts w:ascii="Calibri" w:hAnsi="Calibri" w:cs="Calibri"/>
                <w:color w:val="000000"/>
                <w:sz w:val="16"/>
                <w:szCs w:val="16"/>
              </w:rPr>
              <w:t>, MED152'</w:t>
            </w:r>
          </w:p>
        </w:tc>
        <w:tc>
          <w:tcPr>
            <w:tcW w:w="4184" w:type="dxa"/>
            <w:tcBorders>
              <w:top w:val="nil"/>
              <w:left w:val="nil"/>
              <w:bottom w:val="nil"/>
              <w:right w:val="nil"/>
            </w:tcBorders>
            <w:shd w:val="clear" w:color="auto" w:fill="auto"/>
            <w:noWrap/>
            <w:vAlign w:val="bottom"/>
            <w:hideMark/>
          </w:tcPr>
          <w:p w14:paraId="354FCC2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 xml:space="preserve">'Maximum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5157DB5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'Lankiewicz2016'</w:t>
            </w:r>
          </w:p>
        </w:tc>
        <w:tc>
          <w:tcPr>
            <w:tcW w:w="1100" w:type="dxa"/>
            <w:tcBorders>
              <w:top w:val="nil"/>
              <w:left w:val="nil"/>
              <w:bottom w:val="nil"/>
              <w:right w:val="nil"/>
            </w:tcBorders>
            <w:shd w:val="clear" w:color="auto" w:fill="auto"/>
            <w:noWrap/>
            <w:vAlign w:val="bottom"/>
            <w:hideMark/>
          </w:tcPr>
          <w:p w14:paraId="32869D61"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09401310" w14:textId="77777777" w:rsidTr="00363C65">
        <w:trPr>
          <w:trHeight w:val="220"/>
        </w:trPr>
        <w:tc>
          <w:tcPr>
            <w:tcW w:w="1640" w:type="dxa"/>
            <w:tcBorders>
              <w:top w:val="nil"/>
              <w:left w:val="nil"/>
              <w:bottom w:val="nil"/>
              <w:right w:val="nil"/>
            </w:tcBorders>
            <w:shd w:val="clear" w:color="auto" w:fill="auto"/>
            <w:noWrap/>
            <w:vAlign w:val="bottom"/>
            <w:hideMark/>
          </w:tcPr>
          <w:p w14:paraId="348B95B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microbes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9FC0C29"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0.06</w:t>
            </w:r>
          </w:p>
        </w:tc>
        <w:tc>
          <w:tcPr>
            <w:tcW w:w="955" w:type="dxa"/>
            <w:tcBorders>
              <w:top w:val="nil"/>
              <w:left w:val="nil"/>
              <w:bottom w:val="nil"/>
              <w:right w:val="nil"/>
            </w:tcBorders>
            <w:shd w:val="clear" w:color="auto" w:fill="auto"/>
            <w:noWrap/>
            <w:vAlign w:val="bottom"/>
            <w:hideMark/>
          </w:tcPr>
          <w:p w14:paraId="056B69F3"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04CC35B8" w14:textId="77777777"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'stationary phase, Ca. P.'</w:t>
            </w:r>
          </w:p>
        </w:tc>
        <w:tc>
          <w:tcPr>
            <w:tcW w:w="4184" w:type="dxa"/>
            <w:tcBorders>
              <w:top w:val="nil"/>
              <w:left w:val="nil"/>
              <w:bottom w:val="nil"/>
              <w:right w:val="nil"/>
            </w:tcBorders>
            <w:shd w:val="clear" w:color="auto" w:fill="auto"/>
            <w:noWrap/>
            <w:vAlign w:val="bottom"/>
            <w:hideMark/>
          </w:tcPr>
          <w:p w14:paraId="29358E4A"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 xml:space="preserve">'Maximum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06A07A70"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'Lankiewicz2016'</w:t>
            </w:r>
          </w:p>
        </w:tc>
        <w:tc>
          <w:tcPr>
            <w:tcW w:w="1100" w:type="dxa"/>
            <w:tcBorders>
              <w:top w:val="nil"/>
              <w:left w:val="nil"/>
              <w:bottom w:val="nil"/>
              <w:right w:val="nil"/>
            </w:tcBorders>
            <w:shd w:val="clear" w:color="auto" w:fill="auto"/>
            <w:noWrap/>
            <w:vAlign w:val="bottom"/>
            <w:hideMark/>
          </w:tcPr>
          <w:p w14:paraId="5585CE16"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63563CFB" w14:textId="77777777" w:rsidTr="00363C65">
        <w:trPr>
          <w:trHeight w:val="220"/>
        </w:trPr>
        <w:tc>
          <w:tcPr>
            <w:tcW w:w="1640" w:type="dxa"/>
            <w:tcBorders>
              <w:top w:val="nil"/>
              <w:left w:val="nil"/>
              <w:bottom w:val="nil"/>
              <w:right w:val="nil"/>
            </w:tcBorders>
            <w:shd w:val="clear" w:color="auto" w:fill="auto"/>
            <w:noWrap/>
            <w:vAlign w:val="bottom"/>
            <w:hideMark/>
          </w:tcPr>
          <w:p w14:paraId="7A2803F5"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microbes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C2CC237"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0.2</w:t>
            </w:r>
          </w:p>
        </w:tc>
        <w:tc>
          <w:tcPr>
            <w:tcW w:w="955" w:type="dxa"/>
            <w:tcBorders>
              <w:top w:val="nil"/>
              <w:left w:val="nil"/>
              <w:bottom w:val="nil"/>
              <w:right w:val="nil"/>
            </w:tcBorders>
            <w:shd w:val="clear" w:color="auto" w:fill="auto"/>
            <w:noWrap/>
            <w:vAlign w:val="bottom"/>
            <w:hideMark/>
          </w:tcPr>
          <w:p w14:paraId="0C23ADB2"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4FCB46ED" w14:textId="77777777"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'stationary phase, Ca. P.'</w:t>
            </w:r>
          </w:p>
        </w:tc>
        <w:tc>
          <w:tcPr>
            <w:tcW w:w="4184" w:type="dxa"/>
            <w:tcBorders>
              <w:top w:val="nil"/>
              <w:left w:val="nil"/>
              <w:bottom w:val="nil"/>
              <w:right w:val="nil"/>
            </w:tcBorders>
            <w:shd w:val="clear" w:color="auto" w:fill="auto"/>
            <w:noWrap/>
            <w:vAlign w:val="bottom"/>
            <w:hideMark/>
          </w:tcPr>
          <w:p w14:paraId="446CD3F4"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 xml:space="preserve">'Maximum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1E0C1A06"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'Lankiewicz2016'</w:t>
            </w:r>
          </w:p>
        </w:tc>
        <w:tc>
          <w:tcPr>
            <w:tcW w:w="1100" w:type="dxa"/>
            <w:tcBorders>
              <w:top w:val="nil"/>
              <w:left w:val="nil"/>
              <w:bottom w:val="nil"/>
              <w:right w:val="nil"/>
            </w:tcBorders>
            <w:shd w:val="clear" w:color="auto" w:fill="auto"/>
            <w:noWrap/>
            <w:vAlign w:val="bottom"/>
            <w:hideMark/>
          </w:tcPr>
          <w:p w14:paraId="514F1E9D"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361AF443" w14:textId="77777777" w:rsidTr="00363C65">
        <w:trPr>
          <w:trHeight w:val="220"/>
        </w:trPr>
        <w:tc>
          <w:tcPr>
            <w:tcW w:w="1640" w:type="dxa"/>
            <w:tcBorders>
              <w:top w:val="nil"/>
              <w:left w:val="nil"/>
              <w:bottom w:val="nil"/>
              <w:right w:val="nil"/>
            </w:tcBorders>
            <w:shd w:val="clear" w:color="auto" w:fill="auto"/>
            <w:noWrap/>
            <w:vAlign w:val="bottom"/>
            <w:hideMark/>
          </w:tcPr>
          <w:p w14:paraId="7E6E621D"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microbes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BB6F92E"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0.3</w:t>
            </w:r>
          </w:p>
        </w:tc>
        <w:tc>
          <w:tcPr>
            <w:tcW w:w="955" w:type="dxa"/>
            <w:tcBorders>
              <w:top w:val="nil"/>
              <w:left w:val="nil"/>
              <w:bottom w:val="nil"/>
              <w:right w:val="nil"/>
            </w:tcBorders>
            <w:shd w:val="clear" w:color="auto" w:fill="auto"/>
            <w:noWrap/>
            <w:vAlign w:val="bottom"/>
            <w:hideMark/>
          </w:tcPr>
          <w:p w14:paraId="6582434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515C1ECF" w14:textId="77777777"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'stationary phase, Ca. P.'</w:t>
            </w:r>
          </w:p>
        </w:tc>
        <w:tc>
          <w:tcPr>
            <w:tcW w:w="4184" w:type="dxa"/>
            <w:tcBorders>
              <w:top w:val="nil"/>
              <w:left w:val="nil"/>
              <w:bottom w:val="nil"/>
              <w:right w:val="nil"/>
            </w:tcBorders>
            <w:shd w:val="clear" w:color="auto" w:fill="auto"/>
            <w:noWrap/>
            <w:vAlign w:val="bottom"/>
            <w:hideMark/>
          </w:tcPr>
          <w:p w14:paraId="5616DC7D"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 xml:space="preserve">'Maximum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461599D3"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'Lankiewicz2016'</w:t>
            </w:r>
          </w:p>
        </w:tc>
        <w:tc>
          <w:tcPr>
            <w:tcW w:w="1100" w:type="dxa"/>
            <w:tcBorders>
              <w:top w:val="nil"/>
              <w:left w:val="nil"/>
              <w:bottom w:val="nil"/>
              <w:right w:val="nil"/>
            </w:tcBorders>
            <w:shd w:val="clear" w:color="auto" w:fill="auto"/>
            <w:noWrap/>
            <w:vAlign w:val="bottom"/>
            <w:hideMark/>
          </w:tcPr>
          <w:p w14:paraId="45BB1B81"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3CEF181A" w14:textId="77777777" w:rsidTr="00363C65">
        <w:trPr>
          <w:trHeight w:val="220"/>
        </w:trPr>
        <w:tc>
          <w:tcPr>
            <w:tcW w:w="1640" w:type="dxa"/>
            <w:tcBorders>
              <w:top w:val="nil"/>
              <w:left w:val="nil"/>
              <w:bottom w:val="nil"/>
              <w:right w:val="nil"/>
            </w:tcBorders>
            <w:shd w:val="clear" w:color="auto" w:fill="auto"/>
            <w:noWrap/>
            <w:vAlign w:val="bottom"/>
            <w:hideMark/>
          </w:tcPr>
          <w:p w14:paraId="4319845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microbes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44F784FA"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1.5</w:t>
            </w:r>
          </w:p>
        </w:tc>
        <w:tc>
          <w:tcPr>
            <w:tcW w:w="955" w:type="dxa"/>
            <w:tcBorders>
              <w:top w:val="nil"/>
              <w:left w:val="nil"/>
              <w:bottom w:val="nil"/>
              <w:right w:val="nil"/>
            </w:tcBorders>
            <w:shd w:val="clear" w:color="auto" w:fill="auto"/>
            <w:noWrap/>
            <w:vAlign w:val="bottom"/>
            <w:hideMark/>
          </w:tcPr>
          <w:p w14:paraId="66B55691"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55C6DA28" w14:textId="77777777"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'stationary phase, Ca. P.'</w:t>
            </w:r>
          </w:p>
        </w:tc>
        <w:tc>
          <w:tcPr>
            <w:tcW w:w="4184" w:type="dxa"/>
            <w:tcBorders>
              <w:top w:val="nil"/>
              <w:left w:val="nil"/>
              <w:bottom w:val="nil"/>
              <w:right w:val="nil"/>
            </w:tcBorders>
            <w:shd w:val="clear" w:color="auto" w:fill="auto"/>
            <w:noWrap/>
            <w:vAlign w:val="bottom"/>
            <w:hideMark/>
          </w:tcPr>
          <w:p w14:paraId="48AC166F"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 xml:space="preserve">'Maximum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0CE57B5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'Lankiewicz2016'</w:t>
            </w:r>
          </w:p>
        </w:tc>
        <w:tc>
          <w:tcPr>
            <w:tcW w:w="1100" w:type="dxa"/>
            <w:tcBorders>
              <w:top w:val="nil"/>
              <w:left w:val="nil"/>
              <w:bottom w:val="nil"/>
              <w:right w:val="nil"/>
            </w:tcBorders>
            <w:shd w:val="clear" w:color="auto" w:fill="auto"/>
            <w:noWrap/>
            <w:vAlign w:val="bottom"/>
            <w:hideMark/>
          </w:tcPr>
          <w:p w14:paraId="5ABA6CDC"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7F504C74" w14:textId="77777777" w:rsidTr="00363C65">
        <w:trPr>
          <w:trHeight w:val="220"/>
        </w:trPr>
        <w:tc>
          <w:tcPr>
            <w:tcW w:w="1640" w:type="dxa"/>
            <w:tcBorders>
              <w:top w:val="nil"/>
              <w:left w:val="nil"/>
              <w:bottom w:val="nil"/>
              <w:right w:val="nil"/>
            </w:tcBorders>
            <w:shd w:val="clear" w:color="auto" w:fill="auto"/>
            <w:noWrap/>
            <w:vAlign w:val="bottom"/>
            <w:hideMark/>
          </w:tcPr>
          <w:p w14:paraId="3B7C71AA"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phytoplankton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302166E4"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0.59</w:t>
            </w:r>
          </w:p>
        </w:tc>
        <w:tc>
          <w:tcPr>
            <w:tcW w:w="955" w:type="dxa"/>
            <w:tcBorders>
              <w:top w:val="nil"/>
              <w:left w:val="nil"/>
              <w:bottom w:val="nil"/>
              <w:right w:val="nil"/>
            </w:tcBorders>
            <w:shd w:val="clear" w:color="auto" w:fill="auto"/>
            <w:noWrap/>
            <w:vAlign w:val="bottom"/>
            <w:hideMark/>
          </w:tcPr>
          <w:p w14:paraId="0C751465"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029C18D3"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Oceanic</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3970F79F"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3DD8659B"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'Calbet2004'</w:t>
            </w:r>
          </w:p>
        </w:tc>
        <w:tc>
          <w:tcPr>
            <w:tcW w:w="1100" w:type="dxa"/>
            <w:tcBorders>
              <w:top w:val="nil"/>
              <w:left w:val="nil"/>
              <w:bottom w:val="nil"/>
              <w:right w:val="nil"/>
            </w:tcBorders>
            <w:shd w:val="clear" w:color="auto" w:fill="auto"/>
            <w:noWrap/>
            <w:vAlign w:val="bottom"/>
            <w:hideMark/>
          </w:tcPr>
          <w:p w14:paraId="31BEC9CB"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40071C99" w14:textId="77777777" w:rsidTr="00363C65">
        <w:trPr>
          <w:trHeight w:val="220"/>
        </w:trPr>
        <w:tc>
          <w:tcPr>
            <w:tcW w:w="1640" w:type="dxa"/>
            <w:tcBorders>
              <w:top w:val="nil"/>
              <w:left w:val="nil"/>
              <w:bottom w:val="nil"/>
              <w:right w:val="nil"/>
            </w:tcBorders>
            <w:shd w:val="clear" w:color="auto" w:fill="auto"/>
            <w:noWrap/>
            <w:vAlign w:val="bottom"/>
            <w:hideMark/>
          </w:tcPr>
          <w:p w14:paraId="46920AE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phytoplankton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BBA31FD"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0.67</w:t>
            </w:r>
          </w:p>
        </w:tc>
        <w:tc>
          <w:tcPr>
            <w:tcW w:w="955" w:type="dxa"/>
            <w:tcBorders>
              <w:top w:val="nil"/>
              <w:left w:val="nil"/>
              <w:bottom w:val="nil"/>
              <w:right w:val="nil"/>
            </w:tcBorders>
            <w:shd w:val="clear" w:color="auto" w:fill="auto"/>
            <w:noWrap/>
            <w:vAlign w:val="bottom"/>
            <w:hideMark/>
          </w:tcPr>
          <w:p w14:paraId="611C957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209EFF6D"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Coastal</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0EB9C27B"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07669FE9"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'Calbet2004'</w:t>
            </w:r>
          </w:p>
        </w:tc>
        <w:tc>
          <w:tcPr>
            <w:tcW w:w="1100" w:type="dxa"/>
            <w:tcBorders>
              <w:top w:val="nil"/>
              <w:left w:val="nil"/>
              <w:bottom w:val="nil"/>
              <w:right w:val="nil"/>
            </w:tcBorders>
            <w:shd w:val="clear" w:color="auto" w:fill="auto"/>
            <w:noWrap/>
            <w:vAlign w:val="bottom"/>
            <w:hideMark/>
          </w:tcPr>
          <w:p w14:paraId="07115C1B"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43B9E7DE" w14:textId="77777777" w:rsidTr="00363C65">
        <w:trPr>
          <w:trHeight w:val="220"/>
        </w:trPr>
        <w:tc>
          <w:tcPr>
            <w:tcW w:w="1640" w:type="dxa"/>
            <w:tcBorders>
              <w:top w:val="nil"/>
              <w:left w:val="nil"/>
              <w:bottom w:val="nil"/>
              <w:right w:val="nil"/>
            </w:tcBorders>
            <w:shd w:val="clear" w:color="auto" w:fill="auto"/>
            <w:noWrap/>
            <w:vAlign w:val="bottom"/>
            <w:hideMark/>
          </w:tcPr>
          <w:p w14:paraId="6BE0FA89"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phytoplankton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30F85B9F"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0.97</w:t>
            </w:r>
          </w:p>
        </w:tc>
        <w:tc>
          <w:tcPr>
            <w:tcW w:w="955" w:type="dxa"/>
            <w:tcBorders>
              <w:top w:val="nil"/>
              <w:left w:val="nil"/>
              <w:bottom w:val="nil"/>
              <w:right w:val="nil"/>
            </w:tcBorders>
            <w:shd w:val="clear" w:color="auto" w:fill="auto"/>
            <w:noWrap/>
            <w:vAlign w:val="bottom"/>
            <w:hideMark/>
          </w:tcPr>
          <w:p w14:paraId="42DFB45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1B16FFD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Estuarine</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5C61D3D0"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3007C44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'Calbet2004'</w:t>
            </w:r>
          </w:p>
        </w:tc>
        <w:tc>
          <w:tcPr>
            <w:tcW w:w="1100" w:type="dxa"/>
            <w:tcBorders>
              <w:top w:val="nil"/>
              <w:left w:val="nil"/>
              <w:bottom w:val="nil"/>
              <w:right w:val="nil"/>
            </w:tcBorders>
            <w:shd w:val="clear" w:color="auto" w:fill="auto"/>
            <w:noWrap/>
            <w:vAlign w:val="bottom"/>
            <w:hideMark/>
          </w:tcPr>
          <w:p w14:paraId="3502B3D6"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2F92AF0B" w14:textId="77777777" w:rsidTr="00363C65">
        <w:trPr>
          <w:trHeight w:val="220"/>
        </w:trPr>
        <w:tc>
          <w:tcPr>
            <w:tcW w:w="1640" w:type="dxa"/>
            <w:tcBorders>
              <w:top w:val="nil"/>
              <w:left w:val="nil"/>
              <w:bottom w:val="nil"/>
              <w:right w:val="nil"/>
            </w:tcBorders>
            <w:shd w:val="clear" w:color="auto" w:fill="auto"/>
            <w:noWrap/>
            <w:vAlign w:val="bottom"/>
            <w:hideMark/>
          </w:tcPr>
          <w:p w14:paraId="4E01024B"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phytoplankton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17C1DE80"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0.72</w:t>
            </w:r>
          </w:p>
        </w:tc>
        <w:tc>
          <w:tcPr>
            <w:tcW w:w="955" w:type="dxa"/>
            <w:tcBorders>
              <w:top w:val="nil"/>
              <w:left w:val="nil"/>
              <w:bottom w:val="nil"/>
              <w:right w:val="nil"/>
            </w:tcBorders>
            <w:shd w:val="clear" w:color="auto" w:fill="auto"/>
            <w:noWrap/>
            <w:vAlign w:val="bottom"/>
            <w:hideMark/>
          </w:tcPr>
          <w:p w14:paraId="03819385"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1D04FF94"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'Tropical'</w:t>
            </w:r>
          </w:p>
        </w:tc>
        <w:tc>
          <w:tcPr>
            <w:tcW w:w="4184" w:type="dxa"/>
            <w:tcBorders>
              <w:top w:val="nil"/>
              <w:left w:val="nil"/>
              <w:bottom w:val="nil"/>
              <w:right w:val="nil"/>
            </w:tcBorders>
            <w:shd w:val="clear" w:color="auto" w:fill="auto"/>
            <w:noWrap/>
            <w:vAlign w:val="bottom"/>
            <w:hideMark/>
          </w:tcPr>
          <w:p w14:paraId="63CD9553"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60E672B5"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'Calbet2004'</w:t>
            </w:r>
          </w:p>
        </w:tc>
        <w:tc>
          <w:tcPr>
            <w:tcW w:w="1100" w:type="dxa"/>
            <w:tcBorders>
              <w:top w:val="nil"/>
              <w:left w:val="nil"/>
              <w:bottom w:val="nil"/>
              <w:right w:val="nil"/>
            </w:tcBorders>
            <w:shd w:val="clear" w:color="auto" w:fill="auto"/>
            <w:noWrap/>
            <w:vAlign w:val="bottom"/>
            <w:hideMark/>
          </w:tcPr>
          <w:p w14:paraId="03CB76A1"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312D16A6" w14:textId="77777777" w:rsidTr="00363C65">
        <w:trPr>
          <w:trHeight w:val="220"/>
        </w:trPr>
        <w:tc>
          <w:tcPr>
            <w:tcW w:w="1640" w:type="dxa"/>
            <w:tcBorders>
              <w:top w:val="nil"/>
              <w:left w:val="nil"/>
              <w:bottom w:val="nil"/>
              <w:right w:val="nil"/>
            </w:tcBorders>
            <w:shd w:val="clear" w:color="auto" w:fill="auto"/>
            <w:noWrap/>
            <w:vAlign w:val="bottom"/>
            <w:hideMark/>
          </w:tcPr>
          <w:p w14:paraId="29520773"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phytoplankton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4AF48112"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0.69</w:t>
            </w:r>
          </w:p>
        </w:tc>
        <w:tc>
          <w:tcPr>
            <w:tcW w:w="955" w:type="dxa"/>
            <w:tcBorders>
              <w:top w:val="nil"/>
              <w:left w:val="nil"/>
              <w:bottom w:val="nil"/>
              <w:right w:val="nil"/>
            </w:tcBorders>
            <w:shd w:val="clear" w:color="auto" w:fill="auto"/>
            <w:noWrap/>
            <w:vAlign w:val="bottom"/>
            <w:hideMark/>
          </w:tcPr>
          <w:p w14:paraId="21087585"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5C912AF5"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'Temperate'</w:t>
            </w:r>
          </w:p>
        </w:tc>
        <w:tc>
          <w:tcPr>
            <w:tcW w:w="4184" w:type="dxa"/>
            <w:tcBorders>
              <w:top w:val="nil"/>
              <w:left w:val="nil"/>
              <w:bottom w:val="nil"/>
              <w:right w:val="nil"/>
            </w:tcBorders>
            <w:shd w:val="clear" w:color="auto" w:fill="auto"/>
            <w:noWrap/>
            <w:vAlign w:val="bottom"/>
            <w:hideMark/>
          </w:tcPr>
          <w:p w14:paraId="4829E952"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0AE8D359"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'Calbet2004'</w:t>
            </w:r>
          </w:p>
        </w:tc>
        <w:tc>
          <w:tcPr>
            <w:tcW w:w="1100" w:type="dxa"/>
            <w:tcBorders>
              <w:top w:val="nil"/>
              <w:left w:val="nil"/>
              <w:bottom w:val="nil"/>
              <w:right w:val="nil"/>
            </w:tcBorders>
            <w:shd w:val="clear" w:color="auto" w:fill="auto"/>
            <w:noWrap/>
            <w:vAlign w:val="bottom"/>
            <w:hideMark/>
          </w:tcPr>
          <w:p w14:paraId="2100A7AB"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68D51FBF" w14:textId="77777777" w:rsidTr="00363C65">
        <w:trPr>
          <w:trHeight w:val="220"/>
        </w:trPr>
        <w:tc>
          <w:tcPr>
            <w:tcW w:w="1640" w:type="dxa"/>
            <w:tcBorders>
              <w:top w:val="nil"/>
              <w:left w:val="nil"/>
              <w:bottom w:val="nil"/>
              <w:right w:val="nil"/>
            </w:tcBorders>
            <w:shd w:val="clear" w:color="auto" w:fill="auto"/>
            <w:noWrap/>
            <w:vAlign w:val="bottom"/>
            <w:hideMark/>
          </w:tcPr>
          <w:p w14:paraId="29CABBB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phytoplankton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1912EE7"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0.44</w:t>
            </w:r>
          </w:p>
        </w:tc>
        <w:tc>
          <w:tcPr>
            <w:tcW w:w="955" w:type="dxa"/>
            <w:tcBorders>
              <w:top w:val="nil"/>
              <w:left w:val="nil"/>
              <w:bottom w:val="nil"/>
              <w:right w:val="nil"/>
            </w:tcBorders>
            <w:shd w:val="clear" w:color="auto" w:fill="auto"/>
            <w:noWrap/>
            <w:vAlign w:val="bottom"/>
            <w:hideMark/>
          </w:tcPr>
          <w:p w14:paraId="19C14DA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27CDC60F"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'Polar'</w:t>
            </w:r>
          </w:p>
        </w:tc>
        <w:tc>
          <w:tcPr>
            <w:tcW w:w="4184" w:type="dxa"/>
            <w:tcBorders>
              <w:top w:val="nil"/>
              <w:left w:val="nil"/>
              <w:bottom w:val="nil"/>
              <w:right w:val="nil"/>
            </w:tcBorders>
            <w:shd w:val="clear" w:color="auto" w:fill="auto"/>
            <w:noWrap/>
            <w:vAlign w:val="bottom"/>
            <w:hideMark/>
          </w:tcPr>
          <w:p w14:paraId="1C33E99F"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0E9626C5"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'Calbet2004'</w:t>
            </w:r>
          </w:p>
        </w:tc>
        <w:tc>
          <w:tcPr>
            <w:tcW w:w="1100" w:type="dxa"/>
            <w:tcBorders>
              <w:top w:val="nil"/>
              <w:left w:val="nil"/>
              <w:bottom w:val="nil"/>
              <w:right w:val="nil"/>
            </w:tcBorders>
            <w:shd w:val="clear" w:color="auto" w:fill="auto"/>
            <w:noWrap/>
            <w:vAlign w:val="bottom"/>
            <w:hideMark/>
          </w:tcPr>
          <w:p w14:paraId="315A1B46"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1C6DCCC7" w14:textId="77777777" w:rsidTr="00363C65">
        <w:trPr>
          <w:trHeight w:val="220"/>
        </w:trPr>
        <w:tc>
          <w:tcPr>
            <w:tcW w:w="1640" w:type="dxa"/>
            <w:tcBorders>
              <w:top w:val="nil"/>
              <w:left w:val="nil"/>
              <w:bottom w:val="nil"/>
              <w:right w:val="nil"/>
            </w:tcBorders>
            <w:shd w:val="clear" w:color="auto" w:fill="auto"/>
            <w:noWrap/>
            <w:vAlign w:val="bottom"/>
            <w:hideMark/>
          </w:tcPr>
          <w:p w14:paraId="532FE1FD"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phytoplankton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EFD8D8F"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0.4</w:t>
            </w:r>
          </w:p>
        </w:tc>
        <w:tc>
          <w:tcPr>
            <w:tcW w:w="955" w:type="dxa"/>
            <w:tcBorders>
              <w:top w:val="nil"/>
              <w:left w:val="nil"/>
              <w:bottom w:val="nil"/>
              <w:right w:val="nil"/>
            </w:tcBorders>
            <w:shd w:val="clear" w:color="auto" w:fill="auto"/>
            <w:noWrap/>
            <w:vAlign w:val="bottom"/>
            <w:hideMark/>
          </w:tcPr>
          <w:p w14:paraId="102CA14F"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1B351F01"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'March'</w:t>
            </w:r>
          </w:p>
        </w:tc>
        <w:tc>
          <w:tcPr>
            <w:tcW w:w="4184" w:type="dxa"/>
            <w:tcBorders>
              <w:top w:val="nil"/>
              <w:left w:val="nil"/>
              <w:bottom w:val="nil"/>
              <w:right w:val="nil"/>
            </w:tcBorders>
            <w:shd w:val="clear" w:color="auto" w:fill="auto"/>
            <w:noWrap/>
            <w:vAlign w:val="bottom"/>
            <w:hideMark/>
          </w:tcPr>
          <w:p w14:paraId="5FF331E4"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0FCDF171"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'Mohlenberg1995'</w:t>
            </w:r>
          </w:p>
        </w:tc>
        <w:tc>
          <w:tcPr>
            <w:tcW w:w="1100" w:type="dxa"/>
            <w:tcBorders>
              <w:top w:val="nil"/>
              <w:left w:val="nil"/>
              <w:bottom w:val="nil"/>
              <w:right w:val="nil"/>
            </w:tcBorders>
            <w:shd w:val="clear" w:color="auto" w:fill="auto"/>
            <w:noWrap/>
            <w:vAlign w:val="bottom"/>
            <w:hideMark/>
          </w:tcPr>
          <w:p w14:paraId="6AB427F5"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4F39BFAC" w14:textId="77777777" w:rsidTr="00363C65">
        <w:trPr>
          <w:trHeight w:val="220"/>
        </w:trPr>
        <w:tc>
          <w:tcPr>
            <w:tcW w:w="1640" w:type="dxa"/>
            <w:tcBorders>
              <w:top w:val="nil"/>
              <w:left w:val="nil"/>
              <w:bottom w:val="nil"/>
              <w:right w:val="nil"/>
            </w:tcBorders>
            <w:shd w:val="clear" w:color="auto" w:fill="auto"/>
            <w:noWrap/>
            <w:vAlign w:val="bottom"/>
            <w:hideMark/>
          </w:tcPr>
          <w:p w14:paraId="3B55C1EA"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phytoplankton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3FCFCC1"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0.6</w:t>
            </w:r>
          </w:p>
        </w:tc>
        <w:tc>
          <w:tcPr>
            <w:tcW w:w="955" w:type="dxa"/>
            <w:tcBorders>
              <w:top w:val="nil"/>
              <w:left w:val="nil"/>
              <w:bottom w:val="nil"/>
              <w:right w:val="nil"/>
            </w:tcBorders>
            <w:shd w:val="clear" w:color="auto" w:fill="auto"/>
            <w:noWrap/>
            <w:vAlign w:val="bottom"/>
            <w:hideMark/>
          </w:tcPr>
          <w:p w14:paraId="7B7974A4"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7D7CB36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'June'</w:t>
            </w:r>
          </w:p>
        </w:tc>
        <w:tc>
          <w:tcPr>
            <w:tcW w:w="4184" w:type="dxa"/>
            <w:tcBorders>
              <w:top w:val="nil"/>
              <w:left w:val="nil"/>
              <w:bottom w:val="nil"/>
              <w:right w:val="nil"/>
            </w:tcBorders>
            <w:shd w:val="clear" w:color="auto" w:fill="auto"/>
            <w:noWrap/>
            <w:vAlign w:val="bottom"/>
            <w:hideMark/>
          </w:tcPr>
          <w:p w14:paraId="33FC8CE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7AB66330"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'Mohlenberg1995'</w:t>
            </w:r>
          </w:p>
        </w:tc>
        <w:tc>
          <w:tcPr>
            <w:tcW w:w="1100" w:type="dxa"/>
            <w:tcBorders>
              <w:top w:val="nil"/>
              <w:left w:val="nil"/>
              <w:bottom w:val="nil"/>
              <w:right w:val="nil"/>
            </w:tcBorders>
            <w:shd w:val="clear" w:color="auto" w:fill="auto"/>
            <w:noWrap/>
            <w:vAlign w:val="bottom"/>
            <w:hideMark/>
          </w:tcPr>
          <w:p w14:paraId="42083082"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6E1DF756" w14:textId="77777777" w:rsidTr="00363C65">
        <w:trPr>
          <w:trHeight w:val="220"/>
        </w:trPr>
        <w:tc>
          <w:tcPr>
            <w:tcW w:w="1640" w:type="dxa"/>
            <w:tcBorders>
              <w:top w:val="nil"/>
              <w:left w:val="nil"/>
              <w:bottom w:val="nil"/>
              <w:right w:val="nil"/>
            </w:tcBorders>
            <w:shd w:val="clear" w:color="auto" w:fill="auto"/>
            <w:noWrap/>
            <w:vAlign w:val="bottom"/>
            <w:hideMark/>
          </w:tcPr>
          <w:p w14:paraId="757AF82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zooplankton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098F0C19"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0.22</w:t>
            </w:r>
          </w:p>
        </w:tc>
        <w:tc>
          <w:tcPr>
            <w:tcW w:w="955" w:type="dxa"/>
            <w:tcBorders>
              <w:top w:val="nil"/>
              <w:left w:val="nil"/>
              <w:bottom w:val="nil"/>
              <w:right w:val="nil"/>
            </w:tcBorders>
            <w:shd w:val="clear" w:color="auto" w:fill="auto"/>
            <w:noWrap/>
            <w:vAlign w:val="bottom"/>
            <w:hideMark/>
          </w:tcPr>
          <w:p w14:paraId="4FCFCE6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722E55E1" w14:textId="77777777"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'Average community growth at ambient temperature'</w:t>
            </w:r>
          </w:p>
        </w:tc>
        <w:tc>
          <w:tcPr>
            <w:tcW w:w="4184" w:type="dxa"/>
            <w:tcBorders>
              <w:top w:val="nil"/>
              <w:left w:val="nil"/>
              <w:bottom w:val="nil"/>
              <w:right w:val="nil"/>
            </w:tcBorders>
            <w:shd w:val="clear" w:color="auto" w:fill="auto"/>
            <w:noWrap/>
            <w:vAlign w:val="bottom"/>
            <w:hideMark/>
          </w:tcPr>
          <w:p w14:paraId="76A17A5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Mass-specific</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2BE05C10"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'McConville2017'</w:t>
            </w:r>
          </w:p>
        </w:tc>
        <w:tc>
          <w:tcPr>
            <w:tcW w:w="1100" w:type="dxa"/>
            <w:tcBorders>
              <w:top w:val="nil"/>
              <w:left w:val="nil"/>
              <w:bottom w:val="nil"/>
              <w:right w:val="nil"/>
            </w:tcBorders>
            <w:shd w:val="clear" w:color="auto" w:fill="auto"/>
            <w:noWrap/>
            <w:vAlign w:val="bottom"/>
            <w:hideMark/>
          </w:tcPr>
          <w:p w14:paraId="5938ABA6"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2C370D60" w14:textId="77777777" w:rsidTr="00363C65">
        <w:trPr>
          <w:trHeight w:val="220"/>
        </w:trPr>
        <w:tc>
          <w:tcPr>
            <w:tcW w:w="1640" w:type="dxa"/>
            <w:tcBorders>
              <w:top w:val="nil"/>
              <w:left w:val="nil"/>
              <w:bottom w:val="nil"/>
              <w:right w:val="nil"/>
            </w:tcBorders>
            <w:shd w:val="clear" w:color="auto" w:fill="auto"/>
            <w:noWrap/>
            <w:vAlign w:val="bottom"/>
            <w:hideMark/>
          </w:tcPr>
          <w:p w14:paraId="0EA69E00"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zooplankton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29080DF0"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0.16</w:t>
            </w:r>
          </w:p>
        </w:tc>
        <w:tc>
          <w:tcPr>
            <w:tcW w:w="955" w:type="dxa"/>
            <w:tcBorders>
              <w:top w:val="nil"/>
              <w:left w:val="nil"/>
              <w:bottom w:val="nil"/>
              <w:right w:val="nil"/>
            </w:tcBorders>
            <w:shd w:val="clear" w:color="auto" w:fill="auto"/>
            <w:noWrap/>
            <w:vAlign w:val="bottom"/>
            <w:hideMark/>
          </w:tcPr>
          <w:p w14:paraId="350B82E9"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15A9EC81" w14:textId="77777777"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'Average community growth at 15°C'</w:t>
            </w:r>
          </w:p>
        </w:tc>
        <w:tc>
          <w:tcPr>
            <w:tcW w:w="4184" w:type="dxa"/>
            <w:tcBorders>
              <w:top w:val="nil"/>
              <w:left w:val="nil"/>
              <w:bottom w:val="nil"/>
              <w:right w:val="nil"/>
            </w:tcBorders>
            <w:shd w:val="clear" w:color="auto" w:fill="auto"/>
            <w:noWrap/>
            <w:vAlign w:val="bottom"/>
            <w:hideMark/>
          </w:tcPr>
          <w:p w14:paraId="32E2CBC2"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Mass-specific</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41AFA279"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'McConville2017'</w:t>
            </w:r>
          </w:p>
        </w:tc>
        <w:tc>
          <w:tcPr>
            <w:tcW w:w="1100" w:type="dxa"/>
            <w:tcBorders>
              <w:top w:val="nil"/>
              <w:left w:val="nil"/>
              <w:bottom w:val="nil"/>
              <w:right w:val="nil"/>
            </w:tcBorders>
            <w:shd w:val="clear" w:color="auto" w:fill="auto"/>
            <w:noWrap/>
            <w:vAlign w:val="bottom"/>
            <w:hideMark/>
          </w:tcPr>
          <w:p w14:paraId="09F8E35D"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1ABE4B35" w14:textId="77777777" w:rsidTr="00363C65">
        <w:trPr>
          <w:trHeight w:val="220"/>
        </w:trPr>
        <w:tc>
          <w:tcPr>
            <w:tcW w:w="1640" w:type="dxa"/>
            <w:tcBorders>
              <w:top w:val="nil"/>
              <w:left w:val="nil"/>
              <w:bottom w:val="nil"/>
              <w:right w:val="nil"/>
            </w:tcBorders>
            <w:shd w:val="clear" w:color="auto" w:fill="auto"/>
            <w:noWrap/>
            <w:vAlign w:val="bottom"/>
            <w:hideMark/>
          </w:tcPr>
          <w:p w14:paraId="5708E441"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zooplankton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0B297D4A"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0.2</w:t>
            </w:r>
          </w:p>
        </w:tc>
        <w:tc>
          <w:tcPr>
            <w:tcW w:w="955" w:type="dxa"/>
            <w:tcBorders>
              <w:top w:val="nil"/>
              <w:left w:val="nil"/>
              <w:bottom w:val="nil"/>
              <w:right w:val="nil"/>
            </w:tcBorders>
            <w:shd w:val="clear" w:color="auto" w:fill="auto"/>
            <w:noWrap/>
            <w:vAlign w:val="bottom"/>
            <w:hideMark/>
          </w:tcPr>
          <w:p w14:paraId="51B8340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22B100EF" w14:textId="77777777"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 xml:space="preserve">'Average growth of species </w:t>
            </w:r>
            <w:proofErr w:type="spellStart"/>
            <w:r w:rsidRPr="00363C65">
              <w:rPr>
                <w:rFonts w:ascii="Calibri" w:hAnsi="Calibri" w:cs="Calibri"/>
                <w:color w:val="000000"/>
                <w:sz w:val="16"/>
                <w:szCs w:val="16"/>
                <w:lang w:val="en-US"/>
              </w:rPr>
              <w:t>Paracalanus</w:t>
            </w:r>
            <w:proofErr w:type="spellEnd"/>
            <w:r w:rsidRPr="00363C65">
              <w:rPr>
                <w:rFonts w:ascii="Calibri" w:hAnsi="Calibri" w:cs="Calibri"/>
                <w:color w:val="000000"/>
                <w:sz w:val="16"/>
                <w:szCs w:val="16"/>
                <w:lang w:val="en-US"/>
              </w:rPr>
              <w:t xml:space="preserve"> at 20°C'</w:t>
            </w:r>
          </w:p>
        </w:tc>
        <w:tc>
          <w:tcPr>
            <w:tcW w:w="4184" w:type="dxa"/>
            <w:tcBorders>
              <w:top w:val="nil"/>
              <w:left w:val="nil"/>
              <w:bottom w:val="nil"/>
              <w:right w:val="nil"/>
            </w:tcBorders>
            <w:shd w:val="clear" w:color="auto" w:fill="auto"/>
            <w:noWrap/>
            <w:vAlign w:val="bottom"/>
            <w:hideMark/>
          </w:tcPr>
          <w:p w14:paraId="7B7D851F"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1968EE39"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'Liang1997'</w:t>
            </w:r>
          </w:p>
        </w:tc>
        <w:tc>
          <w:tcPr>
            <w:tcW w:w="1100" w:type="dxa"/>
            <w:tcBorders>
              <w:top w:val="nil"/>
              <w:left w:val="nil"/>
              <w:bottom w:val="nil"/>
              <w:right w:val="nil"/>
            </w:tcBorders>
            <w:shd w:val="clear" w:color="auto" w:fill="auto"/>
            <w:noWrap/>
            <w:vAlign w:val="bottom"/>
            <w:hideMark/>
          </w:tcPr>
          <w:p w14:paraId="6987D333"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24B7BBD1" w14:textId="77777777" w:rsidTr="00363C65">
        <w:trPr>
          <w:trHeight w:val="220"/>
        </w:trPr>
        <w:tc>
          <w:tcPr>
            <w:tcW w:w="1640" w:type="dxa"/>
            <w:tcBorders>
              <w:top w:val="nil"/>
              <w:left w:val="nil"/>
              <w:bottom w:val="nil"/>
              <w:right w:val="nil"/>
            </w:tcBorders>
            <w:shd w:val="clear" w:color="auto" w:fill="auto"/>
            <w:noWrap/>
            <w:vAlign w:val="bottom"/>
            <w:hideMark/>
          </w:tcPr>
          <w:p w14:paraId="1157F784"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periphyton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76BF2C76"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0.97</w:t>
            </w:r>
          </w:p>
        </w:tc>
        <w:tc>
          <w:tcPr>
            <w:tcW w:w="955" w:type="dxa"/>
            <w:tcBorders>
              <w:top w:val="nil"/>
              <w:left w:val="nil"/>
              <w:bottom w:val="nil"/>
              <w:right w:val="nil"/>
            </w:tcBorders>
            <w:shd w:val="clear" w:color="auto" w:fill="auto"/>
            <w:noWrap/>
            <w:vAlign w:val="bottom"/>
            <w:hideMark/>
          </w:tcPr>
          <w:p w14:paraId="1F199CD6"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34A27BD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Chl</w:t>
            </w:r>
            <w:proofErr w:type="spellEnd"/>
            <w:r w:rsidRPr="00363C65">
              <w:rPr>
                <w:rFonts w:ascii="Calibri" w:hAnsi="Calibri" w:cs="Calibri"/>
                <w:color w:val="000000"/>
                <w:sz w:val="16"/>
                <w:szCs w:val="16"/>
              </w:rPr>
              <w:t xml:space="preserve"> a NP&lt;200'</w:t>
            </w:r>
          </w:p>
        </w:tc>
        <w:tc>
          <w:tcPr>
            <w:tcW w:w="4184" w:type="dxa"/>
            <w:tcBorders>
              <w:top w:val="nil"/>
              <w:left w:val="nil"/>
              <w:bottom w:val="nil"/>
              <w:right w:val="nil"/>
            </w:tcBorders>
            <w:shd w:val="clear" w:color="auto" w:fill="auto"/>
            <w:noWrap/>
            <w:vAlign w:val="bottom"/>
            <w:hideMark/>
          </w:tcPr>
          <w:p w14:paraId="587670A6"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Incremental</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52CC8651"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'Schmidt2019'</w:t>
            </w:r>
          </w:p>
        </w:tc>
        <w:tc>
          <w:tcPr>
            <w:tcW w:w="1100" w:type="dxa"/>
            <w:tcBorders>
              <w:top w:val="nil"/>
              <w:left w:val="nil"/>
              <w:bottom w:val="nil"/>
              <w:right w:val="nil"/>
            </w:tcBorders>
            <w:shd w:val="clear" w:color="auto" w:fill="auto"/>
            <w:noWrap/>
            <w:vAlign w:val="bottom"/>
            <w:hideMark/>
          </w:tcPr>
          <w:p w14:paraId="0B49AE7E"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5F40E2B4" w14:textId="77777777" w:rsidTr="00363C65">
        <w:trPr>
          <w:trHeight w:val="220"/>
        </w:trPr>
        <w:tc>
          <w:tcPr>
            <w:tcW w:w="1640" w:type="dxa"/>
            <w:tcBorders>
              <w:top w:val="nil"/>
              <w:left w:val="nil"/>
              <w:bottom w:val="nil"/>
              <w:right w:val="nil"/>
            </w:tcBorders>
            <w:shd w:val="clear" w:color="auto" w:fill="auto"/>
            <w:noWrap/>
            <w:vAlign w:val="bottom"/>
            <w:hideMark/>
          </w:tcPr>
          <w:p w14:paraId="37AD0290"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periphyton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03482CA7"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0.31</w:t>
            </w:r>
          </w:p>
        </w:tc>
        <w:tc>
          <w:tcPr>
            <w:tcW w:w="955" w:type="dxa"/>
            <w:tcBorders>
              <w:top w:val="nil"/>
              <w:left w:val="nil"/>
              <w:bottom w:val="nil"/>
              <w:right w:val="nil"/>
            </w:tcBorders>
            <w:shd w:val="clear" w:color="auto" w:fill="auto"/>
            <w:noWrap/>
            <w:vAlign w:val="bottom"/>
            <w:hideMark/>
          </w:tcPr>
          <w:p w14:paraId="02E5AA16"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3FBAAFF0"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Chl</w:t>
            </w:r>
            <w:proofErr w:type="spellEnd"/>
            <w:r w:rsidRPr="00363C65">
              <w:rPr>
                <w:rFonts w:ascii="Calibri" w:hAnsi="Calibri" w:cs="Calibri"/>
                <w:color w:val="000000"/>
                <w:sz w:val="16"/>
                <w:szCs w:val="16"/>
              </w:rPr>
              <w:t xml:space="preserve"> a NP&gt;1'</w:t>
            </w:r>
          </w:p>
        </w:tc>
        <w:tc>
          <w:tcPr>
            <w:tcW w:w="4184" w:type="dxa"/>
            <w:tcBorders>
              <w:top w:val="nil"/>
              <w:left w:val="nil"/>
              <w:bottom w:val="nil"/>
              <w:right w:val="nil"/>
            </w:tcBorders>
            <w:shd w:val="clear" w:color="auto" w:fill="auto"/>
            <w:noWrap/>
            <w:vAlign w:val="bottom"/>
            <w:hideMark/>
          </w:tcPr>
          <w:p w14:paraId="77FC5F86"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Incremental</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27E98BF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'Schmidt2019'</w:t>
            </w:r>
          </w:p>
        </w:tc>
        <w:tc>
          <w:tcPr>
            <w:tcW w:w="1100" w:type="dxa"/>
            <w:tcBorders>
              <w:top w:val="nil"/>
              <w:left w:val="nil"/>
              <w:bottom w:val="nil"/>
              <w:right w:val="nil"/>
            </w:tcBorders>
            <w:shd w:val="clear" w:color="auto" w:fill="auto"/>
            <w:noWrap/>
            <w:vAlign w:val="bottom"/>
            <w:hideMark/>
          </w:tcPr>
          <w:p w14:paraId="45AB7F56"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185AD0FE" w14:textId="77777777" w:rsidTr="00363C65">
        <w:trPr>
          <w:trHeight w:val="220"/>
        </w:trPr>
        <w:tc>
          <w:tcPr>
            <w:tcW w:w="1640" w:type="dxa"/>
            <w:tcBorders>
              <w:top w:val="nil"/>
              <w:left w:val="nil"/>
              <w:bottom w:val="nil"/>
              <w:right w:val="nil"/>
            </w:tcBorders>
            <w:shd w:val="clear" w:color="auto" w:fill="auto"/>
            <w:noWrap/>
            <w:vAlign w:val="bottom"/>
            <w:hideMark/>
          </w:tcPr>
          <w:p w14:paraId="5745F2C6"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periphyton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317F7889"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0.34</w:t>
            </w:r>
          </w:p>
        </w:tc>
        <w:tc>
          <w:tcPr>
            <w:tcW w:w="955" w:type="dxa"/>
            <w:tcBorders>
              <w:top w:val="nil"/>
              <w:left w:val="nil"/>
              <w:bottom w:val="nil"/>
              <w:right w:val="nil"/>
            </w:tcBorders>
            <w:shd w:val="clear" w:color="auto" w:fill="auto"/>
            <w:noWrap/>
            <w:vAlign w:val="bottom"/>
            <w:hideMark/>
          </w:tcPr>
          <w:p w14:paraId="023FFB1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6B9124C1"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'AFDM NP&lt;200'</w:t>
            </w:r>
          </w:p>
        </w:tc>
        <w:tc>
          <w:tcPr>
            <w:tcW w:w="4184" w:type="dxa"/>
            <w:tcBorders>
              <w:top w:val="nil"/>
              <w:left w:val="nil"/>
              <w:bottom w:val="nil"/>
              <w:right w:val="nil"/>
            </w:tcBorders>
            <w:shd w:val="clear" w:color="auto" w:fill="auto"/>
            <w:noWrap/>
            <w:vAlign w:val="bottom"/>
            <w:hideMark/>
          </w:tcPr>
          <w:p w14:paraId="3A3BFA2D"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Incremental</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29F956B5"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'Schmidt2019'</w:t>
            </w:r>
          </w:p>
        </w:tc>
        <w:tc>
          <w:tcPr>
            <w:tcW w:w="1100" w:type="dxa"/>
            <w:tcBorders>
              <w:top w:val="nil"/>
              <w:left w:val="nil"/>
              <w:bottom w:val="nil"/>
              <w:right w:val="nil"/>
            </w:tcBorders>
            <w:shd w:val="clear" w:color="auto" w:fill="auto"/>
            <w:noWrap/>
            <w:vAlign w:val="bottom"/>
            <w:hideMark/>
          </w:tcPr>
          <w:p w14:paraId="5D8026BC"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287B45D6" w14:textId="77777777" w:rsidTr="00363C65">
        <w:trPr>
          <w:trHeight w:val="220"/>
        </w:trPr>
        <w:tc>
          <w:tcPr>
            <w:tcW w:w="1640" w:type="dxa"/>
            <w:tcBorders>
              <w:top w:val="nil"/>
              <w:left w:val="nil"/>
              <w:bottom w:val="nil"/>
              <w:right w:val="nil"/>
            </w:tcBorders>
            <w:shd w:val="clear" w:color="auto" w:fill="auto"/>
            <w:noWrap/>
            <w:vAlign w:val="bottom"/>
            <w:hideMark/>
          </w:tcPr>
          <w:p w14:paraId="6F1059D1"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periphyton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15293F2"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0.26</w:t>
            </w:r>
          </w:p>
        </w:tc>
        <w:tc>
          <w:tcPr>
            <w:tcW w:w="955" w:type="dxa"/>
            <w:tcBorders>
              <w:top w:val="nil"/>
              <w:left w:val="nil"/>
              <w:bottom w:val="nil"/>
              <w:right w:val="nil"/>
            </w:tcBorders>
            <w:shd w:val="clear" w:color="auto" w:fill="auto"/>
            <w:noWrap/>
            <w:vAlign w:val="bottom"/>
            <w:hideMark/>
          </w:tcPr>
          <w:p w14:paraId="38028FD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55551EA5"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'AFDM NP&gt;1'</w:t>
            </w:r>
          </w:p>
        </w:tc>
        <w:tc>
          <w:tcPr>
            <w:tcW w:w="4184" w:type="dxa"/>
            <w:tcBorders>
              <w:top w:val="nil"/>
              <w:left w:val="nil"/>
              <w:bottom w:val="nil"/>
              <w:right w:val="nil"/>
            </w:tcBorders>
            <w:shd w:val="clear" w:color="auto" w:fill="auto"/>
            <w:noWrap/>
            <w:vAlign w:val="bottom"/>
            <w:hideMark/>
          </w:tcPr>
          <w:p w14:paraId="3D857D3A"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Incremental</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4521F961"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'Schmidt2019'</w:t>
            </w:r>
          </w:p>
        </w:tc>
        <w:tc>
          <w:tcPr>
            <w:tcW w:w="1100" w:type="dxa"/>
            <w:tcBorders>
              <w:top w:val="nil"/>
              <w:left w:val="nil"/>
              <w:bottom w:val="nil"/>
              <w:right w:val="nil"/>
            </w:tcBorders>
            <w:shd w:val="clear" w:color="auto" w:fill="auto"/>
            <w:noWrap/>
            <w:vAlign w:val="bottom"/>
            <w:hideMark/>
          </w:tcPr>
          <w:p w14:paraId="4368D9E0"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6F594BBD" w14:textId="77777777" w:rsidTr="00363C65">
        <w:trPr>
          <w:trHeight w:val="220"/>
        </w:trPr>
        <w:tc>
          <w:tcPr>
            <w:tcW w:w="1640" w:type="dxa"/>
            <w:tcBorders>
              <w:top w:val="nil"/>
              <w:left w:val="nil"/>
              <w:bottom w:val="nil"/>
              <w:right w:val="nil"/>
            </w:tcBorders>
            <w:shd w:val="clear" w:color="auto" w:fill="auto"/>
            <w:noWrap/>
            <w:vAlign w:val="bottom"/>
            <w:hideMark/>
          </w:tcPr>
          <w:p w14:paraId="1C32E5F5"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periphyton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7AC98DB"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0.38</w:t>
            </w:r>
          </w:p>
        </w:tc>
        <w:tc>
          <w:tcPr>
            <w:tcW w:w="955" w:type="dxa"/>
            <w:tcBorders>
              <w:top w:val="nil"/>
              <w:left w:val="nil"/>
              <w:bottom w:val="nil"/>
              <w:right w:val="nil"/>
            </w:tcBorders>
            <w:shd w:val="clear" w:color="auto" w:fill="auto"/>
            <w:noWrap/>
            <w:vAlign w:val="bottom"/>
            <w:hideMark/>
          </w:tcPr>
          <w:p w14:paraId="6370F3E1"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7F48F545" w14:textId="77777777"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'Water from MW1, tile surface'</w:t>
            </w:r>
          </w:p>
        </w:tc>
        <w:tc>
          <w:tcPr>
            <w:tcW w:w="4184" w:type="dxa"/>
            <w:tcBorders>
              <w:top w:val="nil"/>
              <w:left w:val="nil"/>
              <w:bottom w:val="nil"/>
              <w:right w:val="nil"/>
            </w:tcBorders>
            <w:shd w:val="clear" w:color="auto" w:fill="auto"/>
            <w:noWrap/>
            <w:vAlign w:val="bottom"/>
            <w:hideMark/>
          </w:tcPr>
          <w:p w14:paraId="2CF665E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03B0494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'Ahn2013'</w:t>
            </w:r>
          </w:p>
        </w:tc>
        <w:tc>
          <w:tcPr>
            <w:tcW w:w="1100" w:type="dxa"/>
            <w:tcBorders>
              <w:top w:val="nil"/>
              <w:left w:val="nil"/>
              <w:bottom w:val="nil"/>
              <w:right w:val="nil"/>
            </w:tcBorders>
            <w:shd w:val="clear" w:color="auto" w:fill="auto"/>
            <w:noWrap/>
            <w:vAlign w:val="bottom"/>
            <w:hideMark/>
          </w:tcPr>
          <w:p w14:paraId="1CF7F406"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62FA8D61" w14:textId="77777777" w:rsidTr="00363C65">
        <w:trPr>
          <w:trHeight w:val="220"/>
        </w:trPr>
        <w:tc>
          <w:tcPr>
            <w:tcW w:w="1640" w:type="dxa"/>
            <w:tcBorders>
              <w:top w:val="nil"/>
              <w:left w:val="nil"/>
              <w:bottom w:val="nil"/>
              <w:right w:val="nil"/>
            </w:tcBorders>
            <w:shd w:val="clear" w:color="auto" w:fill="auto"/>
            <w:noWrap/>
            <w:vAlign w:val="bottom"/>
            <w:hideMark/>
          </w:tcPr>
          <w:p w14:paraId="4FBB8F64"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periphyton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978C15F"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0.4</w:t>
            </w:r>
          </w:p>
        </w:tc>
        <w:tc>
          <w:tcPr>
            <w:tcW w:w="955" w:type="dxa"/>
            <w:tcBorders>
              <w:top w:val="nil"/>
              <w:left w:val="nil"/>
              <w:bottom w:val="nil"/>
              <w:right w:val="nil"/>
            </w:tcBorders>
            <w:shd w:val="clear" w:color="auto" w:fill="auto"/>
            <w:noWrap/>
            <w:vAlign w:val="bottom"/>
            <w:hideMark/>
          </w:tcPr>
          <w:p w14:paraId="589F55B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73A93A01"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Water</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from</w:t>
            </w:r>
            <w:proofErr w:type="spellEnd"/>
            <w:r w:rsidRPr="00363C65">
              <w:rPr>
                <w:rFonts w:ascii="Calibri" w:hAnsi="Calibri" w:cs="Calibri"/>
                <w:color w:val="000000"/>
                <w:sz w:val="16"/>
                <w:szCs w:val="16"/>
              </w:rPr>
              <w:t xml:space="preserve"> MW1, </w:t>
            </w:r>
            <w:proofErr w:type="spellStart"/>
            <w:r w:rsidRPr="00363C65">
              <w:rPr>
                <w:rFonts w:ascii="Calibri" w:hAnsi="Calibri" w:cs="Calibri"/>
                <w:color w:val="000000"/>
                <w:sz w:val="16"/>
                <w:szCs w:val="16"/>
              </w:rPr>
              <w:t>concrete</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3E232C5A"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6669596D"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'Ahn2013'</w:t>
            </w:r>
          </w:p>
        </w:tc>
        <w:tc>
          <w:tcPr>
            <w:tcW w:w="1100" w:type="dxa"/>
            <w:tcBorders>
              <w:top w:val="nil"/>
              <w:left w:val="nil"/>
              <w:bottom w:val="nil"/>
              <w:right w:val="nil"/>
            </w:tcBorders>
            <w:shd w:val="clear" w:color="auto" w:fill="auto"/>
            <w:noWrap/>
            <w:vAlign w:val="bottom"/>
            <w:hideMark/>
          </w:tcPr>
          <w:p w14:paraId="7298978A"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2FAD90D5" w14:textId="77777777" w:rsidTr="00363C65">
        <w:trPr>
          <w:trHeight w:val="220"/>
        </w:trPr>
        <w:tc>
          <w:tcPr>
            <w:tcW w:w="1640" w:type="dxa"/>
            <w:tcBorders>
              <w:top w:val="nil"/>
              <w:left w:val="nil"/>
              <w:bottom w:val="nil"/>
              <w:right w:val="nil"/>
            </w:tcBorders>
            <w:shd w:val="clear" w:color="auto" w:fill="auto"/>
            <w:noWrap/>
            <w:vAlign w:val="bottom"/>
            <w:hideMark/>
          </w:tcPr>
          <w:p w14:paraId="410EB301"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lastRenderedPageBreak/>
              <w:t>'</w:t>
            </w:r>
            <w:proofErr w:type="spellStart"/>
            <w:r w:rsidRPr="00363C65">
              <w:rPr>
                <w:rFonts w:ascii="Calibri" w:hAnsi="Calibri" w:cs="Calibri"/>
                <w:color w:val="000000"/>
                <w:sz w:val="16"/>
                <w:szCs w:val="16"/>
              </w:rPr>
              <w:t>periphyton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BF6155D"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0.49</w:t>
            </w:r>
          </w:p>
        </w:tc>
        <w:tc>
          <w:tcPr>
            <w:tcW w:w="955" w:type="dxa"/>
            <w:tcBorders>
              <w:top w:val="nil"/>
              <w:left w:val="nil"/>
              <w:bottom w:val="nil"/>
              <w:right w:val="nil"/>
            </w:tcBorders>
            <w:shd w:val="clear" w:color="auto" w:fill="auto"/>
            <w:noWrap/>
            <w:vAlign w:val="bottom"/>
            <w:hideMark/>
          </w:tcPr>
          <w:p w14:paraId="5A9E6F1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0B19C61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Water</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from</w:t>
            </w:r>
            <w:proofErr w:type="spellEnd"/>
            <w:r w:rsidRPr="00363C65">
              <w:rPr>
                <w:rFonts w:ascii="Calibri" w:hAnsi="Calibri" w:cs="Calibri"/>
                <w:color w:val="000000"/>
                <w:sz w:val="16"/>
                <w:szCs w:val="16"/>
              </w:rPr>
              <w:t xml:space="preserve"> MW1, </w:t>
            </w:r>
            <w:proofErr w:type="spellStart"/>
            <w:r w:rsidRPr="00363C65">
              <w:rPr>
                <w:rFonts w:ascii="Calibri" w:hAnsi="Calibri" w:cs="Calibri"/>
                <w:color w:val="000000"/>
                <w:sz w:val="16"/>
                <w:szCs w:val="16"/>
              </w:rPr>
              <w:t>pebble</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76D215C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749B86C7"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'Ahn2013'</w:t>
            </w:r>
          </w:p>
        </w:tc>
        <w:tc>
          <w:tcPr>
            <w:tcW w:w="1100" w:type="dxa"/>
            <w:tcBorders>
              <w:top w:val="nil"/>
              <w:left w:val="nil"/>
              <w:bottom w:val="nil"/>
              <w:right w:val="nil"/>
            </w:tcBorders>
            <w:shd w:val="clear" w:color="auto" w:fill="auto"/>
            <w:noWrap/>
            <w:vAlign w:val="bottom"/>
            <w:hideMark/>
          </w:tcPr>
          <w:p w14:paraId="0D8E85BE"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7B2A49C3" w14:textId="77777777" w:rsidTr="00363C65">
        <w:trPr>
          <w:trHeight w:val="220"/>
        </w:trPr>
        <w:tc>
          <w:tcPr>
            <w:tcW w:w="1640" w:type="dxa"/>
            <w:tcBorders>
              <w:top w:val="nil"/>
              <w:left w:val="nil"/>
              <w:bottom w:val="nil"/>
              <w:right w:val="nil"/>
            </w:tcBorders>
            <w:shd w:val="clear" w:color="auto" w:fill="auto"/>
            <w:noWrap/>
            <w:vAlign w:val="bottom"/>
            <w:hideMark/>
          </w:tcPr>
          <w:p w14:paraId="309A07CF"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periphyton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202A4E2B"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0.25</w:t>
            </w:r>
          </w:p>
        </w:tc>
        <w:tc>
          <w:tcPr>
            <w:tcW w:w="955" w:type="dxa"/>
            <w:tcBorders>
              <w:top w:val="nil"/>
              <w:left w:val="nil"/>
              <w:bottom w:val="nil"/>
              <w:right w:val="nil"/>
            </w:tcBorders>
            <w:shd w:val="clear" w:color="auto" w:fill="auto"/>
            <w:noWrap/>
            <w:vAlign w:val="bottom"/>
            <w:hideMark/>
          </w:tcPr>
          <w:p w14:paraId="1205836B"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788F5165" w14:textId="77777777"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'Water from HR, tile surface'</w:t>
            </w:r>
          </w:p>
        </w:tc>
        <w:tc>
          <w:tcPr>
            <w:tcW w:w="4184" w:type="dxa"/>
            <w:tcBorders>
              <w:top w:val="nil"/>
              <w:left w:val="nil"/>
              <w:bottom w:val="nil"/>
              <w:right w:val="nil"/>
            </w:tcBorders>
            <w:shd w:val="clear" w:color="auto" w:fill="auto"/>
            <w:noWrap/>
            <w:vAlign w:val="bottom"/>
            <w:hideMark/>
          </w:tcPr>
          <w:p w14:paraId="2D32925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0825F199"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'Ahn2013'</w:t>
            </w:r>
          </w:p>
        </w:tc>
        <w:tc>
          <w:tcPr>
            <w:tcW w:w="1100" w:type="dxa"/>
            <w:tcBorders>
              <w:top w:val="nil"/>
              <w:left w:val="nil"/>
              <w:bottom w:val="nil"/>
              <w:right w:val="nil"/>
            </w:tcBorders>
            <w:shd w:val="clear" w:color="auto" w:fill="auto"/>
            <w:noWrap/>
            <w:vAlign w:val="bottom"/>
            <w:hideMark/>
          </w:tcPr>
          <w:p w14:paraId="32B23F11"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63430A11" w14:textId="77777777" w:rsidTr="00363C65">
        <w:trPr>
          <w:trHeight w:val="220"/>
        </w:trPr>
        <w:tc>
          <w:tcPr>
            <w:tcW w:w="1640" w:type="dxa"/>
            <w:tcBorders>
              <w:top w:val="nil"/>
              <w:left w:val="nil"/>
              <w:bottom w:val="nil"/>
              <w:right w:val="nil"/>
            </w:tcBorders>
            <w:shd w:val="clear" w:color="auto" w:fill="auto"/>
            <w:noWrap/>
            <w:vAlign w:val="bottom"/>
            <w:hideMark/>
          </w:tcPr>
          <w:p w14:paraId="205CAED5"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periphyton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1EABF7EC"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0.22</w:t>
            </w:r>
          </w:p>
        </w:tc>
        <w:tc>
          <w:tcPr>
            <w:tcW w:w="955" w:type="dxa"/>
            <w:tcBorders>
              <w:top w:val="nil"/>
              <w:left w:val="nil"/>
              <w:bottom w:val="nil"/>
              <w:right w:val="nil"/>
            </w:tcBorders>
            <w:shd w:val="clear" w:color="auto" w:fill="auto"/>
            <w:noWrap/>
            <w:vAlign w:val="bottom"/>
            <w:hideMark/>
          </w:tcPr>
          <w:p w14:paraId="4652EAB5"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7602F0A7"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Water</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from</w:t>
            </w:r>
            <w:proofErr w:type="spellEnd"/>
            <w:r w:rsidRPr="00363C65">
              <w:rPr>
                <w:rFonts w:ascii="Calibri" w:hAnsi="Calibri" w:cs="Calibri"/>
                <w:color w:val="000000"/>
                <w:sz w:val="16"/>
                <w:szCs w:val="16"/>
              </w:rPr>
              <w:t xml:space="preserve"> HR, </w:t>
            </w:r>
            <w:proofErr w:type="spellStart"/>
            <w:r w:rsidRPr="00363C65">
              <w:rPr>
                <w:rFonts w:ascii="Calibri" w:hAnsi="Calibri" w:cs="Calibri"/>
                <w:color w:val="000000"/>
                <w:sz w:val="16"/>
                <w:szCs w:val="16"/>
              </w:rPr>
              <w:t>concrete</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69D71AC5"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7C2AEB2D"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'Ahn2013'</w:t>
            </w:r>
          </w:p>
        </w:tc>
        <w:tc>
          <w:tcPr>
            <w:tcW w:w="1100" w:type="dxa"/>
            <w:tcBorders>
              <w:top w:val="nil"/>
              <w:left w:val="nil"/>
              <w:bottom w:val="nil"/>
              <w:right w:val="nil"/>
            </w:tcBorders>
            <w:shd w:val="clear" w:color="auto" w:fill="auto"/>
            <w:noWrap/>
            <w:vAlign w:val="bottom"/>
            <w:hideMark/>
          </w:tcPr>
          <w:p w14:paraId="158D27F8"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7A724C33" w14:textId="77777777" w:rsidTr="00363C65">
        <w:trPr>
          <w:trHeight w:val="220"/>
        </w:trPr>
        <w:tc>
          <w:tcPr>
            <w:tcW w:w="1640" w:type="dxa"/>
            <w:tcBorders>
              <w:top w:val="nil"/>
              <w:left w:val="nil"/>
              <w:bottom w:val="nil"/>
              <w:right w:val="nil"/>
            </w:tcBorders>
            <w:shd w:val="clear" w:color="auto" w:fill="auto"/>
            <w:noWrap/>
            <w:vAlign w:val="bottom"/>
            <w:hideMark/>
          </w:tcPr>
          <w:p w14:paraId="1DE61820"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periphyton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1F385752"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0.43</w:t>
            </w:r>
          </w:p>
        </w:tc>
        <w:tc>
          <w:tcPr>
            <w:tcW w:w="955" w:type="dxa"/>
            <w:tcBorders>
              <w:top w:val="nil"/>
              <w:left w:val="nil"/>
              <w:bottom w:val="nil"/>
              <w:right w:val="nil"/>
            </w:tcBorders>
            <w:shd w:val="clear" w:color="auto" w:fill="auto"/>
            <w:noWrap/>
            <w:vAlign w:val="bottom"/>
            <w:hideMark/>
          </w:tcPr>
          <w:p w14:paraId="4F7ABA82"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3251DF46"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Water</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from</w:t>
            </w:r>
            <w:proofErr w:type="spellEnd"/>
            <w:r w:rsidRPr="00363C65">
              <w:rPr>
                <w:rFonts w:ascii="Calibri" w:hAnsi="Calibri" w:cs="Calibri"/>
                <w:color w:val="000000"/>
                <w:sz w:val="16"/>
                <w:szCs w:val="16"/>
              </w:rPr>
              <w:t xml:space="preserve"> HR, </w:t>
            </w:r>
            <w:proofErr w:type="spellStart"/>
            <w:r w:rsidRPr="00363C65">
              <w:rPr>
                <w:rFonts w:ascii="Calibri" w:hAnsi="Calibri" w:cs="Calibri"/>
                <w:color w:val="000000"/>
                <w:sz w:val="16"/>
                <w:szCs w:val="16"/>
              </w:rPr>
              <w:t>pebble</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09EF564D"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3DCE819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'Ahn2013'</w:t>
            </w:r>
          </w:p>
        </w:tc>
        <w:tc>
          <w:tcPr>
            <w:tcW w:w="1100" w:type="dxa"/>
            <w:tcBorders>
              <w:top w:val="nil"/>
              <w:left w:val="nil"/>
              <w:bottom w:val="nil"/>
              <w:right w:val="nil"/>
            </w:tcBorders>
            <w:shd w:val="clear" w:color="auto" w:fill="auto"/>
            <w:noWrap/>
            <w:vAlign w:val="bottom"/>
            <w:hideMark/>
          </w:tcPr>
          <w:p w14:paraId="364E71D8"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3B6618D1" w14:textId="77777777" w:rsidTr="00363C65">
        <w:trPr>
          <w:trHeight w:val="220"/>
        </w:trPr>
        <w:tc>
          <w:tcPr>
            <w:tcW w:w="1640" w:type="dxa"/>
            <w:tcBorders>
              <w:top w:val="nil"/>
              <w:left w:val="nil"/>
              <w:bottom w:val="nil"/>
              <w:right w:val="nil"/>
            </w:tcBorders>
            <w:shd w:val="clear" w:color="auto" w:fill="auto"/>
            <w:noWrap/>
            <w:vAlign w:val="bottom"/>
            <w:hideMark/>
          </w:tcPr>
          <w:p w14:paraId="0DE22D7A"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periphyton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38F758FE"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0.18</w:t>
            </w:r>
          </w:p>
        </w:tc>
        <w:tc>
          <w:tcPr>
            <w:tcW w:w="955" w:type="dxa"/>
            <w:tcBorders>
              <w:top w:val="nil"/>
              <w:left w:val="nil"/>
              <w:bottom w:val="nil"/>
              <w:right w:val="nil"/>
            </w:tcBorders>
            <w:shd w:val="clear" w:color="auto" w:fill="auto"/>
            <w:noWrap/>
            <w:vAlign w:val="bottom"/>
            <w:hideMark/>
          </w:tcPr>
          <w:p w14:paraId="041DE08B"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093BE6ED" w14:textId="77777777"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'Water from BFW, tile surface'</w:t>
            </w:r>
          </w:p>
        </w:tc>
        <w:tc>
          <w:tcPr>
            <w:tcW w:w="4184" w:type="dxa"/>
            <w:tcBorders>
              <w:top w:val="nil"/>
              <w:left w:val="nil"/>
              <w:bottom w:val="nil"/>
              <w:right w:val="nil"/>
            </w:tcBorders>
            <w:shd w:val="clear" w:color="auto" w:fill="auto"/>
            <w:noWrap/>
            <w:vAlign w:val="bottom"/>
            <w:hideMark/>
          </w:tcPr>
          <w:p w14:paraId="5A16CEF0"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380DB9E9"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'Ahn2013'</w:t>
            </w:r>
          </w:p>
        </w:tc>
        <w:tc>
          <w:tcPr>
            <w:tcW w:w="1100" w:type="dxa"/>
            <w:tcBorders>
              <w:top w:val="nil"/>
              <w:left w:val="nil"/>
              <w:bottom w:val="nil"/>
              <w:right w:val="nil"/>
            </w:tcBorders>
            <w:shd w:val="clear" w:color="auto" w:fill="auto"/>
            <w:noWrap/>
            <w:vAlign w:val="bottom"/>
            <w:hideMark/>
          </w:tcPr>
          <w:p w14:paraId="01A1E8A1"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2983BE42" w14:textId="77777777" w:rsidTr="00363C65">
        <w:trPr>
          <w:trHeight w:val="220"/>
        </w:trPr>
        <w:tc>
          <w:tcPr>
            <w:tcW w:w="1640" w:type="dxa"/>
            <w:tcBorders>
              <w:top w:val="nil"/>
              <w:left w:val="nil"/>
              <w:bottom w:val="nil"/>
              <w:right w:val="nil"/>
            </w:tcBorders>
            <w:shd w:val="clear" w:color="auto" w:fill="auto"/>
            <w:noWrap/>
            <w:vAlign w:val="bottom"/>
            <w:hideMark/>
          </w:tcPr>
          <w:p w14:paraId="56D2E9D6"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periphyton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746188DC"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0.18</w:t>
            </w:r>
          </w:p>
        </w:tc>
        <w:tc>
          <w:tcPr>
            <w:tcW w:w="955" w:type="dxa"/>
            <w:tcBorders>
              <w:top w:val="nil"/>
              <w:left w:val="nil"/>
              <w:bottom w:val="nil"/>
              <w:right w:val="nil"/>
            </w:tcBorders>
            <w:shd w:val="clear" w:color="auto" w:fill="auto"/>
            <w:noWrap/>
            <w:vAlign w:val="bottom"/>
            <w:hideMark/>
          </w:tcPr>
          <w:p w14:paraId="5CCC631F"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28037833"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Water</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from</w:t>
            </w:r>
            <w:proofErr w:type="spellEnd"/>
            <w:r w:rsidRPr="00363C65">
              <w:rPr>
                <w:rFonts w:ascii="Calibri" w:hAnsi="Calibri" w:cs="Calibri"/>
                <w:color w:val="000000"/>
                <w:sz w:val="16"/>
                <w:szCs w:val="16"/>
              </w:rPr>
              <w:t xml:space="preserve"> BFW, </w:t>
            </w:r>
            <w:proofErr w:type="spellStart"/>
            <w:r w:rsidRPr="00363C65">
              <w:rPr>
                <w:rFonts w:ascii="Calibri" w:hAnsi="Calibri" w:cs="Calibri"/>
                <w:color w:val="000000"/>
                <w:sz w:val="16"/>
                <w:szCs w:val="16"/>
              </w:rPr>
              <w:t>concrete</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2827117F"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7DD70E39"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'Ahn2013'</w:t>
            </w:r>
          </w:p>
        </w:tc>
        <w:tc>
          <w:tcPr>
            <w:tcW w:w="1100" w:type="dxa"/>
            <w:tcBorders>
              <w:top w:val="nil"/>
              <w:left w:val="nil"/>
              <w:bottom w:val="nil"/>
              <w:right w:val="nil"/>
            </w:tcBorders>
            <w:shd w:val="clear" w:color="auto" w:fill="auto"/>
            <w:noWrap/>
            <w:vAlign w:val="bottom"/>
            <w:hideMark/>
          </w:tcPr>
          <w:p w14:paraId="3E499FC9"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2F7E4351" w14:textId="77777777" w:rsidTr="00363C65">
        <w:trPr>
          <w:trHeight w:val="220"/>
        </w:trPr>
        <w:tc>
          <w:tcPr>
            <w:tcW w:w="1640" w:type="dxa"/>
            <w:tcBorders>
              <w:top w:val="nil"/>
              <w:left w:val="nil"/>
              <w:bottom w:val="nil"/>
              <w:right w:val="nil"/>
            </w:tcBorders>
            <w:shd w:val="clear" w:color="auto" w:fill="auto"/>
            <w:noWrap/>
            <w:vAlign w:val="bottom"/>
            <w:hideMark/>
          </w:tcPr>
          <w:p w14:paraId="3E26B475"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periphyton</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DE5B51B"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0.32</w:t>
            </w:r>
          </w:p>
        </w:tc>
        <w:tc>
          <w:tcPr>
            <w:tcW w:w="955" w:type="dxa"/>
            <w:tcBorders>
              <w:top w:val="nil"/>
              <w:left w:val="nil"/>
              <w:bottom w:val="nil"/>
              <w:right w:val="nil"/>
            </w:tcBorders>
            <w:shd w:val="clear" w:color="auto" w:fill="auto"/>
            <w:noWrap/>
            <w:vAlign w:val="bottom"/>
            <w:hideMark/>
          </w:tcPr>
          <w:p w14:paraId="2061CD63"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63111D1D"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Water</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from</w:t>
            </w:r>
            <w:proofErr w:type="spellEnd"/>
            <w:r w:rsidRPr="00363C65">
              <w:rPr>
                <w:rFonts w:ascii="Calibri" w:hAnsi="Calibri" w:cs="Calibri"/>
                <w:color w:val="000000"/>
                <w:sz w:val="16"/>
                <w:szCs w:val="16"/>
              </w:rPr>
              <w:t xml:space="preserve"> BFW, </w:t>
            </w:r>
            <w:proofErr w:type="spellStart"/>
            <w:r w:rsidRPr="00363C65">
              <w:rPr>
                <w:rFonts w:ascii="Calibri" w:hAnsi="Calibri" w:cs="Calibri"/>
                <w:color w:val="000000"/>
                <w:sz w:val="16"/>
                <w:szCs w:val="16"/>
              </w:rPr>
              <w:t>pebble</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2296CCAF"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0E3725AD"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'Ahn2013'</w:t>
            </w:r>
          </w:p>
        </w:tc>
        <w:tc>
          <w:tcPr>
            <w:tcW w:w="1100" w:type="dxa"/>
            <w:tcBorders>
              <w:top w:val="nil"/>
              <w:left w:val="nil"/>
              <w:bottom w:val="nil"/>
              <w:right w:val="nil"/>
            </w:tcBorders>
            <w:shd w:val="clear" w:color="auto" w:fill="auto"/>
            <w:noWrap/>
            <w:vAlign w:val="bottom"/>
            <w:hideMark/>
          </w:tcPr>
          <w:p w14:paraId="74AD17FD"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66A64DBC" w14:textId="77777777" w:rsidTr="00363C65">
        <w:trPr>
          <w:trHeight w:val="220"/>
        </w:trPr>
        <w:tc>
          <w:tcPr>
            <w:tcW w:w="1640" w:type="dxa"/>
            <w:tcBorders>
              <w:top w:val="nil"/>
              <w:left w:val="nil"/>
              <w:bottom w:val="nil"/>
              <w:right w:val="nil"/>
            </w:tcBorders>
            <w:shd w:val="clear" w:color="auto" w:fill="auto"/>
            <w:noWrap/>
            <w:vAlign w:val="bottom"/>
            <w:hideMark/>
          </w:tcPr>
          <w:p w14:paraId="19E93E63"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macrophytes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240B2C24"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0.007</w:t>
            </w:r>
          </w:p>
        </w:tc>
        <w:tc>
          <w:tcPr>
            <w:tcW w:w="955" w:type="dxa"/>
            <w:tcBorders>
              <w:top w:val="nil"/>
              <w:left w:val="nil"/>
              <w:bottom w:val="nil"/>
              <w:right w:val="nil"/>
            </w:tcBorders>
            <w:shd w:val="clear" w:color="auto" w:fill="auto"/>
            <w:noWrap/>
            <w:vAlign w:val="bottom"/>
            <w:hideMark/>
          </w:tcPr>
          <w:p w14:paraId="5BA92230"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029185B9"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Slowest</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of</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the</w:t>
            </w:r>
            <w:proofErr w:type="spellEnd"/>
            <w:r w:rsidRPr="00363C65">
              <w:rPr>
                <w:rFonts w:ascii="Calibri" w:hAnsi="Calibri" w:cs="Calibri"/>
                <w:color w:val="000000"/>
                <w:sz w:val="16"/>
                <w:szCs w:val="16"/>
              </w:rPr>
              <w:t xml:space="preserve"> 14 </w:t>
            </w:r>
            <w:proofErr w:type="spellStart"/>
            <w:r w:rsidRPr="00363C65">
              <w:rPr>
                <w:rFonts w:ascii="Calibri" w:hAnsi="Calibri" w:cs="Calibri"/>
                <w:color w:val="000000"/>
                <w:sz w:val="16"/>
                <w:szCs w:val="16"/>
              </w:rPr>
              <w:t>species</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23C3CE78" w14:textId="30B14C1E"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'Slope of linear regression ln cumulated biomass'</w:t>
            </w:r>
          </w:p>
        </w:tc>
        <w:tc>
          <w:tcPr>
            <w:tcW w:w="1600" w:type="dxa"/>
            <w:tcBorders>
              <w:top w:val="nil"/>
              <w:left w:val="nil"/>
              <w:bottom w:val="nil"/>
              <w:right w:val="nil"/>
            </w:tcBorders>
            <w:shd w:val="clear" w:color="auto" w:fill="auto"/>
            <w:noWrap/>
            <w:vAlign w:val="bottom"/>
            <w:hideMark/>
          </w:tcPr>
          <w:p w14:paraId="29D4974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'Nielsen1991'</w:t>
            </w:r>
          </w:p>
        </w:tc>
        <w:tc>
          <w:tcPr>
            <w:tcW w:w="1100" w:type="dxa"/>
            <w:tcBorders>
              <w:top w:val="nil"/>
              <w:left w:val="nil"/>
              <w:bottom w:val="nil"/>
              <w:right w:val="nil"/>
            </w:tcBorders>
            <w:shd w:val="clear" w:color="auto" w:fill="auto"/>
            <w:noWrap/>
            <w:vAlign w:val="bottom"/>
            <w:hideMark/>
          </w:tcPr>
          <w:p w14:paraId="5BBC6CC9"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5621A7A9" w14:textId="77777777" w:rsidTr="00363C65">
        <w:trPr>
          <w:trHeight w:val="220"/>
        </w:trPr>
        <w:tc>
          <w:tcPr>
            <w:tcW w:w="1640" w:type="dxa"/>
            <w:tcBorders>
              <w:top w:val="nil"/>
              <w:left w:val="nil"/>
              <w:bottom w:val="nil"/>
              <w:right w:val="nil"/>
            </w:tcBorders>
            <w:shd w:val="clear" w:color="auto" w:fill="auto"/>
            <w:noWrap/>
            <w:vAlign w:val="bottom"/>
            <w:hideMark/>
          </w:tcPr>
          <w:p w14:paraId="150102A9"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macrophytes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2CFCD4E"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0.109</w:t>
            </w:r>
          </w:p>
        </w:tc>
        <w:tc>
          <w:tcPr>
            <w:tcW w:w="955" w:type="dxa"/>
            <w:tcBorders>
              <w:top w:val="nil"/>
              <w:left w:val="nil"/>
              <w:bottom w:val="nil"/>
              <w:right w:val="nil"/>
            </w:tcBorders>
            <w:shd w:val="clear" w:color="auto" w:fill="auto"/>
            <w:noWrap/>
            <w:vAlign w:val="bottom"/>
            <w:hideMark/>
          </w:tcPr>
          <w:p w14:paraId="59042737"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0F6148D1"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 xml:space="preserve">'Fastest </w:t>
            </w:r>
            <w:proofErr w:type="spellStart"/>
            <w:r w:rsidRPr="00363C65">
              <w:rPr>
                <w:rFonts w:ascii="Calibri" w:hAnsi="Calibri" w:cs="Calibri"/>
                <w:color w:val="000000"/>
                <w:sz w:val="16"/>
                <w:szCs w:val="16"/>
              </w:rPr>
              <w:t>of</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the</w:t>
            </w:r>
            <w:proofErr w:type="spellEnd"/>
            <w:r w:rsidRPr="00363C65">
              <w:rPr>
                <w:rFonts w:ascii="Calibri" w:hAnsi="Calibri" w:cs="Calibri"/>
                <w:color w:val="000000"/>
                <w:sz w:val="16"/>
                <w:szCs w:val="16"/>
              </w:rPr>
              <w:t xml:space="preserve"> 14 </w:t>
            </w:r>
            <w:proofErr w:type="spellStart"/>
            <w:r w:rsidRPr="00363C65">
              <w:rPr>
                <w:rFonts w:ascii="Calibri" w:hAnsi="Calibri" w:cs="Calibri"/>
                <w:color w:val="000000"/>
                <w:sz w:val="16"/>
                <w:szCs w:val="16"/>
              </w:rPr>
              <w:t>species</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2233399E" w14:textId="7D3DC0A6"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'Slope of linear regression ln cumulated biomass'</w:t>
            </w:r>
          </w:p>
        </w:tc>
        <w:tc>
          <w:tcPr>
            <w:tcW w:w="1600" w:type="dxa"/>
            <w:tcBorders>
              <w:top w:val="nil"/>
              <w:left w:val="nil"/>
              <w:bottom w:val="nil"/>
              <w:right w:val="nil"/>
            </w:tcBorders>
            <w:shd w:val="clear" w:color="auto" w:fill="auto"/>
            <w:noWrap/>
            <w:vAlign w:val="bottom"/>
            <w:hideMark/>
          </w:tcPr>
          <w:p w14:paraId="22362503"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'Nielsen1991'</w:t>
            </w:r>
          </w:p>
        </w:tc>
        <w:tc>
          <w:tcPr>
            <w:tcW w:w="1100" w:type="dxa"/>
            <w:tcBorders>
              <w:top w:val="nil"/>
              <w:left w:val="nil"/>
              <w:bottom w:val="nil"/>
              <w:right w:val="nil"/>
            </w:tcBorders>
            <w:shd w:val="clear" w:color="auto" w:fill="auto"/>
            <w:noWrap/>
            <w:vAlign w:val="bottom"/>
            <w:hideMark/>
          </w:tcPr>
          <w:p w14:paraId="1236A9ED"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23A6F2BC" w14:textId="77777777" w:rsidTr="00363C65">
        <w:trPr>
          <w:trHeight w:val="220"/>
        </w:trPr>
        <w:tc>
          <w:tcPr>
            <w:tcW w:w="1640" w:type="dxa"/>
            <w:tcBorders>
              <w:top w:val="nil"/>
              <w:left w:val="nil"/>
              <w:bottom w:val="nil"/>
              <w:right w:val="nil"/>
            </w:tcBorders>
            <w:shd w:val="clear" w:color="auto" w:fill="auto"/>
            <w:noWrap/>
            <w:vAlign w:val="bottom"/>
            <w:hideMark/>
          </w:tcPr>
          <w:p w14:paraId="6429F1EF"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macrophytes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38333B1C"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0.06</w:t>
            </w:r>
          </w:p>
        </w:tc>
        <w:tc>
          <w:tcPr>
            <w:tcW w:w="955" w:type="dxa"/>
            <w:tcBorders>
              <w:top w:val="nil"/>
              <w:left w:val="nil"/>
              <w:bottom w:val="nil"/>
              <w:right w:val="nil"/>
            </w:tcBorders>
            <w:shd w:val="clear" w:color="auto" w:fill="auto"/>
            <w:noWrap/>
            <w:vAlign w:val="bottom"/>
            <w:hideMark/>
          </w:tcPr>
          <w:p w14:paraId="206F807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70A0CA51"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Water</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hyazinth</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637E8B3F"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Specific</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08B0D99D"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'Reddy1984'</w:t>
            </w:r>
          </w:p>
        </w:tc>
        <w:tc>
          <w:tcPr>
            <w:tcW w:w="1100" w:type="dxa"/>
            <w:tcBorders>
              <w:top w:val="nil"/>
              <w:left w:val="nil"/>
              <w:bottom w:val="nil"/>
              <w:right w:val="nil"/>
            </w:tcBorders>
            <w:shd w:val="clear" w:color="auto" w:fill="auto"/>
            <w:noWrap/>
            <w:vAlign w:val="bottom"/>
            <w:hideMark/>
          </w:tcPr>
          <w:p w14:paraId="03991AD4"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6F9A2B4C" w14:textId="77777777" w:rsidTr="00363C65">
        <w:trPr>
          <w:trHeight w:val="220"/>
        </w:trPr>
        <w:tc>
          <w:tcPr>
            <w:tcW w:w="1640" w:type="dxa"/>
            <w:tcBorders>
              <w:top w:val="nil"/>
              <w:left w:val="nil"/>
              <w:bottom w:val="nil"/>
              <w:right w:val="nil"/>
            </w:tcBorders>
            <w:shd w:val="clear" w:color="auto" w:fill="auto"/>
            <w:noWrap/>
            <w:vAlign w:val="bottom"/>
            <w:hideMark/>
          </w:tcPr>
          <w:p w14:paraId="56BAE73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macrophytes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5B452FC6"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0.18</w:t>
            </w:r>
          </w:p>
        </w:tc>
        <w:tc>
          <w:tcPr>
            <w:tcW w:w="955" w:type="dxa"/>
            <w:tcBorders>
              <w:top w:val="nil"/>
              <w:left w:val="nil"/>
              <w:bottom w:val="nil"/>
              <w:right w:val="nil"/>
            </w:tcBorders>
            <w:shd w:val="clear" w:color="auto" w:fill="auto"/>
            <w:noWrap/>
            <w:vAlign w:val="bottom"/>
            <w:hideMark/>
          </w:tcPr>
          <w:p w14:paraId="0846B65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1BCEFC2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Water</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lettuce</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6EAC535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Specific</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6406DF8A"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'Reddy1984'</w:t>
            </w:r>
          </w:p>
        </w:tc>
        <w:tc>
          <w:tcPr>
            <w:tcW w:w="1100" w:type="dxa"/>
            <w:tcBorders>
              <w:top w:val="nil"/>
              <w:left w:val="nil"/>
              <w:bottom w:val="nil"/>
              <w:right w:val="nil"/>
            </w:tcBorders>
            <w:shd w:val="clear" w:color="auto" w:fill="auto"/>
            <w:noWrap/>
            <w:vAlign w:val="bottom"/>
            <w:hideMark/>
          </w:tcPr>
          <w:p w14:paraId="76BA995B"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04387D8B" w14:textId="77777777" w:rsidTr="00363C65">
        <w:trPr>
          <w:trHeight w:val="220"/>
        </w:trPr>
        <w:tc>
          <w:tcPr>
            <w:tcW w:w="1640" w:type="dxa"/>
            <w:tcBorders>
              <w:top w:val="nil"/>
              <w:left w:val="nil"/>
              <w:bottom w:val="nil"/>
              <w:right w:val="nil"/>
            </w:tcBorders>
            <w:shd w:val="clear" w:color="auto" w:fill="auto"/>
            <w:noWrap/>
            <w:vAlign w:val="bottom"/>
            <w:hideMark/>
          </w:tcPr>
          <w:p w14:paraId="087BEA8A"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macrophytes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14E16137"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0.04</w:t>
            </w:r>
          </w:p>
        </w:tc>
        <w:tc>
          <w:tcPr>
            <w:tcW w:w="955" w:type="dxa"/>
            <w:tcBorders>
              <w:top w:val="nil"/>
              <w:left w:val="nil"/>
              <w:bottom w:val="nil"/>
              <w:right w:val="nil"/>
            </w:tcBorders>
            <w:shd w:val="clear" w:color="auto" w:fill="auto"/>
            <w:noWrap/>
            <w:vAlign w:val="bottom"/>
            <w:hideMark/>
          </w:tcPr>
          <w:p w14:paraId="255B2D7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'1/d'</w:t>
            </w:r>
          </w:p>
        </w:tc>
        <w:tc>
          <w:tcPr>
            <w:tcW w:w="3523" w:type="dxa"/>
            <w:tcBorders>
              <w:top w:val="nil"/>
              <w:left w:val="nil"/>
              <w:bottom w:val="nil"/>
              <w:right w:val="nil"/>
            </w:tcBorders>
            <w:shd w:val="clear" w:color="auto" w:fill="auto"/>
            <w:noWrap/>
            <w:vAlign w:val="bottom"/>
            <w:hideMark/>
          </w:tcPr>
          <w:p w14:paraId="35ECB1D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Pennywort</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5470072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Specific</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68CF793F"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'Reddy1984'</w:t>
            </w:r>
          </w:p>
        </w:tc>
        <w:tc>
          <w:tcPr>
            <w:tcW w:w="1100" w:type="dxa"/>
            <w:tcBorders>
              <w:top w:val="nil"/>
              <w:left w:val="nil"/>
              <w:bottom w:val="nil"/>
              <w:right w:val="nil"/>
            </w:tcBorders>
            <w:shd w:val="clear" w:color="auto" w:fill="auto"/>
            <w:noWrap/>
            <w:vAlign w:val="bottom"/>
            <w:hideMark/>
          </w:tcPr>
          <w:p w14:paraId="7A6B5F6B" w14:textId="77777777" w:rsidR="00363C65" w:rsidRPr="00363C65" w:rsidRDefault="00363C65" w:rsidP="00363C65">
            <w:pPr>
              <w:rPr>
                <w:rFonts w:ascii="Calibri" w:hAnsi="Calibri" w:cs="Calibri"/>
                <w:color w:val="000000"/>
                <w:sz w:val="16"/>
                <w:szCs w:val="16"/>
              </w:rPr>
            </w:pPr>
            <w:proofErr w:type="spellStart"/>
            <w:r w:rsidRPr="00363C65">
              <w:rPr>
                <w:rFonts w:ascii="Calibri" w:hAnsi="Calibri" w:cs="Calibri"/>
                <w:color w:val="000000"/>
                <w:sz w:val="16"/>
                <w:szCs w:val="16"/>
              </w:rPr>
              <w:t>NaN</w:t>
            </w:r>
            <w:proofErr w:type="spellEnd"/>
          </w:p>
        </w:tc>
      </w:tr>
      <w:tr w:rsidR="00363C65" w:rsidRPr="00363C65" w14:paraId="200F6C98" w14:textId="77777777" w:rsidTr="00363C65">
        <w:trPr>
          <w:trHeight w:val="220"/>
        </w:trPr>
        <w:tc>
          <w:tcPr>
            <w:tcW w:w="1640" w:type="dxa"/>
            <w:tcBorders>
              <w:top w:val="nil"/>
              <w:left w:val="nil"/>
              <w:bottom w:val="nil"/>
              <w:right w:val="nil"/>
            </w:tcBorders>
            <w:shd w:val="clear" w:color="auto" w:fill="auto"/>
            <w:noWrap/>
            <w:vAlign w:val="bottom"/>
            <w:hideMark/>
          </w:tcPr>
          <w:p w14:paraId="0634DFB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macroinvertebrates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35782FE0"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0.116</w:t>
            </w:r>
          </w:p>
        </w:tc>
        <w:tc>
          <w:tcPr>
            <w:tcW w:w="955" w:type="dxa"/>
            <w:tcBorders>
              <w:top w:val="nil"/>
              <w:left w:val="nil"/>
              <w:bottom w:val="nil"/>
              <w:right w:val="nil"/>
            </w:tcBorders>
            <w:shd w:val="clear" w:color="auto" w:fill="auto"/>
            <w:noWrap/>
            <w:vAlign w:val="bottom"/>
            <w:hideMark/>
          </w:tcPr>
          <w:p w14:paraId="5ED17286"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'mg/mg d'</w:t>
            </w:r>
          </w:p>
        </w:tc>
        <w:tc>
          <w:tcPr>
            <w:tcW w:w="3523" w:type="dxa"/>
            <w:tcBorders>
              <w:top w:val="nil"/>
              <w:left w:val="nil"/>
              <w:bottom w:val="nil"/>
              <w:right w:val="nil"/>
            </w:tcBorders>
            <w:shd w:val="clear" w:color="auto" w:fill="auto"/>
            <w:noWrap/>
            <w:vAlign w:val="bottom"/>
            <w:hideMark/>
          </w:tcPr>
          <w:p w14:paraId="242369D4"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Stenomena</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spp</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7D9FBA1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73B3CB0A"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'Benke1986'</w:t>
            </w:r>
          </w:p>
        </w:tc>
        <w:tc>
          <w:tcPr>
            <w:tcW w:w="1100" w:type="dxa"/>
            <w:tcBorders>
              <w:top w:val="nil"/>
              <w:left w:val="nil"/>
              <w:bottom w:val="nil"/>
              <w:right w:val="nil"/>
            </w:tcBorders>
            <w:shd w:val="clear" w:color="auto" w:fill="auto"/>
            <w:noWrap/>
            <w:vAlign w:val="bottom"/>
            <w:hideMark/>
          </w:tcPr>
          <w:p w14:paraId="53813D09"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0.116</w:t>
            </w:r>
          </w:p>
        </w:tc>
      </w:tr>
      <w:tr w:rsidR="00363C65" w:rsidRPr="00363C65" w14:paraId="66FCCD8E" w14:textId="77777777" w:rsidTr="00363C65">
        <w:trPr>
          <w:trHeight w:val="220"/>
        </w:trPr>
        <w:tc>
          <w:tcPr>
            <w:tcW w:w="1640" w:type="dxa"/>
            <w:tcBorders>
              <w:top w:val="nil"/>
              <w:left w:val="nil"/>
              <w:bottom w:val="nil"/>
              <w:right w:val="nil"/>
            </w:tcBorders>
            <w:shd w:val="clear" w:color="auto" w:fill="auto"/>
            <w:noWrap/>
            <w:vAlign w:val="bottom"/>
            <w:hideMark/>
          </w:tcPr>
          <w:p w14:paraId="0AC5D365"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macroinvertebrates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24B8ACD"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0.565</w:t>
            </w:r>
          </w:p>
        </w:tc>
        <w:tc>
          <w:tcPr>
            <w:tcW w:w="955" w:type="dxa"/>
            <w:tcBorders>
              <w:top w:val="nil"/>
              <w:left w:val="nil"/>
              <w:bottom w:val="nil"/>
              <w:right w:val="nil"/>
            </w:tcBorders>
            <w:shd w:val="clear" w:color="auto" w:fill="auto"/>
            <w:noWrap/>
            <w:vAlign w:val="bottom"/>
            <w:hideMark/>
          </w:tcPr>
          <w:p w14:paraId="0718D4C2"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'mg/mg d'</w:t>
            </w:r>
          </w:p>
        </w:tc>
        <w:tc>
          <w:tcPr>
            <w:tcW w:w="3523" w:type="dxa"/>
            <w:tcBorders>
              <w:top w:val="nil"/>
              <w:left w:val="nil"/>
              <w:bottom w:val="nil"/>
              <w:right w:val="nil"/>
            </w:tcBorders>
            <w:shd w:val="clear" w:color="auto" w:fill="auto"/>
            <w:noWrap/>
            <w:vAlign w:val="bottom"/>
            <w:hideMark/>
          </w:tcPr>
          <w:p w14:paraId="5EA6DAB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Arboleda</w:t>
            </w:r>
            <w:proofErr w:type="spellEnd"/>
            <w:r w:rsidRPr="00363C65">
              <w:rPr>
                <w:rFonts w:ascii="Calibri" w:hAnsi="Calibri" w:cs="Calibri"/>
                <w:color w:val="000000"/>
                <w:sz w:val="16"/>
                <w:szCs w:val="16"/>
              </w:rPr>
              <w:t xml:space="preserve"> &lt;2mm'</w:t>
            </w:r>
          </w:p>
        </w:tc>
        <w:tc>
          <w:tcPr>
            <w:tcW w:w="4184" w:type="dxa"/>
            <w:tcBorders>
              <w:top w:val="nil"/>
              <w:left w:val="nil"/>
              <w:bottom w:val="nil"/>
              <w:right w:val="nil"/>
            </w:tcBorders>
            <w:shd w:val="clear" w:color="auto" w:fill="auto"/>
            <w:noWrap/>
            <w:vAlign w:val="bottom"/>
            <w:hideMark/>
          </w:tcPr>
          <w:p w14:paraId="42224A58"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388AE8F6"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'Ramirez2006'</w:t>
            </w:r>
          </w:p>
        </w:tc>
        <w:tc>
          <w:tcPr>
            <w:tcW w:w="1100" w:type="dxa"/>
            <w:tcBorders>
              <w:top w:val="nil"/>
              <w:left w:val="nil"/>
              <w:bottom w:val="nil"/>
              <w:right w:val="nil"/>
            </w:tcBorders>
            <w:shd w:val="clear" w:color="auto" w:fill="auto"/>
            <w:noWrap/>
            <w:vAlign w:val="bottom"/>
            <w:hideMark/>
          </w:tcPr>
          <w:p w14:paraId="4417FAC9"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0.565</w:t>
            </w:r>
          </w:p>
        </w:tc>
      </w:tr>
      <w:tr w:rsidR="00363C65" w:rsidRPr="00363C65" w14:paraId="15BC4982" w14:textId="77777777" w:rsidTr="00363C65">
        <w:trPr>
          <w:trHeight w:val="220"/>
        </w:trPr>
        <w:tc>
          <w:tcPr>
            <w:tcW w:w="1640" w:type="dxa"/>
            <w:tcBorders>
              <w:top w:val="nil"/>
              <w:left w:val="nil"/>
              <w:bottom w:val="nil"/>
              <w:right w:val="nil"/>
            </w:tcBorders>
            <w:shd w:val="clear" w:color="auto" w:fill="auto"/>
            <w:noWrap/>
            <w:vAlign w:val="bottom"/>
            <w:hideMark/>
          </w:tcPr>
          <w:p w14:paraId="0B66A6F1"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macroinvertebrates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7C1F23AB"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0.377</w:t>
            </w:r>
          </w:p>
        </w:tc>
        <w:tc>
          <w:tcPr>
            <w:tcW w:w="955" w:type="dxa"/>
            <w:tcBorders>
              <w:top w:val="nil"/>
              <w:left w:val="nil"/>
              <w:bottom w:val="nil"/>
              <w:right w:val="nil"/>
            </w:tcBorders>
            <w:shd w:val="clear" w:color="auto" w:fill="auto"/>
            <w:noWrap/>
            <w:vAlign w:val="bottom"/>
            <w:hideMark/>
          </w:tcPr>
          <w:p w14:paraId="51A85932"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'mg/mg d'</w:t>
            </w:r>
          </w:p>
        </w:tc>
        <w:tc>
          <w:tcPr>
            <w:tcW w:w="3523" w:type="dxa"/>
            <w:tcBorders>
              <w:top w:val="nil"/>
              <w:left w:val="nil"/>
              <w:bottom w:val="nil"/>
              <w:right w:val="nil"/>
            </w:tcBorders>
            <w:shd w:val="clear" w:color="auto" w:fill="auto"/>
            <w:noWrap/>
            <w:vAlign w:val="bottom"/>
            <w:hideMark/>
          </w:tcPr>
          <w:p w14:paraId="4272B997"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Arboleda</w:t>
            </w:r>
            <w:proofErr w:type="spellEnd"/>
            <w:r w:rsidRPr="00363C65">
              <w:rPr>
                <w:rFonts w:ascii="Calibri" w:hAnsi="Calibri" w:cs="Calibri"/>
                <w:color w:val="000000"/>
                <w:sz w:val="16"/>
                <w:szCs w:val="16"/>
              </w:rPr>
              <w:t xml:space="preserve"> 2-4mm'</w:t>
            </w:r>
          </w:p>
        </w:tc>
        <w:tc>
          <w:tcPr>
            <w:tcW w:w="4184" w:type="dxa"/>
            <w:tcBorders>
              <w:top w:val="nil"/>
              <w:left w:val="nil"/>
              <w:bottom w:val="nil"/>
              <w:right w:val="nil"/>
            </w:tcBorders>
            <w:shd w:val="clear" w:color="auto" w:fill="auto"/>
            <w:noWrap/>
            <w:vAlign w:val="bottom"/>
            <w:hideMark/>
          </w:tcPr>
          <w:p w14:paraId="4646BB4F"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228C9D4B"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'Ramirez2006'</w:t>
            </w:r>
          </w:p>
        </w:tc>
        <w:tc>
          <w:tcPr>
            <w:tcW w:w="1100" w:type="dxa"/>
            <w:tcBorders>
              <w:top w:val="nil"/>
              <w:left w:val="nil"/>
              <w:bottom w:val="nil"/>
              <w:right w:val="nil"/>
            </w:tcBorders>
            <w:shd w:val="clear" w:color="auto" w:fill="auto"/>
            <w:noWrap/>
            <w:vAlign w:val="bottom"/>
            <w:hideMark/>
          </w:tcPr>
          <w:p w14:paraId="077B06B0"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0.377</w:t>
            </w:r>
          </w:p>
        </w:tc>
      </w:tr>
      <w:tr w:rsidR="00363C65" w:rsidRPr="00363C65" w14:paraId="14128D2A" w14:textId="77777777" w:rsidTr="00363C65">
        <w:trPr>
          <w:trHeight w:val="220"/>
        </w:trPr>
        <w:tc>
          <w:tcPr>
            <w:tcW w:w="1640" w:type="dxa"/>
            <w:tcBorders>
              <w:top w:val="nil"/>
              <w:left w:val="nil"/>
              <w:bottom w:val="nil"/>
              <w:right w:val="nil"/>
            </w:tcBorders>
            <w:shd w:val="clear" w:color="auto" w:fill="auto"/>
            <w:noWrap/>
            <w:vAlign w:val="bottom"/>
            <w:hideMark/>
          </w:tcPr>
          <w:p w14:paraId="735CC336"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macroinvertebrates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48B9D74B"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0.119</w:t>
            </w:r>
          </w:p>
        </w:tc>
        <w:tc>
          <w:tcPr>
            <w:tcW w:w="955" w:type="dxa"/>
            <w:tcBorders>
              <w:top w:val="nil"/>
              <w:left w:val="nil"/>
              <w:bottom w:val="nil"/>
              <w:right w:val="nil"/>
            </w:tcBorders>
            <w:shd w:val="clear" w:color="auto" w:fill="auto"/>
            <w:noWrap/>
            <w:vAlign w:val="bottom"/>
            <w:hideMark/>
          </w:tcPr>
          <w:p w14:paraId="1C8528A6"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'mg/mg d'</w:t>
            </w:r>
          </w:p>
        </w:tc>
        <w:tc>
          <w:tcPr>
            <w:tcW w:w="3523" w:type="dxa"/>
            <w:tcBorders>
              <w:top w:val="nil"/>
              <w:left w:val="nil"/>
              <w:bottom w:val="nil"/>
              <w:right w:val="nil"/>
            </w:tcBorders>
            <w:shd w:val="clear" w:color="auto" w:fill="auto"/>
            <w:noWrap/>
            <w:vAlign w:val="bottom"/>
            <w:hideMark/>
          </w:tcPr>
          <w:p w14:paraId="3B7517F6"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Arboleda</w:t>
            </w:r>
            <w:proofErr w:type="spellEnd"/>
            <w:r w:rsidRPr="00363C65">
              <w:rPr>
                <w:rFonts w:ascii="Calibri" w:hAnsi="Calibri" w:cs="Calibri"/>
                <w:color w:val="000000"/>
                <w:sz w:val="16"/>
                <w:szCs w:val="16"/>
              </w:rPr>
              <w:t xml:space="preserve"> &gt;4mm'</w:t>
            </w:r>
          </w:p>
        </w:tc>
        <w:tc>
          <w:tcPr>
            <w:tcW w:w="4184" w:type="dxa"/>
            <w:tcBorders>
              <w:top w:val="nil"/>
              <w:left w:val="nil"/>
              <w:bottom w:val="nil"/>
              <w:right w:val="nil"/>
            </w:tcBorders>
            <w:shd w:val="clear" w:color="auto" w:fill="auto"/>
            <w:noWrap/>
            <w:vAlign w:val="bottom"/>
            <w:hideMark/>
          </w:tcPr>
          <w:p w14:paraId="1624FFED"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Instantaneous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growth</w:t>
            </w:r>
            <w:proofErr w:type="spellEnd"/>
            <w:r w:rsidRPr="00363C65">
              <w:rPr>
                <w:rFonts w:ascii="Calibri" w:hAnsi="Calibri" w:cs="Calibri"/>
                <w:color w:val="000000"/>
                <w:sz w:val="16"/>
                <w:szCs w:val="16"/>
              </w:rPr>
              <w:t xml:space="preserve"> rate'</w:t>
            </w:r>
          </w:p>
        </w:tc>
        <w:tc>
          <w:tcPr>
            <w:tcW w:w="1600" w:type="dxa"/>
            <w:tcBorders>
              <w:top w:val="nil"/>
              <w:left w:val="nil"/>
              <w:bottom w:val="nil"/>
              <w:right w:val="nil"/>
            </w:tcBorders>
            <w:shd w:val="clear" w:color="auto" w:fill="auto"/>
            <w:noWrap/>
            <w:vAlign w:val="bottom"/>
            <w:hideMark/>
          </w:tcPr>
          <w:p w14:paraId="247AEC7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'Ramirez2006'</w:t>
            </w:r>
          </w:p>
        </w:tc>
        <w:tc>
          <w:tcPr>
            <w:tcW w:w="1100" w:type="dxa"/>
            <w:tcBorders>
              <w:top w:val="nil"/>
              <w:left w:val="nil"/>
              <w:bottom w:val="nil"/>
              <w:right w:val="nil"/>
            </w:tcBorders>
            <w:shd w:val="clear" w:color="auto" w:fill="auto"/>
            <w:noWrap/>
            <w:vAlign w:val="bottom"/>
            <w:hideMark/>
          </w:tcPr>
          <w:p w14:paraId="1ACF0C2B"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0.119</w:t>
            </w:r>
          </w:p>
        </w:tc>
      </w:tr>
      <w:tr w:rsidR="00363C65" w:rsidRPr="00363C65" w14:paraId="65B89298" w14:textId="77777777" w:rsidTr="00363C65">
        <w:trPr>
          <w:trHeight w:val="220"/>
        </w:trPr>
        <w:tc>
          <w:tcPr>
            <w:tcW w:w="1640" w:type="dxa"/>
            <w:tcBorders>
              <w:top w:val="nil"/>
              <w:left w:val="nil"/>
              <w:bottom w:val="nil"/>
              <w:right w:val="nil"/>
            </w:tcBorders>
            <w:shd w:val="clear" w:color="auto" w:fill="auto"/>
            <w:noWrap/>
            <w:vAlign w:val="bottom"/>
            <w:hideMark/>
          </w:tcPr>
          <w:p w14:paraId="26BE38EF"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grasses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6A9AF6E6"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0.13</w:t>
            </w:r>
          </w:p>
        </w:tc>
        <w:tc>
          <w:tcPr>
            <w:tcW w:w="955" w:type="dxa"/>
            <w:tcBorders>
              <w:top w:val="nil"/>
              <w:left w:val="nil"/>
              <w:bottom w:val="nil"/>
              <w:right w:val="nil"/>
            </w:tcBorders>
            <w:shd w:val="clear" w:color="auto" w:fill="auto"/>
            <w:noWrap/>
            <w:vAlign w:val="bottom"/>
            <w:hideMark/>
          </w:tcPr>
          <w:p w14:paraId="55FEB9B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'g/g d'</w:t>
            </w:r>
          </w:p>
        </w:tc>
        <w:tc>
          <w:tcPr>
            <w:tcW w:w="3523" w:type="dxa"/>
            <w:tcBorders>
              <w:top w:val="nil"/>
              <w:left w:val="nil"/>
              <w:bottom w:val="nil"/>
              <w:right w:val="nil"/>
            </w:tcBorders>
            <w:shd w:val="clear" w:color="auto" w:fill="auto"/>
            <w:noWrap/>
            <w:vAlign w:val="bottom"/>
            <w:hideMark/>
          </w:tcPr>
          <w:p w14:paraId="28283585"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'Mid-</w:t>
            </w:r>
            <w:proofErr w:type="spellStart"/>
            <w:r w:rsidRPr="00363C65">
              <w:rPr>
                <w:rFonts w:ascii="Calibri" w:hAnsi="Calibri" w:cs="Calibri"/>
                <w:color w:val="000000"/>
                <w:sz w:val="16"/>
                <w:szCs w:val="16"/>
              </w:rPr>
              <w:t>succession</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grasses</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2999E916" w14:textId="77777777"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'Relative growth rate of total plant biomass'</w:t>
            </w:r>
          </w:p>
        </w:tc>
        <w:tc>
          <w:tcPr>
            <w:tcW w:w="1600" w:type="dxa"/>
            <w:tcBorders>
              <w:top w:val="nil"/>
              <w:left w:val="nil"/>
              <w:bottom w:val="nil"/>
              <w:right w:val="nil"/>
            </w:tcBorders>
            <w:shd w:val="clear" w:color="auto" w:fill="auto"/>
            <w:noWrap/>
            <w:vAlign w:val="bottom"/>
            <w:hideMark/>
          </w:tcPr>
          <w:p w14:paraId="108FCC8F"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'Levang2003'</w:t>
            </w:r>
          </w:p>
        </w:tc>
        <w:tc>
          <w:tcPr>
            <w:tcW w:w="1100" w:type="dxa"/>
            <w:tcBorders>
              <w:top w:val="nil"/>
              <w:left w:val="nil"/>
              <w:bottom w:val="nil"/>
              <w:right w:val="nil"/>
            </w:tcBorders>
            <w:shd w:val="clear" w:color="auto" w:fill="auto"/>
            <w:noWrap/>
            <w:vAlign w:val="bottom"/>
            <w:hideMark/>
          </w:tcPr>
          <w:p w14:paraId="77A73C13"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0.13</w:t>
            </w:r>
          </w:p>
        </w:tc>
      </w:tr>
      <w:tr w:rsidR="00363C65" w:rsidRPr="00363C65" w14:paraId="6D073027" w14:textId="77777777" w:rsidTr="00363C65">
        <w:trPr>
          <w:trHeight w:val="220"/>
        </w:trPr>
        <w:tc>
          <w:tcPr>
            <w:tcW w:w="1640" w:type="dxa"/>
            <w:tcBorders>
              <w:top w:val="nil"/>
              <w:left w:val="nil"/>
              <w:bottom w:val="nil"/>
              <w:right w:val="nil"/>
            </w:tcBorders>
            <w:shd w:val="clear" w:color="auto" w:fill="auto"/>
            <w:noWrap/>
            <w:vAlign w:val="bottom"/>
            <w:hideMark/>
          </w:tcPr>
          <w:p w14:paraId="74DCCE6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grasses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55E7F314"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0.1</w:t>
            </w:r>
          </w:p>
        </w:tc>
        <w:tc>
          <w:tcPr>
            <w:tcW w:w="955" w:type="dxa"/>
            <w:tcBorders>
              <w:top w:val="nil"/>
              <w:left w:val="nil"/>
              <w:bottom w:val="nil"/>
              <w:right w:val="nil"/>
            </w:tcBorders>
            <w:shd w:val="clear" w:color="auto" w:fill="auto"/>
            <w:noWrap/>
            <w:vAlign w:val="bottom"/>
            <w:hideMark/>
          </w:tcPr>
          <w:p w14:paraId="3E652B32"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'g/g d'</w:t>
            </w:r>
          </w:p>
        </w:tc>
        <w:tc>
          <w:tcPr>
            <w:tcW w:w="3523" w:type="dxa"/>
            <w:tcBorders>
              <w:top w:val="nil"/>
              <w:left w:val="nil"/>
              <w:bottom w:val="nil"/>
              <w:right w:val="nil"/>
            </w:tcBorders>
            <w:shd w:val="clear" w:color="auto" w:fill="auto"/>
            <w:noWrap/>
            <w:vAlign w:val="bottom"/>
            <w:hideMark/>
          </w:tcPr>
          <w:p w14:paraId="4A36EA57"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'Late-</w:t>
            </w:r>
            <w:proofErr w:type="spellStart"/>
            <w:r w:rsidRPr="00363C65">
              <w:rPr>
                <w:rFonts w:ascii="Calibri" w:hAnsi="Calibri" w:cs="Calibri"/>
                <w:color w:val="000000"/>
                <w:sz w:val="16"/>
                <w:szCs w:val="16"/>
              </w:rPr>
              <w:t>succession</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grasses</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37C8E8E4" w14:textId="77777777"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'Relative growth rate of total plant biomass'</w:t>
            </w:r>
          </w:p>
        </w:tc>
        <w:tc>
          <w:tcPr>
            <w:tcW w:w="1600" w:type="dxa"/>
            <w:tcBorders>
              <w:top w:val="nil"/>
              <w:left w:val="nil"/>
              <w:bottom w:val="nil"/>
              <w:right w:val="nil"/>
            </w:tcBorders>
            <w:shd w:val="clear" w:color="auto" w:fill="auto"/>
            <w:noWrap/>
            <w:vAlign w:val="bottom"/>
            <w:hideMark/>
          </w:tcPr>
          <w:p w14:paraId="319B5223"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'Levang2003'</w:t>
            </w:r>
          </w:p>
        </w:tc>
        <w:tc>
          <w:tcPr>
            <w:tcW w:w="1100" w:type="dxa"/>
            <w:tcBorders>
              <w:top w:val="nil"/>
              <w:left w:val="nil"/>
              <w:bottom w:val="nil"/>
              <w:right w:val="nil"/>
            </w:tcBorders>
            <w:shd w:val="clear" w:color="auto" w:fill="auto"/>
            <w:noWrap/>
            <w:vAlign w:val="bottom"/>
            <w:hideMark/>
          </w:tcPr>
          <w:p w14:paraId="2EAAE45B"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0.1</w:t>
            </w:r>
          </w:p>
        </w:tc>
      </w:tr>
      <w:tr w:rsidR="00363C65" w:rsidRPr="00363C65" w14:paraId="48CE2C16" w14:textId="77777777" w:rsidTr="00363C65">
        <w:trPr>
          <w:trHeight w:val="220"/>
        </w:trPr>
        <w:tc>
          <w:tcPr>
            <w:tcW w:w="1640" w:type="dxa"/>
            <w:tcBorders>
              <w:top w:val="nil"/>
              <w:left w:val="nil"/>
              <w:bottom w:val="nil"/>
              <w:right w:val="nil"/>
            </w:tcBorders>
            <w:shd w:val="clear" w:color="auto" w:fill="auto"/>
            <w:noWrap/>
            <w:vAlign w:val="bottom"/>
            <w:hideMark/>
          </w:tcPr>
          <w:p w14:paraId="47CF31BE"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grasses</w:t>
            </w:r>
            <w:proofErr w:type="spellEnd"/>
            <w:r w:rsidRPr="00363C65">
              <w:rPr>
                <w:rFonts w:ascii="Calibri" w:hAnsi="Calibri" w:cs="Calibri"/>
                <w:color w:val="000000"/>
                <w:sz w:val="16"/>
                <w:szCs w:val="16"/>
              </w:rPr>
              <w:t>'</w:t>
            </w:r>
          </w:p>
        </w:tc>
        <w:tc>
          <w:tcPr>
            <w:tcW w:w="1200" w:type="dxa"/>
            <w:tcBorders>
              <w:top w:val="nil"/>
              <w:left w:val="nil"/>
              <w:bottom w:val="nil"/>
              <w:right w:val="nil"/>
            </w:tcBorders>
            <w:shd w:val="clear" w:color="auto" w:fill="auto"/>
            <w:noWrap/>
            <w:vAlign w:val="bottom"/>
            <w:hideMark/>
          </w:tcPr>
          <w:p w14:paraId="72B41D50"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0.15</w:t>
            </w:r>
          </w:p>
        </w:tc>
        <w:tc>
          <w:tcPr>
            <w:tcW w:w="955" w:type="dxa"/>
            <w:tcBorders>
              <w:top w:val="nil"/>
              <w:left w:val="nil"/>
              <w:bottom w:val="nil"/>
              <w:right w:val="nil"/>
            </w:tcBorders>
            <w:shd w:val="clear" w:color="auto" w:fill="auto"/>
            <w:noWrap/>
            <w:vAlign w:val="bottom"/>
            <w:hideMark/>
          </w:tcPr>
          <w:p w14:paraId="02D5775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'g/g d'</w:t>
            </w:r>
          </w:p>
        </w:tc>
        <w:tc>
          <w:tcPr>
            <w:tcW w:w="3523" w:type="dxa"/>
            <w:tcBorders>
              <w:top w:val="nil"/>
              <w:left w:val="nil"/>
              <w:bottom w:val="nil"/>
              <w:right w:val="nil"/>
            </w:tcBorders>
            <w:shd w:val="clear" w:color="auto" w:fill="auto"/>
            <w:noWrap/>
            <w:vAlign w:val="bottom"/>
            <w:hideMark/>
          </w:tcPr>
          <w:p w14:paraId="5250AA1C"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w:t>
            </w:r>
            <w:proofErr w:type="spellStart"/>
            <w:r w:rsidRPr="00363C65">
              <w:rPr>
                <w:rFonts w:ascii="Calibri" w:hAnsi="Calibri" w:cs="Calibri"/>
                <w:color w:val="000000"/>
                <w:sz w:val="16"/>
                <w:szCs w:val="16"/>
              </w:rPr>
              <w:t>Graminoids</w:t>
            </w:r>
            <w:proofErr w:type="spellEnd"/>
            <w:r w:rsidRPr="00363C65">
              <w:rPr>
                <w:rFonts w:ascii="Calibri" w:hAnsi="Calibri" w:cs="Calibri"/>
                <w:color w:val="000000"/>
                <w:sz w:val="16"/>
                <w:szCs w:val="16"/>
              </w:rPr>
              <w:t xml:space="preserve"> (</w:t>
            </w:r>
            <w:proofErr w:type="spellStart"/>
            <w:r w:rsidRPr="00363C65">
              <w:rPr>
                <w:rFonts w:ascii="Calibri" w:hAnsi="Calibri" w:cs="Calibri"/>
                <w:color w:val="000000"/>
                <w:sz w:val="16"/>
                <w:szCs w:val="16"/>
              </w:rPr>
              <w:t>grasses</w:t>
            </w:r>
            <w:proofErr w:type="spellEnd"/>
            <w:r w:rsidRPr="00363C65">
              <w:rPr>
                <w:rFonts w:ascii="Calibri" w:hAnsi="Calibri" w:cs="Calibri"/>
                <w:color w:val="000000"/>
                <w:sz w:val="16"/>
                <w:szCs w:val="16"/>
              </w:rPr>
              <w:t>)'</w:t>
            </w:r>
          </w:p>
        </w:tc>
        <w:tc>
          <w:tcPr>
            <w:tcW w:w="4184" w:type="dxa"/>
            <w:tcBorders>
              <w:top w:val="nil"/>
              <w:left w:val="nil"/>
              <w:bottom w:val="nil"/>
              <w:right w:val="nil"/>
            </w:tcBorders>
            <w:shd w:val="clear" w:color="auto" w:fill="auto"/>
            <w:noWrap/>
            <w:vAlign w:val="bottom"/>
            <w:hideMark/>
          </w:tcPr>
          <w:p w14:paraId="7B9ADC06" w14:textId="77777777" w:rsidR="00363C65" w:rsidRPr="00363C65" w:rsidRDefault="00363C65" w:rsidP="00363C65">
            <w:pPr>
              <w:rPr>
                <w:rFonts w:ascii="Calibri" w:hAnsi="Calibri" w:cs="Calibri"/>
                <w:color w:val="000000"/>
                <w:sz w:val="16"/>
                <w:szCs w:val="16"/>
                <w:lang w:val="en-US"/>
              </w:rPr>
            </w:pPr>
            <w:r w:rsidRPr="00363C65">
              <w:rPr>
                <w:rFonts w:ascii="Calibri" w:hAnsi="Calibri" w:cs="Calibri"/>
                <w:color w:val="000000"/>
                <w:sz w:val="16"/>
                <w:szCs w:val="16"/>
                <w:lang w:val="en-US"/>
              </w:rPr>
              <w:t>'Relative growth rate (RGR)'</w:t>
            </w:r>
          </w:p>
        </w:tc>
        <w:tc>
          <w:tcPr>
            <w:tcW w:w="1600" w:type="dxa"/>
            <w:tcBorders>
              <w:top w:val="nil"/>
              <w:left w:val="nil"/>
              <w:bottom w:val="nil"/>
              <w:right w:val="nil"/>
            </w:tcBorders>
            <w:shd w:val="clear" w:color="auto" w:fill="auto"/>
            <w:noWrap/>
            <w:vAlign w:val="bottom"/>
            <w:hideMark/>
          </w:tcPr>
          <w:p w14:paraId="7EF7B994" w14:textId="77777777" w:rsidR="00363C65" w:rsidRPr="00363C65" w:rsidRDefault="00363C65" w:rsidP="00363C65">
            <w:pPr>
              <w:rPr>
                <w:rFonts w:ascii="Calibri" w:hAnsi="Calibri" w:cs="Calibri"/>
                <w:color w:val="000000"/>
                <w:sz w:val="16"/>
                <w:szCs w:val="16"/>
              </w:rPr>
            </w:pPr>
            <w:r w:rsidRPr="00363C65">
              <w:rPr>
                <w:rFonts w:ascii="Calibri" w:hAnsi="Calibri" w:cs="Calibri"/>
                <w:color w:val="000000"/>
                <w:sz w:val="16"/>
                <w:szCs w:val="16"/>
              </w:rPr>
              <w:t>'Houghton2013'</w:t>
            </w:r>
          </w:p>
        </w:tc>
        <w:tc>
          <w:tcPr>
            <w:tcW w:w="1100" w:type="dxa"/>
            <w:tcBorders>
              <w:top w:val="nil"/>
              <w:left w:val="nil"/>
              <w:bottom w:val="nil"/>
              <w:right w:val="nil"/>
            </w:tcBorders>
            <w:shd w:val="clear" w:color="auto" w:fill="auto"/>
            <w:noWrap/>
            <w:vAlign w:val="bottom"/>
            <w:hideMark/>
          </w:tcPr>
          <w:p w14:paraId="00975616" w14:textId="77777777" w:rsidR="00363C65" w:rsidRPr="00363C65" w:rsidRDefault="00363C65" w:rsidP="00363C65">
            <w:pPr>
              <w:jc w:val="right"/>
              <w:rPr>
                <w:rFonts w:ascii="Calibri" w:hAnsi="Calibri" w:cs="Calibri"/>
                <w:color w:val="000000"/>
                <w:sz w:val="16"/>
                <w:szCs w:val="16"/>
              </w:rPr>
            </w:pPr>
            <w:r w:rsidRPr="00363C65">
              <w:rPr>
                <w:rFonts w:ascii="Calibri" w:hAnsi="Calibri" w:cs="Calibri"/>
                <w:color w:val="000000"/>
                <w:sz w:val="16"/>
                <w:szCs w:val="16"/>
              </w:rPr>
              <w:t>0.15</w:t>
            </w:r>
          </w:p>
        </w:tc>
      </w:tr>
    </w:tbl>
    <w:p w14:paraId="1144BAB0" w14:textId="767043C9" w:rsidR="00186D39" w:rsidRDefault="00186D39" w:rsidP="00186D39">
      <w:pPr>
        <w:rPr>
          <w:lang w:val="en-US"/>
        </w:rPr>
      </w:pPr>
    </w:p>
    <w:p w14:paraId="60392FFE" w14:textId="77777777" w:rsidR="00DA5C2F" w:rsidRDefault="00DA5C2F" w:rsidP="00DA5C2F">
      <w:pPr>
        <w:rPr>
          <w:lang w:val="en-US"/>
        </w:rPr>
      </w:pPr>
    </w:p>
    <w:p w14:paraId="748E247A" w14:textId="77777777" w:rsidR="000C3483" w:rsidRDefault="000C3483" w:rsidP="00DA5C2F">
      <w:pPr>
        <w:rPr>
          <w:lang w:val="en-US"/>
        </w:rPr>
      </w:pPr>
    </w:p>
    <w:p w14:paraId="0C1A5DBA" w14:textId="7184FA2D" w:rsidR="000C3483" w:rsidRDefault="000C3483" w:rsidP="000C3483">
      <w:pPr>
        <w:pStyle w:val="Beschriftung"/>
        <w:keepNext/>
      </w:pPr>
      <w:bookmarkStart w:id="685" w:name="_Ref45542205"/>
      <w:r w:rsidRPr="00647CE2">
        <w:rPr>
          <w:b/>
        </w:rPr>
        <w:t xml:space="preserve">Table S </w:t>
      </w:r>
      <w:r w:rsidRPr="00647CE2">
        <w:rPr>
          <w:b/>
        </w:rPr>
        <w:fldChar w:fldCharType="begin"/>
      </w:r>
      <w:r w:rsidRPr="00647CE2">
        <w:rPr>
          <w:b/>
        </w:rPr>
        <w:instrText xml:space="preserve"> SEQ Table_S \* ARABIC </w:instrText>
      </w:r>
      <w:r w:rsidRPr="00647CE2">
        <w:rPr>
          <w:b/>
        </w:rPr>
        <w:fldChar w:fldCharType="separate"/>
      </w:r>
      <w:r w:rsidR="00647CE2" w:rsidRPr="00647CE2">
        <w:rPr>
          <w:b/>
          <w:noProof/>
        </w:rPr>
        <w:t>4</w:t>
      </w:r>
      <w:r w:rsidRPr="00647CE2">
        <w:rPr>
          <w:b/>
        </w:rPr>
        <w:fldChar w:fldCharType="end"/>
      </w:r>
      <w:bookmarkEnd w:id="685"/>
      <w:r w:rsidRPr="00647CE2">
        <w:rPr>
          <w:b/>
        </w:rPr>
        <w:t>: Mean and standard deviation of growth rates</w:t>
      </w:r>
      <w:r w:rsidR="00647CE2">
        <w:rPr>
          <w:b/>
        </w:rPr>
        <w:t xml:space="preserve">. </w:t>
      </w:r>
      <w:r w:rsidR="00647CE2" w:rsidRPr="00647CE2">
        <w:t>Summary statistics of growth rate estimates</w:t>
      </w:r>
      <w:r w:rsidRPr="00647CE2">
        <w:t xml:space="preserve"> for the seven organism groups from the empirical data set </w:t>
      </w:r>
      <w:r w:rsidRPr="00647CE2">
        <w:fldChar w:fldCharType="begin" w:fldLock="1"/>
      </w:r>
      <w:r w:rsidR="00647CE2" w:rsidRPr="00647CE2">
        <w:instrText>ADDIN CSL_CITATION {"citationItems":[{"id":"ITEM-1","itemData":{"DOI":"10.1111/ele.13457","ISSN":"14610248","abstract":"Most ecosystems are affected by anthropogenic or natural pulse disturbances, which alter the community composition and functioning for a limited period of time. Whether and how quickly communities recover from such pulses is central to our understanding of biodiversity dynamics and ecosystem organisation, but also to nature conservation and management. Here, we present a meta-analysis of 508 (semi-)natural field experiments globally distributed across marine, terrestrial and freshwater ecosystems. We found recovery to be significant yet incomplete. At the end of the experiments, disturbed treatments resembled controls again when considering abundance (94%), biomass (82%), and univariate diversity measures (88%). Most disturbed treatments did not further depart from control after the pulse, indicating that few studies showed novel trajectories induced by the pulse. Only multivariate community composition on average showed little recovery: disturbed species composition remained dissimilar to the control throughout most experiments. Still, when experiments revealed a higher compositional stability, they tended to also show higher functional stability. Recovery was more complete when systems had high resistance, whereas resilience and resistance were negatively correlated. The overall results were highly consistent across studies, but significant differences between ecosystems and organism groups appeared. Future research on disturbances should aim to understand these differences, but also fill obvious gaps in the empirical assessments for regions (especially the tropics), ecosystems and organisms. In summary, we provide general evidence that (semi-)natural communities can recover from pulse disturbances, but compositional aspects are more vulnerable to long-lasting effects of pulse disturbance than the emergent functions associated to them.","author":[{"dropping-particle":"","family":"Hillebrand","given":"Helmut","non-dropping-particle":"","parse-names":false,"suffix":""},{"dropping-particle":"","family":"Kunze","given":"Charlotte","non-dropping-particle":"","parse-names":false,"suffix":""}],"container-title":"Ecology Letters","id":"ITEM-1","issue":"3","issued":{"date-parts":[["2020"]]},"page":"575-585","title":"Meta-analysis on pulse disturbances reveals differences in functional and compositional recovery across ecosystems","type":"article-journal","volume":"23"},"uris":["http://www.mendeley.com/documents/?uuid=ba60d7fa-ca7d-4cfd-968b-2b12a1044b18"]}],"mendeley":{"formattedCitation":"(Hillebrand &amp; Kunze 2020)","plainTextFormattedCitation":"(Hillebrand &amp; Kunze 2020)","previouslyFormattedCitation":"(Hillebrand &amp; Kunze 2020)"},"properties":{"noteIndex":0},"schema":"https://github.com/citation-style-language/schema/raw/master/csl-citation.json"}</w:instrText>
      </w:r>
      <w:r w:rsidRPr="00647CE2">
        <w:fldChar w:fldCharType="separate"/>
      </w:r>
      <w:r w:rsidRPr="00647CE2">
        <w:rPr>
          <w:noProof/>
        </w:rPr>
        <w:t>(Hillebrand &amp; Kunze 2020)</w:t>
      </w:r>
      <w:r w:rsidRPr="00647CE2">
        <w:fldChar w:fldCharType="end"/>
      </w:r>
      <w:r w:rsidRPr="00647CE2">
        <w:t xml:space="preserve">, based on the studies shown in </w:t>
      </w:r>
      <w:r w:rsidR="00647CE2" w:rsidRPr="00647CE2">
        <w:fldChar w:fldCharType="begin"/>
      </w:r>
      <w:r w:rsidR="00647CE2" w:rsidRPr="00647CE2">
        <w:instrText xml:space="preserve"> REF _Ref47434724 \h </w:instrText>
      </w:r>
      <w:r w:rsidR="00647CE2">
        <w:instrText xml:space="preserve"> \* MERGEFORMAT </w:instrText>
      </w:r>
      <w:r w:rsidR="00647CE2" w:rsidRPr="00647CE2">
        <w:fldChar w:fldCharType="separate"/>
      </w:r>
      <w:r w:rsidR="00647CE2" w:rsidRPr="00647CE2">
        <w:t xml:space="preserve">Table S </w:t>
      </w:r>
      <w:r w:rsidR="00647CE2" w:rsidRPr="00647CE2">
        <w:rPr>
          <w:noProof/>
        </w:rPr>
        <w:t>3</w:t>
      </w:r>
      <w:r w:rsidR="00647CE2" w:rsidRPr="00647CE2">
        <w:fldChar w:fldCharType="end"/>
      </w:r>
      <w:r w:rsidR="00647CE2" w:rsidRPr="00647CE2">
        <w:t>.</w:t>
      </w:r>
    </w:p>
    <w:tbl>
      <w:tblPr>
        <w:tblW w:w="5529" w:type="dxa"/>
        <w:tblLook w:val="04A0" w:firstRow="1" w:lastRow="0" w:firstColumn="1" w:lastColumn="0" w:noHBand="0" w:noVBand="1"/>
      </w:tblPr>
      <w:tblGrid>
        <w:gridCol w:w="1843"/>
        <w:gridCol w:w="2126"/>
        <w:gridCol w:w="1560"/>
      </w:tblGrid>
      <w:tr w:rsidR="000C3483" w:rsidRPr="00647CE2" w14:paraId="6E2D8833" w14:textId="77777777" w:rsidTr="00B5791D">
        <w:trPr>
          <w:trHeight w:val="240"/>
        </w:trPr>
        <w:tc>
          <w:tcPr>
            <w:tcW w:w="1843" w:type="dxa"/>
            <w:tcBorders>
              <w:top w:val="nil"/>
              <w:left w:val="nil"/>
              <w:bottom w:val="single" w:sz="4" w:space="0" w:color="auto"/>
              <w:right w:val="nil"/>
            </w:tcBorders>
            <w:shd w:val="clear" w:color="auto" w:fill="auto"/>
            <w:noWrap/>
            <w:vAlign w:val="bottom"/>
            <w:hideMark/>
          </w:tcPr>
          <w:p w14:paraId="6A8A505B" w14:textId="77777777" w:rsidR="000C3483" w:rsidRPr="00647CE2" w:rsidRDefault="000C3483" w:rsidP="00B5791D">
            <w:pPr>
              <w:rPr>
                <w:rFonts w:ascii="Calibri" w:hAnsi="Calibri" w:cs="Calibri"/>
                <w:b/>
                <w:bCs/>
                <w:color w:val="000000"/>
                <w:sz w:val="18"/>
                <w:szCs w:val="18"/>
                <w:lang w:val="en-US"/>
              </w:rPr>
            </w:pPr>
            <w:r w:rsidRPr="00647CE2">
              <w:rPr>
                <w:rFonts w:ascii="Calibri" w:hAnsi="Calibri" w:cs="Calibri"/>
                <w:b/>
                <w:bCs/>
                <w:color w:val="000000"/>
                <w:sz w:val="18"/>
                <w:szCs w:val="18"/>
                <w:lang w:val="en-US"/>
              </w:rPr>
              <w:t>Organism group</w:t>
            </w:r>
          </w:p>
        </w:tc>
        <w:tc>
          <w:tcPr>
            <w:tcW w:w="2126" w:type="dxa"/>
            <w:tcBorders>
              <w:top w:val="nil"/>
              <w:left w:val="nil"/>
              <w:bottom w:val="single" w:sz="4" w:space="0" w:color="auto"/>
              <w:right w:val="nil"/>
            </w:tcBorders>
            <w:shd w:val="clear" w:color="auto" w:fill="auto"/>
            <w:noWrap/>
            <w:vAlign w:val="bottom"/>
            <w:hideMark/>
          </w:tcPr>
          <w:p w14:paraId="57399E34" w14:textId="77777777" w:rsidR="000C3483" w:rsidRPr="00647CE2" w:rsidRDefault="000C3483" w:rsidP="00B5791D">
            <w:pPr>
              <w:rPr>
                <w:rFonts w:ascii="Calibri" w:hAnsi="Calibri" w:cs="Calibri"/>
                <w:b/>
                <w:bCs/>
                <w:color w:val="000000"/>
                <w:sz w:val="18"/>
                <w:szCs w:val="18"/>
                <w:lang w:val="en-US"/>
              </w:rPr>
            </w:pPr>
            <w:r w:rsidRPr="00647CE2">
              <w:rPr>
                <w:rFonts w:ascii="Calibri" w:hAnsi="Calibri" w:cs="Calibri"/>
                <w:b/>
                <w:bCs/>
                <w:color w:val="000000"/>
                <w:sz w:val="18"/>
                <w:szCs w:val="18"/>
                <w:lang w:val="en-US"/>
              </w:rPr>
              <w:t>Mean growth rate [1/d]</w:t>
            </w:r>
          </w:p>
        </w:tc>
        <w:tc>
          <w:tcPr>
            <w:tcW w:w="1560" w:type="dxa"/>
            <w:tcBorders>
              <w:top w:val="nil"/>
              <w:left w:val="nil"/>
              <w:bottom w:val="single" w:sz="4" w:space="0" w:color="auto"/>
              <w:right w:val="nil"/>
            </w:tcBorders>
            <w:shd w:val="clear" w:color="auto" w:fill="auto"/>
            <w:noWrap/>
            <w:vAlign w:val="bottom"/>
            <w:hideMark/>
          </w:tcPr>
          <w:p w14:paraId="5877275A" w14:textId="77777777" w:rsidR="000C3483" w:rsidRPr="00647CE2" w:rsidRDefault="000C3483" w:rsidP="00B5791D">
            <w:pPr>
              <w:rPr>
                <w:rFonts w:ascii="Calibri" w:hAnsi="Calibri" w:cs="Calibri"/>
                <w:b/>
                <w:bCs/>
                <w:color w:val="000000"/>
                <w:sz w:val="18"/>
                <w:szCs w:val="18"/>
                <w:lang w:val="en-US"/>
              </w:rPr>
            </w:pPr>
            <w:r w:rsidRPr="00647CE2">
              <w:rPr>
                <w:rFonts w:ascii="Calibri" w:hAnsi="Calibri" w:cs="Calibri"/>
                <w:b/>
                <w:bCs/>
                <w:color w:val="000000"/>
                <w:sz w:val="18"/>
                <w:szCs w:val="18"/>
                <w:lang w:val="en-US"/>
              </w:rPr>
              <w:t>Std growth rate</w:t>
            </w:r>
          </w:p>
        </w:tc>
      </w:tr>
      <w:tr w:rsidR="000C3483" w:rsidRPr="00647CE2" w14:paraId="6C6A7846" w14:textId="77777777" w:rsidTr="00B5791D">
        <w:trPr>
          <w:trHeight w:val="240"/>
        </w:trPr>
        <w:tc>
          <w:tcPr>
            <w:tcW w:w="1843" w:type="dxa"/>
            <w:tcBorders>
              <w:top w:val="nil"/>
              <w:left w:val="nil"/>
              <w:bottom w:val="nil"/>
              <w:right w:val="nil"/>
            </w:tcBorders>
            <w:shd w:val="clear" w:color="auto" w:fill="auto"/>
            <w:noWrap/>
            <w:vAlign w:val="bottom"/>
            <w:hideMark/>
          </w:tcPr>
          <w:p w14:paraId="63CF0AEE" w14:textId="77777777" w:rsidR="000C3483" w:rsidRPr="00647CE2" w:rsidRDefault="000C3483" w:rsidP="00B5791D">
            <w:pPr>
              <w:rPr>
                <w:rFonts w:ascii="Calibri" w:hAnsi="Calibri" w:cs="Calibri"/>
                <w:color w:val="000000"/>
                <w:sz w:val="18"/>
                <w:szCs w:val="18"/>
                <w:lang w:val="en-US"/>
              </w:rPr>
            </w:pPr>
            <w:r w:rsidRPr="00647CE2">
              <w:rPr>
                <w:rFonts w:ascii="Calibri" w:hAnsi="Calibri" w:cs="Calibri"/>
                <w:color w:val="000000"/>
                <w:sz w:val="18"/>
                <w:szCs w:val="18"/>
                <w:lang w:val="en-US"/>
              </w:rPr>
              <w:t>macrophytes</w:t>
            </w:r>
          </w:p>
        </w:tc>
        <w:tc>
          <w:tcPr>
            <w:tcW w:w="2126" w:type="dxa"/>
            <w:tcBorders>
              <w:top w:val="nil"/>
              <w:left w:val="nil"/>
              <w:bottom w:val="nil"/>
              <w:right w:val="nil"/>
            </w:tcBorders>
            <w:shd w:val="clear" w:color="auto" w:fill="auto"/>
            <w:noWrap/>
            <w:vAlign w:val="bottom"/>
            <w:hideMark/>
          </w:tcPr>
          <w:p w14:paraId="18E336C9" w14:textId="77777777" w:rsidR="000C3483" w:rsidRPr="00647CE2" w:rsidRDefault="000C3483" w:rsidP="00B5791D">
            <w:pPr>
              <w:jc w:val="right"/>
              <w:rPr>
                <w:rFonts w:ascii="Calibri" w:hAnsi="Calibri" w:cs="Calibri"/>
                <w:color w:val="000000"/>
                <w:sz w:val="18"/>
                <w:szCs w:val="18"/>
                <w:lang w:val="en-US"/>
              </w:rPr>
            </w:pPr>
            <w:r w:rsidRPr="00647CE2">
              <w:rPr>
                <w:rFonts w:ascii="Calibri" w:hAnsi="Calibri" w:cs="Calibri"/>
                <w:color w:val="000000"/>
                <w:sz w:val="18"/>
                <w:szCs w:val="18"/>
                <w:lang w:val="en-US"/>
              </w:rPr>
              <w:t>0.08</w:t>
            </w:r>
          </w:p>
        </w:tc>
        <w:tc>
          <w:tcPr>
            <w:tcW w:w="1560" w:type="dxa"/>
            <w:tcBorders>
              <w:top w:val="nil"/>
              <w:left w:val="nil"/>
              <w:bottom w:val="nil"/>
              <w:right w:val="nil"/>
            </w:tcBorders>
            <w:shd w:val="clear" w:color="auto" w:fill="auto"/>
            <w:noWrap/>
            <w:vAlign w:val="bottom"/>
            <w:hideMark/>
          </w:tcPr>
          <w:p w14:paraId="5FB98D31" w14:textId="77777777" w:rsidR="000C3483" w:rsidRPr="00647CE2" w:rsidRDefault="000C3483" w:rsidP="00B5791D">
            <w:pPr>
              <w:jc w:val="right"/>
              <w:rPr>
                <w:rFonts w:ascii="Calibri" w:hAnsi="Calibri" w:cs="Calibri"/>
                <w:color w:val="000000"/>
                <w:sz w:val="18"/>
                <w:szCs w:val="18"/>
                <w:lang w:val="en-US"/>
              </w:rPr>
            </w:pPr>
            <w:r w:rsidRPr="00647CE2">
              <w:rPr>
                <w:rFonts w:ascii="Calibri" w:hAnsi="Calibri" w:cs="Calibri"/>
                <w:color w:val="000000"/>
                <w:sz w:val="18"/>
                <w:szCs w:val="18"/>
                <w:lang w:val="en-US"/>
              </w:rPr>
              <w:t>0.03</w:t>
            </w:r>
          </w:p>
        </w:tc>
      </w:tr>
      <w:tr w:rsidR="000C3483" w:rsidRPr="00647CE2" w14:paraId="30F677BF" w14:textId="77777777" w:rsidTr="00B5791D">
        <w:trPr>
          <w:trHeight w:val="240"/>
        </w:trPr>
        <w:tc>
          <w:tcPr>
            <w:tcW w:w="1843" w:type="dxa"/>
            <w:tcBorders>
              <w:top w:val="nil"/>
              <w:left w:val="nil"/>
              <w:bottom w:val="nil"/>
              <w:right w:val="nil"/>
            </w:tcBorders>
            <w:shd w:val="clear" w:color="auto" w:fill="auto"/>
            <w:noWrap/>
            <w:vAlign w:val="bottom"/>
            <w:hideMark/>
          </w:tcPr>
          <w:p w14:paraId="4B950FB6" w14:textId="77777777" w:rsidR="000C3483" w:rsidRPr="00647CE2" w:rsidRDefault="000C3483" w:rsidP="00B5791D">
            <w:pPr>
              <w:rPr>
                <w:rFonts w:ascii="Calibri" w:hAnsi="Calibri" w:cs="Calibri"/>
                <w:color w:val="000000"/>
                <w:sz w:val="18"/>
                <w:szCs w:val="18"/>
                <w:lang w:val="en-US"/>
              </w:rPr>
            </w:pPr>
            <w:r w:rsidRPr="00647CE2">
              <w:rPr>
                <w:rFonts w:ascii="Calibri" w:hAnsi="Calibri" w:cs="Calibri"/>
                <w:color w:val="000000"/>
                <w:sz w:val="18"/>
                <w:szCs w:val="18"/>
                <w:lang w:val="en-US"/>
              </w:rPr>
              <w:t>grasses</w:t>
            </w:r>
          </w:p>
        </w:tc>
        <w:tc>
          <w:tcPr>
            <w:tcW w:w="2126" w:type="dxa"/>
            <w:tcBorders>
              <w:top w:val="nil"/>
              <w:left w:val="nil"/>
              <w:bottom w:val="nil"/>
              <w:right w:val="nil"/>
            </w:tcBorders>
            <w:shd w:val="clear" w:color="auto" w:fill="auto"/>
            <w:noWrap/>
            <w:vAlign w:val="bottom"/>
            <w:hideMark/>
          </w:tcPr>
          <w:p w14:paraId="3088A3BE" w14:textId="77777777" w:rsidR="000C3483" w:rsidRPr="00647CE2" w:rsidRDefault="000C3483" w:rsidP="00B5791D">
            <w:pPr>
              <w:jc w:val="right"/>
              <w:rPr>
                <w:rFonts w:ascii="Calibri" w:hAnsi="Calibri" w:cs="Calibri"/>
                <w:color w:val="000000"/>
                <w:sz w:val="18"/>
                <w:szCs w:val="18"/>
                <w:lang w:val="en-US"/>
              </w:rPr>
            </w:pPr>
            <w:r w:rsidRPr="00647CE2">
              <w:rPr>
                <w:rFonts w:ascii="Calibri" w:hAnsi="Calibri" w:cs="Calibri"/>
                <w:color w:val="000000"/>
                <w:sz w:val="18"/>
                <w:szCs w:val="18"/>
                <w:lang w:val="en-US"/>
              </w:rPr>
              <w:t>0.13</w:t>
            </w:r>
          </w:p>
        </w:tc>
        <w:tc>
          <w:tcPr>
            <w:tcW w:w="1560" w:type="dxa"/>
            <w:tcBorders>
              <w:top w:val="nil"/>
              <w:left w:val="nil"/>
              <w:bottom w:val="nil"/>
              <w:right w:val="nil"/>
            </w:tcBorders>
            <w:shd w:val="clear" w:color="auto" w:fill="auto"/>
            <w:noWrap/>
            <w:vAlign w:val="bottom"/>
            <w:hideMark/>
          </w:tcPr>
          <w:p w14:paraId="04FE75B6" w14:textId="77777777" w:rsidR="000C3483" w:rsidRPr="00647CE2" w:rsidRDefault="000C3483" w:rsidP="00B5791D">
            <w:pPr>
              <w:jc w:val="right"/>
              <w:rPr>
                <w:rFonts w:ascii="Calibri" w:hAnsi="Calibri" w:cs="Calibri"/>
                <w:color w:val="000000"/>
                <w:sz w:val="18"/>
                <w:szCs w:val="18"/>
                <w:lang w:val="en-US"/>
              </w:rPr>
            </w:pPr>
            <w:r w:rsidRPr="00647CE2">
              <w:rPr>
                <w:rFonts w:ascii="Calibri" w:hAnsi="Calibri" w:cs="Calibri"/>
                <w:color w:val="000000"/>
                <w:sz w:val="18"/>
                <w:szCs w:val="18"/>
                <w:lang w:val="en-US"/>
              </w:rPr>
              <w:t>0.03</w:t>
            </w:r>
          </w:p>
        </w:tc>
      </w:tr>
      <w:tr w:rsidR="000C3483" w:rsidRPr="00647CE2" w14:paraId="280474A4" w14:textId="77777777" w:rsidTr="00B5791D">
        <w:trPr>
          <w:trHeight w:val="240"/>
        </w:trPr>
        <w:tc>
          <w:tcPr>
            <w:tcW w:w="1843" w:type="dxa"/>
            <w:tcBorders>
              <w:top w:val="nil"/>
              <w:left w:val="nil"/>
              <w:bottom w:val="nil"/>
              <w:right w:val="nil"/>
            </w:tcBorders>
            <w:shd w:val="clear" w:color="auto" w:fill="auto"/>
            <w:noWrap/>
            <w:vAlign w:val="bottom"/>
            <w:hideMark/>
          </w:tcPr>
          <w:p w14:paraId="7A5CAFCD" w14:textId="77777777" w:rsidR="000C3483" w:rsidRPr="00647CE2" w:rsidRDefault="000C3483" w:rsidP="00B5791D">
            <w:pPr>
              <w:rPr>
                <w:rFonts w:ascii="Calibri" w:hAnsi="Calibri" w:cs="Calibri"/>
                <w:color w:val="000000"/>
                <w:sz w:val="18"/>
                <w:szCs w:val="18"/>
                <w:lang w:val="en-US"/>
              </w:rPr>
            </w:pPr>
            <w:r w:rsidRPr="00647CE2">
              <w:rPr>
                <w:rFonts w:ascii="Calibri" w:hAnsi="Calibri" w:cs="Calibri"/>
                <w:color w:val="000000"/>
                <w:sz w:val="18"/>
                <w:szCs w:val="18"/>
                <w:lang w:val="en-US"/>
              </w:rPr>
              <w:t>zooplankton</w:t>
            </w:r>
          </w:p>
        </w:tc>
        <w:tc>
          <w:tcPr>
            <w:tcW w:w="2126" w:type="dxa"/>
            <w:tcBorders>
              <w:top w:val="nil"/>
              <w:left w:val="nil"/>
              <w:bottom w:val="nil"/>
              <w:right w:val="nil"/>
            </w:tcBorders>
            <w:shd w:val="clear" w:color="auto" w:fill="auto"/>
            <w:noWrap/>
            <w:vAlign w:val="bottom"/>
            <w:hideMark/>
          </w:tcPr>
          <w:p w14:paraId="50D14E5F" w14:textId="77777777" w:rsidR="000C3483" w:rsidRPr="00647CE2" w:rsidRDefault="000C3483" w:rsidP="00B5791D">
            <w:pPr>
              <w:jc w:val="right"/>
              <w:rPr>
                <w:rFonts w:ascii="Calibri" w:hAnsi="Calibri" w:cs="Calibri"/>
                <w:color w:val="000000"/>
                <w:sz w:val="18"/>
                <w:szCs w:val="18"/>
                <w:lang w:val="en-US"/>
              </w:rPr>
            </w:pPr>
            <w:r w:rsidRPr="00647CE2">
              <w:rPr>
                <w:rFonts w:ascii="Calibri" w:hAnsi="Calibri" w:cs="Calibri"/>
                <w:color w:val="000000"/>
                <w:sz w:val="18"/>
                <w:szCs w:val="18"/>
                <w:lang w:val="en-US"/>
              </w:rPr>
              <w:t>0.19</w:t>
            </w:r>
          </w:p>
        </w:tc>
        <w:tc>
          <w:tcPr>
            <w:tcW w:w="1560" w:type="dxa"/>
            <w:tcBorders>
              <w:top w:val="nil"/>
              <w:left w:val="nil"/>
              <w:bottom w:val="nil"/>
              <w:right w:val="nil"/>
            </w:tcBorders>
            <w:shd w:val="clear" w:color="auto" w:fill="auto"/>
            <w:noWrap/>
            <w:vAlign w:val="bottom"/>
            <w:hideMark/>
          </w:tcPr>
          <w:p w14:paraId="08B878F1" w14:textId="77777777" w:rsidR="000C3483" w:rsidRPr="00647CE2" w:rsidRDefault="000C3483" w:rsidP="00B5791D">
            <w:pPr>
              <w:jc w:val="right"/>
              <w:rPr>
                <w:rFonts w:ascii="Calibri" w:hAnsi="Calibri" w:cs="Calibri"/>
                <w:color w:val="000000"/>
                <w:sz w:val="18"/>
                <w:szCs w:val="18"/>
                <w:lang w:val="en-US"/>
              </w:rPr>
            </w:pPr>
            <w:r w:rsidRPr="00647CE2">
              <w:rPr>
                <w:rFonts w:ascii="Calibri" w:hAnsi="Calibri" w:cs="Calibri"/>
                <w:color w:val="000000"/>
                <w:sz w:val="18"/>
                <w:szCs w:val="18"/>
                <w:lang w:val="en-US"/>
              </w:rPr>
              <w:t>0.07</w:t>
            </w:r>
          </w:p>
        </w:tc>
      </w:tr>
      <w:tr w:rsidR="000C3483" w:rsidRPr="00647CE2" w14:paraId="61F2449B" w14:textId="77777777" w:rsidTr="00B5791D">
        <w:trPr>
          <w:trHeight w:val="240"/>
        </w:trPr>
        <w:tc>
          <w:tcPr>
            <w:tcW w:w="1843" w:type="dxa"/>
            <w:tcBorders>
              <w:top w:val="nil"/>
              <w:left w:val="nil"/>
              <w:bottom w:val="nil"/>
              <w:right w:val="nil"/>
            </w:tcBorders>
            <w:shd w:val="clear" w:color="auto" w:fill="auto"/>
            <w:noWrap/>
            <w:vAlign w:val="bottom"/>
            <w:hideMark/>
          </w:tcPr>
          <w:p w14:paraId="4DFB8F2B" w14:textId="77777777" w:rsidR="000C3483" w:rsidRPr="00647CE2" w:rsidRDefault="000C3483" w:rsidP="00B5791D">
            <w:pPr>
              <w:rPr>
                <w:rFonts w:ascii="Calibri" w:hAnsi="Calibri" w:cs="Calibri"/>
                <w:color w:val="000000"/>
                <w:sz w:val="18"/>
                <w:szCs w:val="18"/>
                <w:lang w:val="en-US"/>
              </w:rPr>
            </w:pPr>
            <w:r w:rsidRPr="00647CE2">
              <w:rPr>
                <w:rFonts w:ascii="Calibri" w:hAnsi="Calibri" w:cs="Calibri"/>
                <w:color w:val="000000"/>
                <w:sz w:val="18"/>
                <w:szCs w:val="18"/>
                <w:lang w:val="en-US"/>
              </w:rPr>
              <w:t>macroinvertebrates</w:t>
            </w:r>
          </w:p>
        </w:tc>
        <w:tc>
          <w:tcPr>
            <w:tcW w:w="2126" w:type="dxa"/>
            <w:tcBorders>
              <w:top w:val="nil"/>
              <w:left w:val="nil"/>
              <w:bottom w:val="nil"/>
              <w:right w:val="nil"/>
            </w:tcBorders>
            <w:shd w:val="clear" w:color="auto" w:fill="auto"/>
            <w:noWrap/>
            <w:vAlign w:val="bottom"/>
            <w:hideMark/>
          </w:tcPr>
          <w:p w14:paraId="46B04B6C" w14:textId="77777777" w:rsidR="000C3483" w:rsidRPr="00647CE2" w:rsidRDefault="000C3483" w:rsidP="00B5791D">
            <w:pPr>
              <w:jc w:val="right"/>
              <w:rPr>
                <w:rFonts w:ascii="Calibri" w:hAnsi="Calibri" w:cs="Calibri"/>
                <w:color w:val="000000"/>
                <w:sz w:val="18"/>
                <w:szCs w:val="18"/>
                <w:lang w:val="en-US"/>
              </w:rPr>
            </w:pPr>
            <w:r w:rsidRPr="00647CE2">
              <w:rPr>
                <w:rFonts w:ascii="Calibri" w:hAnsi="Calibri" w:cs="Calibri"/>
                <w:color w:val="000000"/>
                <w:sz w:val="18"/>
                <w:szCs w:val="18"/>
                <w:lang w:val="en-US"/>
              </w:rPr>
              <w:t>0.29</w:t>
            </w:r>
          </w:p>
        </w:tc>
        <w:tc>
          <w:tcPr>
            <w:tcW w:w="1560" w:type="dxa"/>
            <w:tcBorders>
              <w:top w:val="nil"/>
              <w:left w:val="nil"/>
              <w:bottom w:val="nil"/>
              <w:right w:val="nil"/>
            </w:tcBorders>
            <w:shd w:val="clear" w:color="auto" w:fill="auto"/>
            <w:noWrap/>
            <w:vAlign w:val="bottom"/>
            <w:hideMark/>
          </w:tcPr>
          <w:p w14:paraId="744A502A" w14:textId="77777777" w:rsidR="000C3483" w:rsidRPr="00647CE2" w:rsidRDefault="000C3483" w:rsidP="00B5791D">
            <w:pPr>
              <w:jc w:val="right"/>
              <w:rPr>
                <w:rFonts w:ascii="Calibri" w:hAnsi="Calibri" w:cs="Calibri"/>
                <w:color w:val="000000"/>
                <w:sz w:val="18"/>
                <w:szCs w:val="18"/>
                <w:lang w:val="en-US"/>
              </w:rPr>
            </w:pPr>
            <w:r w:rsidRPr="00647CE2">
              <w:rPr>
                <w:rFonts w:ascii="Calibri" w:hAnsi="Calibri" w:cs="Calibri"/>
                <w:color w:val="000000"/>
                <w:sz w:val="18"/>
                <w:szCs w:val="18"/>
                <w:lang w:val="en-US"/>
              </w:rPr>
              <w:t>0.18</w:t>
            </w:r>
          </w:p>
        </w:tc>
      </w:tr>
      <w:tr w:rsidR="000C3483" w:rsidRPr="00647CE2" w14:paraId="74B57CE5" w14:textId="77777777" w:rsidTr="00B5791D">
        <w:trPr>
          <w:trHeight w:val="240"/>
        </w:trPr>
        <w:tc>
          <w:tcPr>
            <w:tcW w:w="1843" w:type="dxa"/>
            <w:tcBorders>
              <w:top w:val="nil"/>
              <w:left w:val="nil"/>
              <w:bottom w:val="nil"/>
              <w:right w:val="nil"/>
            </w:tcBorders>
            <w:shd w:val="clear" w:color="auto" w:fill="auto"/>
            <w:noWrap/>
            <w:vAlign w:val="bottom"/>
            <w:hideMark/>
          </w:tcPr>
          <w:p w14:paraId="263ED723" w14:textId="77777777" w:rsidR="000C3483" w:rsidRPr="00647CE2" w:rsidRDefault="000C3483" w:rsidP="00B5791D">
            <w:pPr>
              <w:rPr>
                <w:rFonts w:ascii="Calibri" w:hAnsi="Calibri" w:cs="Calibri"/>
                <w:color w:val="000000"/>
                <w:sz w:val="18"/>
                <w:szCs w:val="18"/>
                <w:lang w:val="en-US"/>
              </w:rPr>
            </w:pPr>
            <w:r w:rsidRPr="00647CE2">
              <w:rPr>
                <w:rFonts w:ascii="Calibri" w:hAnsi="Calibri" w:cs="Calibri"/>
                <w:color w:val="000000"/>
                <w:sz w:val="18"/>
                <w:szCs w:val="18"/>
                <w:lang w:val="en-US"/>
              </w:rPr>
              <w:t>periphyton</w:t>
            </w:r>
          </w:p>
        </w:tc>
        <w:tc>
          <w:tcPr>
            <w:tcW w:w="2126" w:type="dxa"/>
            <w:tcBorders>
              <w:top w:val="nil"/>
              <w:left w:val="nil"/>
              <w:bottom w:val="nil"/>
              <w:right w:val="nil"/>
            </w:tcBorders>
            <w:shd w:val="clear" w:color="auto" w:fill="auto"/>
            <w:noWrap/>
            <w:vAlign w:val="bottom"/>
            <w:hideMark/>
          </w:tcPr>
          <w:p w14:paraId="53D0119C" w14:textId="77777777" w:rsidR="000C3483" w:rsidRPr="00647CE2" w:rsidRDefault="000C3483" w:rsidP="00B5791D">
            <w:pPr>
              <w:jc w:val="right"/>
              <w:rPr>
                <w:rFonts w:ascii="Calibri" w:hAnsi="Calibri" w:cs="Calibri"/>
                <w:color w:val="000000"/>
                <w:sz w:val="18"/>
                <w:szCs w:val="18"/>
                <w:lang w:val="en-US"/>
              </w:rPr>
            </w:pPr>
            <w:r w:rsidRPr="00647CE2">
              <w:rPr>
                <w:rFonts w:ascii="Calibri" w:hAnsi="Calibri" w:cs="Calibri"/>
                <w:color w:val="000000"/>
                <w:sz w:val="18"/>
                <w:szCs w:val="18"/>
                <w:lang w:val="en-US"/>
              </w:rPr>
              <w:t>0.36</w:t>
            </w:r>
          </w:p>
        </w:tc>
        <w:tc>
          <w:tcPr>
            <w:tcW w:w="1560" w:type="dxa"/>
            <w:tcBorders>
              <w:top w:val="nil"/>
              <w:left w:val="nil"/>
              <w:bottom w:val="nil"/>
              <w:right w:val="nil"/>
            </w:tcBorders>
            <w:shd w:val="clear" w:color="auto" w:fill="auto"/>
            <w:noWrap/>
            <w:vAlign w:val="bottom"/>
            <w:hideMark/>
          </w:tcPr>
          <w:p w14:paraId="70407AD7" w14:textId="77777777" w:rsidR="000C3483" w:rsidRPr="00647CE2" w:rsidRDefault="000C3483" w:rsidP="00B5791D">
            <w:pPr>
              <w:jc w:val="right"/>
              <w:rPr>
                <w:rFonts w:ascii="Calibri" w:hAnsi="Calibri" w:cs="Calibri"/>
                <w:color w:val="000000"/>
                <w:sz w:val="18"/>
                <w:szCs w:val="18"/>
                <w:lang w:val="en-US"/>
              </w:rPr>
            </w:pPr>
            <w:r w:rsidRPr="00647CE2">
              <w:rPr>
                <w:rFonts w:ascii="Calibri" w:hAnsi="Calibri" w:cs="Calibri"/>
                <w:color w:val="000000"/>
                <w:sz w:val="18"/>
                <w:szCs w:val="18"/>
                <w:lang w:val="en-US"/>
              </w:rPr>
              <w:t>0.21</w:t>
            </w:r>
          </w:p>
        </w:tc>
      </w:tr>
      <w:tr w:rsidR="000C3483" w:rsidRPr="00647CE2" w14:paraId="1862B4E8" w14:textId="77777777" w:rsidTr="00B5791D">
        <w:trPr>
          <w:trHeight w:val="240"/>
        </w:trPr>
        <w:tc>
          <w:tcPr>
            <w:tcW w:w="1843" w:type="dxa"/>
            <w:tcBorders>
              <w:top w:val="nil"/>
              <w:left w:val="nil"/>
              <w:bottom w:val="nil"/>
              <w:right w:val="nil"/>
            </w:tcBorders>
            <w:shd w:val="clear" w:color="auto" w:fill="auto"/>
            <w:noWrap/>
            <w:vAlign w:val="bottom"/>
            <w:hideMark/>
          </w:tcPr>
          <w:p w14:paraId="71854185" w14:textId="77777777" w:rsidR="000C3483" w:rsidRPr="00647CE2" w:rsidRDefault="000C3483" w:rsidP="00B5791D">
            <w:pPr>
              <w:rPr>
                <w:rFonts w:ascii="Calibri" w:hAnsi="Calibri" w:cs="Calibri"/>
                <w:color w:val="000000"/>
                <w:sz w:val="18"/>
                <w:szCs w:val="18"/>
                <w:lang w:val="en-US"/>
              </w:rPr>
            </w:pPr>
            <w:r w:rsidRPr="00647CE2">
              <w:rPr>
                <w:rFonts w:ascii="Calibri" w:hAnsi="Calibri" w:cs="Calibri"/>
                <w:color w:val="000000"/>
                <w:sz w:val="18"/>
                <w:szCs w:val="18"/>
                <w:lang w:val="en-US"/>
              </w:rPr>
              <w:t>phytoplankton</w:t>
            </w:r>
          </w:p>
        </w:tc>
        <w:tc>
          <w:tcPr>
            <w:tcW w:w="2126" w:type="dxa"/>
            <w:tcBorders>
              <w:top w:val="nil"/>
              <w:left w:val="nil"/>
              <w:bottom w:val="nil"/>
              <w:right w:val="nil"/>
            </w:tcBorders>
            <w:shd w:val="clear" w:color="auto" w:fill="auto"/>
            <w:noWrap/>
            <w:vAlign w:val="bottom"/>
            <w:hideMark/>
          </w:tcPr>
          <w:p w14:paraId="202F6D8D" w14:textId="77777777" w:rsidR="000C3483" w:rsidRPr="00647CE2" w:rsidRDefault="000C3483" w:rsidP="00B5791D">
            <w:pPr>
              <w:jc w:val="right"/>
              <w:rPr>
                <w:rFonts w:ascii="Calibri" w:hAnsi="Calibri" w:cs="Calibri"/>
                <w:color w:val="000000"/>
                <w:sz w:val="18"/>
                <w:szCs w:val="18"/>
                <w:lang w:val="en-US"/>
              </w:rPr>
            </w:pPr>
            <w:r w:rsidRPr="00647CE2">
              <w:rPr>
                <w:rFonts w:ascii="Calibri" w:hAnsi="Calibri" w:cs="Calibri"/>
                <w:color w:val="000000"/>
                <w:sz w:val="18"/>
                <w:szCs w:val="18"/>
                <w:lang w:val="en-US"/>
              </w:rPr>
              <w:t>0.64</w:t>
            </w:r>
          </w:p>
        </w:tc>
        <w:tc>
          <w:tcPr>
            <w:tcW w:w="1560" w:type="dxa"/>
            <w:tcBorders>
              <w:top w:val="nil"/>
              <w:left w:val="nil"/>
              <w:bottom w:val="nil"/>
              <w:right w:val="nil"/>
            </w:tcBorders>
            <w:shd w:val="clear" w:color="auto" w:fill="auto"/>
            <w:noWrap/>
            <w:vAlign w:val="bottom"/>
            <w:hideMark/>
          </w:tcPr>
          <w:p w14:paraId="568A72CB" w14:textId="77777777" w:rsidR="000C3483" w:rsidRPr="00647CE2" w:rsidRDefault="000C3483" w:rsidP="00B5791D">
            <w:pPr>
              <w:jc w:val="right"/>
              <w:rPr>
                <w:rFonts w:ascii="Calibri" w:hAnsi="Calibri" w:cs="Calibri"/>
                <w:color w:val="000000"/>
                <w:sz w:val="18"/>
                <w:szCs w:val="18"/>
                <w:lang w:val="en-US"/>
              </w:rPr>
            </w:pPr>
            <w:r w:rsidRPr="00647CE2">
              <w:rPr>
                <w:rFonts w:ascii="Calibri" w:hAnsi="Calibri" w:cs="Calibri"/>
                <w:color w:val="000000"/>
                <w:sz w:val="18"/>
                <w:szCs w:val="18"/>
                <w:lang w:val="en-US"/>
              </w:rPr>
              <w:t>0.22</w:t>
            </w:r>
          </w:p>
        </w:tc>
      </w:tr>
      <w:tr w:rsidR="000C3483" w:rsidRPr="00647CE2" w14:paraId="61E6BD5B" w14:textId="77777777" w:rsidTr="00B5791D">
        <w:trPr>
          <w:trHeight w:val="240"/>
        </w:trPr>
        <w:tc>
          <w:tcPr>
            <w:tcW w:w="1843" w:type="dxa"/>
            <w:tcBorders>
              <w:top w:val="nil"/>
              <w:left w:val="nil"/>
              <w:bottom w:val="nil"/>
              <w:right w:val="nil"/>
            </w:tcBorders>
            <w:shd w:val="clear" w:color="auto" w:fill="auto"/>
            <w:noWrap/>
            <w:vAlign w:val="bottom"/>
            <w:hideMark/>
          </w:tcPr>
          <w:p w14:paraId="1DC2F5FC" w14:textId="77777777" w:rsidR="000C3483" w:rsidRPr="00647CE2" w:rsidRDefault="000C3483" w:rsidP="00B5791D">
            <w:pPr>
              <w:rPr>
                <w:rFonts w:ascii="Calibri" w:hAnsi="Calibri" w:cs="Calibri"/>
                <w:color w:val="000000"/>
                <w:sz w:val="18"/>
                <w:szCs w:val="18"/>
                <w:lang w:val="en-US"/>
              </w:rPr>
            </w:pPr>
            <w:r w:rsidRPr="00647CE2">
              <w:rPr>
                <w:rFonts w:ascii="Calibri" w:hAnsi="Calibri" w:cs="Calibri"/>
                <w:color w:val="000000"/>
                <w:sz w:val="18"/>
                <w:szCs w:val="18"/>
                <w:lang w:val="en-US"/>
              </w:rPr>
              <w:t>microbes</w:t>
            </w:r>
          </w:p>
        </w:tc>
        <w:tc>
          <w:tcPr>
            <w:tcW w:w="2126" w:type="dxa"/>
            <w:tcBorders>
              <w:top w:val="nil"/>
              <w:left w:val="nil"/>
              <w:bottom w:val="nil"/>
              <w:right w:val="nil"/>
            </w:tcBorders>
            <w:shd w:val="clear" w:color="auto" w:fill="auto"/>
            <w:noWrap/>
            <w:vAlign w:val="bottom"/>
            <w:hideMark/>
          </w:tcPr>
          <w:p w14:paraId="5B6385E2" w14:textId="77777777" w:rsidR="000C3483" w:rsidRPr="00647CE2" w:rsidRDefault="000C3483" w:rsidP="00B5791D">
            <w:pPr>
              <w:jc w:val="right"/>
              <w:rPr>
                <w:rFonts w:ascii="Calibri" w:hAnsi="Calibri" w:cs="Calibri"/>
                <w:color w:val="000000"/>
                <w:sz w:val="18"/>
                <w:szCs w:val="18"/>
                <w:lang w:val="en-US"/>
              </w:rPr>
            </w:pPr>
            <w:r w:rsidRPr="00647CE2">
              <w:rPr>
                <w:rFonts w:ascii="Calibri" w:hAnsi="Calibri" w:cs="Calibri"/>
                <w:color w:val="000000"/>
                <w:sz w:val="18"/>
                <w:szCs w:val="18"/>
                <w:lang w:val="en-US"/>
              </w:rPr>
              <w:t>1.38</w:t>
            </w:r>
          </w:p>
        </w:tc>
        <w:tc>
          <w:tcPr>
            <w:tcW w:w="1560" w:type="dxa"/>
            <w:tcBorders>
              <w:top w:val="nil"/>
              <w:left w:val="nil"/>
              <w:bottom w:val="nil"/>
              <w:right w:val="nil"/>
            </w:tcBorders>
            <w:shd w:val="clear" w:color="auto" w:fill="auto"/>
            <w:noWrap/>
            <w:vAlign w:val="bottom"/>
            <w:hideMark/>
          </w:tcPr>
          <w:p w14:paraId="141417EE" w14:textId="77777777" w:rsidR="000C3483" w:rsidRPr="00647CE2" w:rsidRDefault="000C3483" w:rsidP="00B5791D">
            <w:pPr>
              <w:jc w:val="right"/>
              <w:rPr>
                <w:rFonts w:ascii="Calibri" w:hAnsi="Calibri" w:cs="Calibri"/>
                <w:color w:val="000000"/>
                <w:sz w:val="18"/>
                <w:szCs w:val="18"/>
                <w:lang w:val="en-US"/>
              </w:rPr>
            </w:pPr>
            <w:r w:rsidRPr="00647CE2">
              <w:rPr>
                <w:rFonts w:ascii="Calibri" w:hAnsi="Calibri" w:cs="Calibri"/>
                <w:color w:val="000000"/>
                <w:sz w:val="18"/>
                <w:szCs w:val="18"/>
                <w:lang w:val="en-US"/>
              </w:rPr>
              <w:t>1.81</w:t>
            </w:r>
          </w:p>
        </w:tc>
      </w:tr>
    </w:tbl>
    <w:commentRangeEnd w:id="684"/>
    <w:p w14:paraId="01A82F1B" w14:textId="4ADFD93E" w:rsidR="000C3483" w:rsidRDefault="00ED5BD2" w:rsidP="00DA5C2F">
      <w:pPr>
        <w:rPr>
          <w:lang w:val="en-US"/>
        </w:rPr>
        <w:sectPr w:rsidR="000C3483" w:rsidSect="00DA5C2F">
          <w:pgSz w:w="16820" w:h="11900" w:orient="landscape"/>
          <w:pgMar w:top="1417" w:right="1134" w:bottom="1417" w:left="1417" w:header="708" w:footer="708" w:gutter="0"/>
          <w:cols w:space="708"/>
          <w:docGrid w:linePitch="360"/>
        </w:sectPr>
      </w:pPr>
      <w:r>
        <w:rPr>
          <w:rStyle w:val="Kommentarzeichen"/>
        </w:rPr>
        <w:commentReference w:id="684"/>
      </w:r>
    </w:p>
    <w:p w14:paraId="5583CCB4" w14:textId="1468CBC6" w:rsidR="00F95AFE" w:rsidRDefault="00F95AFE" w:rsidP="00DA5C2F">
      <w:pPr>
        <w:pStyle w:val="berschrift1"/>
        <w:rPr>
          <w:lang w:val="en-US"/>
        </w:rPr>
      </w:pPr>
      <w:r>
        <w:rPr>
          <w:lang w:val="en-US"/>
        </w:rPr>
        <w:lastRenderedPageBreak/>
        <w:t>References</w:t>
      </w:r>
    </w:p>
    <w:p w14:paraId="06C8A9B0" w14:textId="77777777" w:rsidR="00F95AFE" w:rsidRDefault="00F95AFE" w:rsidP="00F95AFE">
      <w:pPr>
        <w:widowControl w:val="0"/>
        <w:autoSpaceDE w:val="0"/>
        <w:autoSpaceDN w:val="0"/>
        <w:adjustRightInd w:val="0"/>
        <w:ind w:left="480" w:hanging="480"/>
        <w:rPr>
          <w:lang w:val="en-US"/>
        </w:rPr>
      </w:pPr>
    </w:p>
    <w:p w14:paraId="0C3B80E2" w14:textId="14452741" w:rsidR="00FB22FD" w:rsidRPr="00FB22FD" w:rsidRDefault="00F95AFE" w:rsidP="00FB22FD">
      <w:pPr>
        <w:widowControl w:val="0"/>
        <w:autoSpaceDE w:val="0"/>
        <w:autoSpaceDN w:val="0"/>
        <w:adjustRightInd w:val="0"/>
        <w:ind w:left="480" w:hanging="480"/>
        <w:rPr>
          <w:noProof/>
          <w:lang w:val="en-US"/>
        </w:rPr>
      </w:pPr>
      <w:r>
        <w:rPr>
          <w:lang w:val="en-US"/>
        </w:rPr>
        <w:fldChar w:fldCharType="begin" w:fldLock="1"/>
      </w:r>
      <w:r>
        <w:rPr>
          <w:lang w:val="en-US"/>
        </w:rPr>
        <w:instrText xml:space="preserve">ADDIN Mendeley Bibliography CSL_BIBLIOGRAPHY </w:instrText>
      </w:r>
      <w:r>
        <w:rPr>
          <w:lang w:val="en-US"/>
        </w:rPr>
        <w:fldChar w:fldCharType="separate"/>
      </w:r>
      <w:r w:rsidR="00FB22FD" w:rsidRPr="00FB22FD">
        <w:rPr>
          <w:noProof/>
          <w:lang w:val="en-US"/>
        </w:rPr>
        <w:t xml:space="preserve">Ahn, C.H., Song, H.M., Lee, S., Oh, J.H., Ahn, H., Park, J.R., </w:t>
      </w:r>
      <w:r w:rsidR="00FB22FD" w:rsidRPr="00FB22FD">
        <w:rPr>
          <w:i/>
          <w:iCs/>
          <w:noProof/>
          <w:lang w:val="en-US"/>
        </w:rPr>
        <w:t>et al.</w:t>
      </w:r>
      <w:r w:rsidR="00FB22FD" w:rsidRPr="00FB22FD">
        <w:rPr>
          <w:noProof/>
          <w:lang w:val="en-US"/>
        </w:rPr>
        <w:t xml:space="preserve"> (2013). Effects of water velocity and specific surface area on filamentous periphyton biomass in an artificial stream mesocosm. </w:t>
      </w:r>
      <w:r w:rsidR="00FB22FD" w:rsidRPr="00FB22FD">
        <w:rPr>
          <w:i/>
          <w:iCs/>
          <w:noProof/>
          <w:lang w:val="en-US"/>
        </w:rPr>
        <w:t>Water</w:t>
      </w:r>
      <w:r w:rsidR="00FB22FD" w:rsidRPr="00FB22FD">
        <w:rPr>
          <w:noProof/>
          <w:lang w:val="en-US"/>
        </w:rPr>
        <w:t>, 5, 1723–1740.</w:t>
      </w:r>
    </w:p>
    <w:p w14:paraId="61CC261B"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Arnoldi, J., Loreau, M. &amp; Haegeman, B. (2019). The inherent multidimensionality of temporal variability: how common and rare species shape stability patterns. </w:t>
      </w:r>
      <w:r w:rsidRPr="00FB22FD">
        <w:rPr>
          <w:i/>
          <w:iCs/>
          <w:noProof/>
          <w:lang w:val="en-US"/>
        </w:rPr>
        <w:t>Ecol. Lett.</w:t>
      </w:r>
      <w:r w:rsidRPr="00FB22FD">
        <w:rPr>
          <w:noProof/>
          <w:lang w:val="en-US"/>
        </w:rPr>
        <w:t>, 1557–1567.</w:t>
      </w:r>
    </w:p>
    <w:p w14:paraId="6FDEC900"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Arnoldi, J.F., Loreau, M. &amp; Haegeman, B. (2016). Resilience, reactivity and variability: A mathematical comparison of ecological stability measures. </w:t>
      </w:r>
      <w:r w:rsidRPr="00FB22FD">
        <w:rPr>
          <w:i/>
          <w:iCs/>
          <w:noProof/>
          <w:lang w:val="en-US"/>
        </w:rPr>
        <w:t>J. Theor. Biol.</w:t>
      </w:r>
      <w:r w:rsidRPr="00FB22FD">
        <w:rPr>
          <w:noProof/>
          <w:lang w:val="en-US"/>
        </w:rPr>
        <w:t>, 389, 47–59.</w:t>
      </w:r>
    </w:p>
    <w:p w14:paraId="50D1F41E"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Battaglia, M., Hose, G.C., Turak, E. &amp; Warden, B. (2005). Depauperate macroinvertebrates in a mine affected stream: Clean water may be the key to recovery. </w:t>
      </w:r>
      <w:r w:rsidRPr="00FB22FD">
        <w:rPr>
          <w:i/>
          <w:iCs/>
          <w:noProof/>
          <w:lang w:val="en-US"/>
        </w:rPr>
        <w:t>Environ. Pollut.</w:t>
      </w:r>
      <w:r w:rsidRPr="00FB22FD">
        <w:rPr>
          <w:noProof/>
          <w:lang w:val="en-US"/>
        </w:rPr>
        <w:t>, 138, 132–141.</w:t>
      </w:r>
    </w:p>
    <w:p w14:paraId="218F0B20"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Bengtsson, J., Baillie, S.R. &amp; Lawton, J. (1997). Community Variability Increases with Time. </w:t>
      </w:r>
      <w:r w:rsidRPr="00FB22FD">
        <w:rPr>
          <w:i/>
          <w:iCs/>
          <w:noProof/>
          <w:lang w:val="en-US"/>
        </w:rPr>
        <w:t>Oikos</w:t>
      </w:r>
      <w:r w:rsidRPr="00FB22FD">
        <w:rPr>
          <w:noProof/>
          <w:lang w:val="en-US"/>
        </w:rPr>
        <w:t>, 78, 249.</w:t>
      </w:r>
    </w:p>
    <w:p w14:paraId="07AA9781"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Benke, A.C. &amp; Jacobi, D.I. (1986). Growth Rates of Mayflies in a Subtropical River and Their Implications for Secondary Production. </w:t>
      </w:r>
      <w:r w:rsidRPr="00FB22FD">
        <w:rPr>
          <w:i/>
          <w:iCs/>
          <w:noProof/>
          <w:lang w:val="en-US"/>
        </w:rPr>
        <w:t>J. North Am. Benthol. Soc.</w:t>
      </w:r>
      <w:r w:rsidRPr="00FB22FD">
        <w:rPr>
          <w:noProof/>
          <w:lang w:val="en-US"/>
        </w:rPr>
        <w:t>, 5, 107–114.</w:t>
      </w:r>
    </w:p>
    <w:p w14:paraId="3682F147" w14:textId="77777777" w:rsidR="00FB22FD" w:rsidRPr="00E67596" w:rsidRDefault="00FB22FD" w:rsidP="00FB22FD">
      <w:pPr>
        <w:widowControl w:val="0"/>
        <w:autoSpaceDE w:val="0"/>
        <w:autoSpaceDN w:val="0"/>
        <w:adjustRightInd w:val="0"/>
        <w:ind w:left="480" w:hanging="480"/>
        <w:rPr>
          <w:noProof/>
          <w:rPrChange w:id="686" w:author="Andrea Mentges" w:date="2020-09-01T11:44:00Z">
            <w:rPr>
              <w:noProof/>
              <w:lang w:val="en-US"/>
            </w:rPr>
          </w:rPrChange>
        </w:rPr>
      </w:pPr>
      <w:r w:rsidRPr="00FB22FD">
        <w:rPr>
          <w:noProof/>
          <w:lang w:val="en-US"/>
        </w:rPr>
        <w:t xml:space="preserve">Benstead, J.P., Green, A.C., Deegan, L.A., Peterson, B.J., Slavik, K., Bowden, W.B., </w:t>
      </w:r>
      <w:r w:rsidRPr="00FB22FD">
        <w:rPr>
          <w:i/>
          <w:iCs/>
          <w:noProof/>
          <w:lang w:val="en-US"/>
        </w:rPr>
        <w:t>et al.</w:t>
      </w:r>
      <w:r w:rsidRPr="00FB22FD">
        <w:rPr>
          <w:noProof/>
          <w:lang w:val="en-US"/>
        </w:rPr>
        <w:t xml:space="preserve"> (2007). Recovery of three arctic stream reaches from experimental nutrient enrichment. </w:t>
      </w:r>
      <w:r w:rsidRPr="00E67596">
        <w:rPr>
          <w:i/>
          <w:iCs/>
          <w:noProof/>
          <w:rPrChange w:id="687" w:author="Andrea Mentges" w:date="2020-09-01T11:44:00Z">
            <w:rPr>
              <w:i/>
              <w:iCs/>
              <w:noProof/>
              <w:lang w:val="en-US"/>
            </w:rPr>
          </w:rPrChange>
        </w:rPr>
        <w:t>Freshw. Biol.</w:t>
      </w:r>
      <w:r w:rsidRPr="00E67596">
        <w:rPr>
          <w:noProof/>
          <w:rPrChange w:id="688" w:author="Andrea Mentges" w:date="2020-09-01T11:44:00Z">
            <w:rPr>
              <w:noProof/>
              <w:lang w:val="en-US"/>
            </w:rPr>
          </w:rPrChange>
        </w:rPr>
        <w:t>, 52, 1077–1089.</w:t>
      </w:r>
    </w:p>
    <w:p w14:paraId="586EFA39" w14:textId="77777777" w:rsidR="00FB22FD" w:rsidRPr="00FB22FD" w:rsidRDefault="00FB22FD" w:rsidP="00FB22FD">
      <w:pPr>
        <w:widowControl w:val="0"/>
        <w:autoSpaceDE w:val="0"/>
        <w:autoSpaceDN w:val="0"/>
        <w:adjustRightInd w:val="0"/>
        <w:ind w:left="480" w:hanging="480"/>
        <w:rPr>
          <w:noProof/>
          <w:lang w:val="en-US"/>
        </w:rPr>
      </w:pPr>
      <w:r w:rsidRPr="00E67596">
        <w:rPr>
          <w:noProof/>
          <w:rPrChange w:id="689" w:author="Andrea Mentges" w:date="2020-09-01T11:44:00Z">
            <w:rPr>
              <w:noProof/>
              <w:lang w:val="en-US"/>
            </w:rPr>
          </w:rPrChange>
        </w:rPr>
        <w:t xml:space="preserve">Bodmer, R.E., Eisenberg, J.F. &amp; Redford, K.H. (1997). </w:t>
      </w:r>
      <w:r w:rsidRPr="00FB22FD">
        <w:rPr>
          <w:noProof/>
          <w:lang w:val="en-US"/>
        </w:rPr>
        <w:t xml:space="preserve">Hunting and the likelihood of extinction of Amazonian mammals. </w:t>
      </w:r>
      <w:r w:rsidRPr="00FB22FD">
        <w:rPr>
          <w:i/>
          <w:iCs/>
          <w:noProof/>
          <w:lang w:val="en-US"/>
        </w:rPr>
        <w:t>Conserv. Biol.</w:t>
      </w:r>
      <w:r w:rsidRPr="00FB22FD">
        <w:rPr>
          <w:noProof/>
          <w:lang w:val="en-US"/>
        </w:rPr>
        <w:t>, 11, 460–466.</w:t>
      </w:r>
    </w:p>
    <w:p w14:paraId="348236D9"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Calbet, A. &amp; Landry, M.R. (2004). Phytoplankton growth, microzooplankton grazing, and carbon cycling in marine systems. </w:t>
      </w:r>
      <w:r w:rsidRPr="00FB22FD">
        <w:rPr>
          <w:i/>
          <w:iCs/>
          <w:noProof/>
          <w:lang w:val="en-US"/>
        </w:rPr>
        <w:t>Limnol. Oceanogr.</w:t>
      </w:r>
      <w:r w:rsidRPr="00FB22FD">
        <w:rPr>
          <w:noProof/>
          <w:lang w:val="en-US"/>
        </w:rPr>
        <w:t>, 49, 51–57.</w:t>
      </w:r>
    </w:p>
    <w:p w14:paraId="027EEA05"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Clark, A.T., Zelnik, Y.R., Arnoldi, J., Hodapp, D., Karakoç, C., König, S., </w:t>
      </w:r>
      <w:r w:rsidRPr="00FB22FD">
        <w:rPr>
          <w:i/>
          <w:iCs/>
          <w:noProof/>
          <w:lang w:val="en-US"/>
        </w:rPr>
        <w:t>et al.</w:t>
      </w:r>
      <w:r w:rsidRPr="00FB22FD">
        <w:rPr>
          <w:noProof/>
          <w:lang w:val="en-US"/>
        </w:rPr>
        <w:t xml:space="preserve"> (2020). How perceived stability varies across temporal, spatial, and ecological scales.</w:t>
      </w:r>
    </w:p>
    <w:p w14:paraId="59E4645B"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Connell, J.H. &amp; Sousa, W.P. (1983). On the evidence needed to judge ecological stability or persistence, 121, 789–824.</w:t>
      </w:r>
    </w:p>
    <w:p w14:paraId="29EAED26" w14:textId="77777777" w:rsidR="00FB22FD" w:rsidRPr="00FB22FD" w:rsidRDefault="00FB22FD" w:rsidP="00FB22FD">
      <w:pPr>
        <w:widowControl w:val="0"/>
        <w:autoSpaceDE w:val="0"/>
        <w:autoSpaceDN w:val="0"/>
        <w:adjustRightInd w:val="0"/>
        <w:ind w:left="480" w:hanging="480"/>
        <w:rPr>
          <w:noProof/>
          <w:lang w:val="en-US"/>
        </w:rPr>
      </w:pPr>
      <w:r w:rsidRPr="00E67596">
        <w:rPr>
          <w:noProof/>
          <w:rPrChange w:id="690" w:author="Andrea Mentges" w:date="2020-09-01T11:44:00Z">
            <w:rPr>
              <w:noProof/>
              <w:lang w:val="en-US"/>
            </w:rPr>
          </w:rPrChange>
        </w:rPr>
        <w:t xml:space="preserve">Čuhel, J., Malý, S. &amp; Královec, J. (2019). </w:t>
      </w:r>
      <w:r w:rsidRPr="00FB22FD">
        <w:rPr>
          <w:noProof/>
          <w:lang w:val="en-US"/>
        </w:rPr>
        <w:t xml:space="preserve">Shifts and recovery of soil microbial communities in a 40-year field trial under mineral fertilization. </w:t>
      </w:r>
      <w:r w:rsidRPr="00FB22FD">
        <w:rPr>
          <w:i/>
          <w:iCs/>
          <w:noProof/>
          <w:lang w:val="en-US"/>
        </w:rPr>
        <w:t>Pedobiologia (Jena).</w:t>
      </w:r>
      <w:r w:rsidRPr="00FB22FD">
        <w:rPr>
          <w:noProof/>
          <w:lang w:val="en-US"/>
        </w:rPr>
        <w:t>, 77, 150575.</w:t>
      </w:r>
    </w:p>
    <w:p w14:paraId="34989F7A"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Degerman, R., Dinasquet, J., Riemann, L., De Luna, S.S. &amp; Andersson, A. (2012). Effect of resource availability on bacterial community responses to increased temperature. </w:t>
      </w:r>
      <w:r w:rsidRPr="00FB22FD">
        <w:rPr>
          <w:i/>
          <w:iCs/>
          <w:noProof/>
          <w:lang w:val="en-US"/>
        </w:rPr>
        <w:t>Aquat. Microb. Ecol.</w:t>
      </w:r>
      <w:r w:rsidRPr="00FB22FD">
        <w:rPr>
          <w:noProof/>
          <w:lang w:val="en-US"/>
        </w:rPr>
        <w:t>, 68, 131–142.</w:t>
      </w:r>
    </w:p>
    <w:p w14:paraId="5E2AC889"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Díaz, S., Settele, J., Brondizio, E.S., Ngo, H.T., Guèze, M., Agard, J., </w:t>
      </w:r>
      <w:r w:rsidRPr="00FB22FD">
        <w:rPr>
          <w:i/>
          <w:iCs/>
          <w:noProof/>
          <w:lang w:val="en-US"/>
        </w:rPr>
        <w:t>et al.</w:t>
      </w:r>
      <w:r w:rsidRPr="00FB22FD">
        <w:rPr>
          <w:noProof/>
          <w:lang w:val="en-US"/>
        </w:rPr>
        <w:t xml:space="preserve"> (2019). </w:t>
      </w:r>
      <w:r w:rsidRPr="00FB22FD">
        <w:rPr>
          <w:i/>
          <w:iCs/>
          <w:noProof/>
          <w:lang w:val="en-US"/>
        </w:rPr>
        <w:t>Summary for policymakers of the global assessment report on biodiversity and ecosystem services of the Intergovernmental Science-Policy Platform on Biodiversity and Ecosystem Services</w:t>
      </w:r>
      <w:r w:rsidRPr="00FB22FD">
        <w:rPr>
          <w:noProof/>
          <w:lang w:val="en-US"/>
        </w:rPr>
        <w:t>. IPBES Secretariat, Bonn, Germany.</w:t>
      </w:r>
    </w:p>
    <w:p w14:paraId="2A5C18F8"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Domínguez-García, V., Dakos, V. &amp; Kéfi, S. (2019). Unveiling dimensions of stability in complex ecological networks. </w:t>
      </w:r>
      <w:r w:rsidRPr="00FB22FD">
        <w:rPr>
          <w:i/>
          <w:iCs/>
          <w:noProof/>
          <w:lang w:val="en-US"/>
        </w:rPr>
        <w:t>Proc. Natl. Acad. Sci.</w:t>
      </w:r>
      <w:r w:rsidRPr="00FB22FD">
        <w:rPr>
          <w:noProof/>
          <w:lang w:val="en-US"/>
        </w:rPr>
        <w:t>, 1–7.</w:t>
      </w:r>
    </w:p>
    <w:p w14:paraId="2A36BCD5"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Donohue, I., Hillebrand, H., Montoya, J.M., Petchey, O.L., Pimm, S.L., Fowler, M.S., </w:t>
      </w:r>
      <w:r w:rsidRPr="00FB22FD">
        <w:rPr>
          <w:i/>
          <w:iCs/>
          <w:noProof/>
          <w:lang w:val="en-US"/>
        </w:rPr>
        <w:t>et al.</w:t>
      </w:r>
      <w:r w:rsidRPr="00FB22FD">
        <w:rPr>
          <w:noProof/>
          <w:lang w:val="en-US"/>
        </w:rPr>
        <w:t xml:space="preserve"> (2016). Navigating the complexity of ecological stability. </w:t>
      </w:r>
      <w:r w:rsidRPr="00FB22FD">
        <w:rPr>
          <w:i/>
          <w:iCs/>
          <w:noProof/>
          <w:lang w:val="en-US"/>
        </w:rPr>
        <w:t>Ecol. Lett.</w:t>
      </w:r>
      <w:r w:rsidRPr="00FB22FD">
        <w:rPr>
          <w:noProof/>
          <w:lang w:val="en-US"/>
        </w:rPr>
        <w:t>, 19, 1172–1185.</w:t>
      </w:r>
    </w:p>
    <w:p w14:paraId="10F70FF3"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Downing, A.L., DeVanna, K.M., Rubeck-Schurtz, C.N., Tuhela, L. &amp; Grunkemeyer, H. (2008). Community and ecosystem responses to a pulsed pesticide disturbance in freshwater ecosystems. </w:t>
      </w:r>
      <w:r w:rsidRPr="00FB22FD">
        <w:rPr>
          <w:i/>
          <w:iCs/>
          <w:noProof/>
          <w:lang w:val="en-US"/>
        </w:rPr>
        <w:t>Ecotoxicology</w:t>
      </w:r>
      <w:r w:rsidRPr="00FB22FD">
        <w:rPr>
          <w:noProof/>
          <w:lang w:val="en-US"/>
        </w:rPr>
        <w:t>, 17, 539–548.</w:t>
      </w:r>
    </w:p>
    <w:p w14:paraId="712B8536"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Falk, D.A., Watts, A.C. &amp; Thode, A.E. (2019). Scaling Ecological Resilience. </w:t>
      </w:r>
      <w:r w:rsidRPr="00FB22FD">
        <w:rPr>
          <w:i/>
          <w:iCs/>
          <w:noProof/>
          <w:lang w:val="en-US"/>
        </w:rPr>
        <w:t>Front. Ecol. Evol.</w:t>
      </w:r>
      <w:r w:rsidRPr="00FB22FD">
        <w:rPr>
          <w:noProof/>
          <w:lang w:val="en-US"/>
        </w:rPr>
        <w:t>, 7, 1–16.</w:t>
      </w:r>
    </w:p>
    <w:p w14:paraId="2DA261B4"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Frank, P.W. (1968). Life Histories and Community Stability. </w:t>
      </w:r>
      <w:r w:rsidRPr="00FB22FD">
        <w:rPr>
          <w:i/>
          <w:iCs/>
          <w:noProof/>
          <w:lang w:val="en-US"/>
        </w:rPr>
        <w:t>Ecology</w:t>
      </w:r>
      <w:r w:rsidRPr="00FB22FD">
        <w:rPr>
          <w:noProof/>
          <w:lang w:val="en-US"/>
        </w:rPr>
        <w:t>, 49, 355–357.</w:t>
      </w:r>
    </w:p>
    <w:p w14:paraId="498AFE3F" w14:textId="77777777" w:rsidR="00FB22FD" w:rsidRPr="00FB22FD" w:rsidRDefault="00FB22FD" w:rsidP="00FB22FD">
      <w:pPr>
        <w:widowControl w:val="0"/>
        <w:autoSpaceDE w:val="0"/>
        <w:autoSpaceDN w:val="0"/>
        <w:adjustRightInd w:val="0"/>
        <w:ind w:left="480" w:hanging="480"/>
        <w:rPr>
          <w:noProof/>
          <w:lang w:val="en-US"/>
        </w:rPr>
      </w:pPr>
      <w:r w:rsidRPr="00E67596">
        <w:rPr>
          <w:noProof/>
          <w:rPrChange w:id="691" w:author="Andrea Mentges" w:date="2020-09-01T11:44:00Z">
            <w:rPr>
              <w:noProof/>
              <w:lang w:val="en-US"/>
            </w:rPr>
          </w:rPrChange>
        </w:rPr>
        <w:t xml:space="preserve">Geng, S., Shi, P., Song, M., Zong, N., Zu, J. &amp; Zhu, W. (2019). </w:t>
      </w:r>
      <w:r w:rsidRPr="00FB22FD">
        <w:rPr>
          <w:noProof/>
          <w:lang w:val="en-US"/>
        </w:rPr>
        <w:t xml:space="preserve">Diversity of vegetation composition enhances ecosystem stability along elevational gradients in the Taihang Mountains, China. </w:t>
      </w:r>
      <w:r w:rsidRPr="00FB22FD">
        <w:rPr>
          <w:i/>
          <w:iCs/>
          <w:noProof/>
          <w:lang w:val="en-US"/>
        </w:rPr>
        <w:t>Ecol. Indic.</w:t>
      </w:r>
      <w:r w:rsidRPr="00FB22FD">
        <w:rPr>
          <w:noProof/>
          <w:lang w:val="en-US"/>
        </w:rPr>
        <w:t>, 104, 594–603.</w:t>
      </w:r>
    </w:p>
    <w:p w14:paraId="74489824"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lastRenderedPageBreak/>
        <w:t xml:space="preserve">Gillespie, D.T. (1992). </w:t>
      </w:r>
      <w:r w:rsidRPr="00FB22FD">
        <w:rPr>
          <w:i/>
          <w:iCs/>
          <w:noProof/>
          <w:lang w:val="en-US"/>
        </w:rPr>
        <w:t>Markov Processes: An Introduction for Physical Scientists</w:t>
      </w:r>
      <w:r w:rsidRPr="00FB22FD">
        <w:rPr>
          <w:noProof/>
          <w:lang w:val="en-US"/>
        </w:rPr>
        <w:t>. Academic Press.</w:t>
      </w:r>
    </w:p>
    <w:p w14:paraId="20019471"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Hautier, Y., Seabloom, E.W., Borer, E.T., Adler, P.B., Harpole, W.S., Hillebrand, H., </w:t>
      </w:r>
      <w:r w:rsidRPr="00FB22FD">
        <w:rPr>
          <w:i/>
          <w:iCs/>
          <w:noProof/>
          <w:lang w:val="en-US"/>
        </w:rPr>
        <w:t>et al.</w:t>
      </w:r>
      <w:r w:rsidRPr="00FB22FD">
        <w:rPr>
          <w:noProof/>
          <w:lang w:val="en-US"/>
        </w:rPr>
        <w:t xml:space="preserve"> (2014). Eutrophication weakens stabilizing effects of diversity in natural grasslands. </w:t>
      </w:r>
      <w:r w:rsidRPr="00FB22FD">
        <w:rPr>
          <w:i/>
          <w:iCs/>
          <w:noProof/>
          <w:lang w:val="en-US"/>
        </w:rPr>
        <w:t>Nature</w:t>
      </w:r>
      <w:r w:rsidRPr="00FB22FD">
        <w:rPr>
          <w:noProof/>
          <w:lang w:val="en-US"/>
        </w:rPr>
        <w:t>, 508, 521–525.</w:t>
      </w:r>
    </w:p>
    <w:p w14:paraId="77A87429"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Hiddink, J.G., Jennings, S., Sciberras, M., Bolam, S.G., Cambiè, G., McConnaughey, R.A., </w:t>
      </w:r>
      <w:r w:rsidRPr="00FB22FD">
        <w:rPr>
          <w:i/>
          <w:iCs/>
          <w:noProof/>
          <w:lang w:val="en-US"/>
        </w:rPr>
        <w:t>et al.</w:t>
      </w:r>
      <w:r w:rsidRPr="00FB22FD">
        <w:rPr>
          <w:noProof/>
          <w:lang w:val="en-US"/>
        </w:rPr>
        <w:t xml:space="preserve"> (2019). Assessing bottom trawling impacts based on the longevity of benthic invertebrates. </w:t>
      </w:r>
      <w:r w:rsidRPr="00FB22FD">
        <w:rPr>
          <w:i/>
          <w:iCs/>
          <w:noProof/>
          <w:lang w:val="en-US"/>
        </w:rPr>
        <w:t>J. Appl. Ecol.</w:t>
      </w:r>
      <w:r w:rsidRPr="00FB22FD">
        <w:rPr>
          <w:noProof/>
          <w:lang w:val="en-US"/>
        </w:rPr>
        <w:t>, 56, 1075–1084.</w:t>
      </w:r>
    </w:p>
    <w:p w14:paraId="147D432E" w14:textId="77777777" w:rsidR="00FB22FD" w:rsidRPr="00E67596" w:rsidRDefault="00FB22FD" w:rsidP="00FB22FD">
      <w:pPr>
        <w:widowControl w:val="0"/>
        <w:autoSpaceDE w:val="0"/>
        <w:autoSpaceDN w:val="0"/>
        <w:adjustRightInd w:val="0"/>
        <w:ind w:left="480" w:hanging="480"/>
        <w:rPr>
          <w:noProof/>
          <w:rPrChange w:id="692" w:author="Andrea Mentges" w:date="2020-09-01T11:44:00Z">
            <w:rPr>
              <w:noProof/>
              <w:lang w:val="en-US"/>
            </w:rPr>
          </w:rPrChange>
        </w:rPr>
      </w:pPr>
      <w:r w:rsidRPr="00FB22FD">
        <w:rPr>
          <w:noProof/>
          <w:lang w:val="en-US"/>
        </w:rPr>
        <w:t xml:space="preserve">Hillebrand, H. &amp; Kunze, C. (2020). Meta-analysis on pulse disturbances reveals differences in functional and compositional recovery across ecosystems. </w:t>
      </w:r>
      <w:r w:rsidRPr="00E67596">
        <w:rPr>
          <w:i/>
          <w:iCs/>
          <w:noProof/>
          <w:rPrChange w:id="693" w:author="Andrea Mentges" w:date="2020-09-01T11:44:00Z">
            <w:rPr>
              <w:i/>
              <w:iCs/>
              <w:noProof/>
              <w:lang w:val="en-US"/>
            </w:rPr>
          </w:rPrChange>
        </w:rPr>
        <w:t>Ecol. Lett.</w:t>
      </w:r>
      <w:r w:rsidRPr="00E67596">
        <w:rPr>
          <w:noProof/>
          <w:rPrChange w:id="694" w:author="Andrea Mentges" w:date="2020-09-01T11:44:00Z">
            <w:rPr>
              <w:noProof/>
              <w:lang w:val="en-US"/>
            </w:rPr>
          </w:rPrChange>
        </w:rPr>
        <w:t>, 23, 575–585.</w:t>
      </w:r>
    </w:p>
    <w:p w14:paraId="2486FFF9" w14:textId="77777777" w:rsidR="00FB22FD" w:rsidRPr="00FB22FD" w:rsidRDefault="00FB22FD" w:rsidP="00FB22FD">
      <w:pPr>
        <w:widowControl w:val="0"/>
        <w:autoSpaceDE w:val="0"/>
        <w:autoSpaceDN w:val="0"/>
        <w:adjustRightInd w:val="0"/>
        <w:ind w:left="480" w:hanging="480"/>
        <w:rPr>
          <w:noProof/>
          <w:lang w:val="en-US"/>
        </w:rPr>
      </w:pPr>
      <w:r w:rsidRPr="00E67596">
        <w:rPr>
          <w:noProof/>
          <w:rPrChange w:id="695" w:author="Andrea Mentges" w:date="2020-09-01T11:44:00Z">
            <w:rPr>
              <w:noProof/>
              <w:lang w:val="en-US"/>
            </w:rPr>
          </w:rPrChange>
        </w:rPr>
        <w:t xml:space="preserve">Hillebrand, H., Langenheder, S., Lebret, K., Lindström, E., Östman, Ö. &amp; Striebel, M. (2018). </w:t>
      </w:r>
      <w:r w:rsidRPr="00FB22FD">
        <w:rPr>
          <w:noProof/>
          <w:lang w:val="en-US"/>
        </w:rPr>
        <w:t xml:space="preserve">Decomposing multiple dimensions of stability in global change experiments. </w:t>
      </w:r>
      <w:r w:rsidRPr="00FB22FD">
        <w:rPr>
          <w:i/>
          <w:iCs/>
          <w:noProof/>
          <w:lang w:val="en-US"/>
        </w:rPr>
        <w:t>Ecol. Lett.</w:t>
      </w:r>
      <w:r w:rsidRPr="00FB22FD">
        <w:rPr>
          <w:noProof/>
          <w:lang w:val="en-US"/>
        </w:rPr>
        <w:t>, 21, 21–30.</w:t>
      </w:r>
    </w:p>
    <w:p w14:paraId="6A16B923"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Holden, S.R. &amp; Treseder, K.K. (2013). A meta-analysis of soil microbial biomass responses to forest disturbances. </w:t>
      </w:r>
      <w:r w:rsidRPr="00FB22FD">
        <w:rPr>
          <w:i/>
          <w:iCs/>
          <w:noProof/>
          <w:lang w:val="en-US"/>
        </w:rPr>
        <w:t>Front. Microbiol.</w:t>
      </w:r>
      <w:r w:rsidRPr="00FB22FD">
        <w:rPr>
          <w:noProof/>
          <w:lang w:val="en-US"/>
        </w:rPr>
        <w:t>, 4, 1–17.</w:t>
      </w:r>
    </w:p>
    <w:p w14:paraId="04C97113"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Houghton, J., Thompson, K. &amp; Rees, M. (2013). Does seed mass drive the differences in relative growth rate between growth forms? </w:t>
      </w:r>
      <w:r w:rsidRPr="00FB22FD">
        <w:rPr>
          <w:i/>
          <w:iCs/>
          <w:noProof/>
          <w:lang w:val="en-US"/>
        </w:rPr>
        <w:t>Proc. R. Soc. B Biol. Sci.</w:t>
      </w:r>
      <w:r w:rsidRPr="00FB22FD">
        <w:rPr>
          <w:noProof/>
          <w:lang w:val="en-US"/>
        </w:rPr>
        <w:t>, 280.</w:t>
      </w:r>
    </w:p>
    <w:p w14:paraId="3F0394F5"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Huang, K. &amp; Xia, J. (2019). High ecosystem stability of evergreen broadleaf forests under severe droughts. </w:t>
      </w:r>
      <w:r w:rsidRPr="00FB22FD">
        <w:rPr>
          <w:i/>
          <w:iCs/>
          <w:noProof/>
          <w:lang w:val="en-US"/>
        </w:rPr>
        <w:t>Glob. Chang. Biol.</w:t>
      </w:r>
      <w:r w:rsidRPr="00FB22FD">
        <w:rPr>
          <w:noProof/>
          <w:lang w:val="en-US"/>
        </w:rPr>
        <w:t>, 25, 3494–3503.</w:t>
      </w:r>
    </w:p>
    <w:p w14:paraId="0776578B"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Hunt, R. &amp; Cornelissen, J.H.C. (1997). Components of relative growth rate and their interrelations in 59 temperate plant species. </w:t>
      </w:r>
      <w:r w:rsidRPr="00FB22FD">
        <w:rPr>
          <w:i/>
          <w:iCs/>
          <w:noProof/>
          <w:lang w:val="en-US"/>
        </w:rPr>
        <w:t>New Phytol.</w:t>
      </w:r>
      <w:r w:rsidRPr="00FB22FD">
        <w:rPr>
          <w:noProof/>
          <w:lang w:val="en-US"/>
        </w:rPr>
        <w:t>, 135, 395–417.</w:t>
      </w:r>
    </w:p>
    <w:p w14:paraId="62092F7C"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Inman-Narahari, F., Ostertag, R., Asner, G.P., Cordell, S., Hubbell, S.P. &amp; Sack, L. (2014). Trade-offs in seedling growth and survival within and across tropical forest microhabitats. </w:t>
      </w:r>
      <w:r w:rsidRPr="00FB22FD">
        <w:rPr>
          <w:i/>
          <w:iCs/>
          <w:noProof/>
          <w:lang w:val="en-US"/>
        </w:rPr>
        <w:t>Ecol. Evol.</w:t>
      </w:r>
      <w:r w:rsidRPr="00FB22FD">
        <w:rPr>
          <w:noProof/>
          <w:lang w:val="en-US"/>
        </w:rPr>
        <w:t>, 4, 3755–3767.</w:t>
      </w:r>
    </w:p>
    <w:p w14:paraId="156F8689"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Isbell, F., Tilman, D., Reich, P.B. &amp; Clark, A.T. (2019). Deficits of biodiversity and productivity linger a century after agricultural abandonment. </w:t>
      </w:r>
      <w:r w:rsidRPr="00FB22FD">
        <w:rPr>
          <w:i/>
          <w:iCs/>
          <w:noProof/>
          <w:lang w:val="en-US"/>
        </w:rPr>
        <w:t>Nat. Ecol. Evol.</w:t>
      </w:r>
      <w:r w:rsidRPr="00FB22FD">
        <w:rPr>
          <w:noProof/>
          <w:lang w:val="en-US"/>
        </w:rPr>
        <w:t>, 3, 1533–1538.</w:t>
      </w:r>
    </w:p>
    <w:p w14:paraId="7288EB1E" w14:textId="77777777" w:rsidR="00FB22FD" w:rsidRPr="00E67596" w:rsidRDefault="00FB22FD" w:rsidP="00FB22FD">
      <w:pPr>
        <w:widowControl w:val="0"/>
        <w:autoSpaceDE w:val="0"/>
        <w:autoSpaceDN w:val="0"/>
        <w:adjustRightInd w:val="0"/>
        <w:ind w:left="480" w:hanging="480"/>
        <w:rPr>
          <w:noProof/>
          <w:rPrChange w:id="696" w:author="Andrea Mentges" w:date="2020-09-01T11:44:00Z">
            <w:rPr>
              <w:noProof/>
              <w:lang w:val="en-US"/>
            </w:rPr>
          </w:rPrChange>
        </w:rPr>
      </w:pPr>
      <w:r w:rsidRPr="00FB22FD">
        <w:rPr>
          <w:noProof/>
          <w:lang w:val="en-US"/>
        </w:rPr>
        <w:t xml:space="preserve">Jones, H.P. &amp; Schmitz, O.J. (2009). Rapid recovery of damaged ecosystems. </w:t>
      </w:r>
      <w:r w:rsidRPr="00E67596">
        <w:rPr>
          <w:i/>
          <w:iCs/>
          <w:noProof/>
          <w:rPrChange w:id="697" w:author="Andrea Mentges" w:date="2020-09-01T11:44:00Z">
            <w:rPr>
              <w:i/>
              <w:iCs/>
              <w:noProof/>
              <w:lang w:val="en-US"/>
            </w:rPr>
          </w:rPrChange>
        </w:rPr>
        <w:t>PLoS One</w:t>
      </w:r>
      <w:r w:rsidRPr="00E67596">
        <w:rPr>
          <w:noProof/>
          <w:rPrChange w:id="698" w:author="Andrea Mentges" w:date="2020-09-01T11:44:00Z">
            <w:rPr>
              <w:noProof/>
              <w:lang w:val="en-US"/>
            </w:rPr>
          </w:rPrChange>
        </w:rPr>
        <w:t>, 4.</w:t>
      </w:r>
    </w:p>
    <w:p w14:paraId="09B0C454" w14:textId="77777777" w:rsidR="00FB22FD" w:rsidRPr="00FB22FD" w:rsidRDefault="00FB22FD" w:rsidP="00FB22FD">
      <w:pPr>
        <w:widowControl w:val="0"/>
        <w:autoSpaceDE w:val="0"/>
        <w:autoSpaceDN w:val="0"/>
        <w:adjustRightInd w:val="0"/>
        <w:ind w:left="480" w:hanging="480"/>
        <w:rPr>
          <w:noProof/>
          <w:lang w:val="en-US"/>
        </w:rPr>
      </w:pPr>
      <w:r w:rsidRPr="00E67596">
        <w:rPr>
          <w:noProof/>
          <w:rPrChange w:id="699" w:author="Andrea Mentges" w:date="2020-09-01T11:44:00Z">
            <w:rPr>
              <w:noProof/>
              <w:lang w:val="en-US"/>
            </w:rPr>
          </w:rPrChange>
        </w:rPr>
        <w:t xml:space="preserve">Knapp, S. &amp; van der Heijden, M.G.A. (2018). </w:t>
      </w:r>
      <w:r w:rsidRPr="00FB22FD">
        <w:rPr>
          <w:noProof/>
          <w:lang w:val="en-US"/>
        </w:rPr>
        <w:t xml:space="preserve">A global meta-analysis of yield stability in organic and conservation agriculture. </w:t>
      </w:r>
      <w:r w:rsidRPr="00FB22FD">
        <w:rPr>
          <w:i/>
          <w:iCs/>
          <w:noProof/>
          <w:lang w:val="en-US"/>
        </w:rPr>
        <w:t>Nat. Commun.</w:t>
      </w:r>
      <w:r w:rsidRPr="00FB22FD">
        <w:rPr>
          <w:noProof/>
          <w:lang w:val="en-US"/>
        </w:rPr>
        <w:t>, 9, 1–9.</w:t>
      </w:r>
    </w:p>
    <w:p w14:paraId="5D6889AE"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Lambert, G.I., Jennings, S., Kaiser, M.J., Davies, T.W. &amp; Hiddink, J.G. (2014). Quantifying recovery rates and resilience of seabed habitats impacted by bottom fishing. </w:t>
      </w:r>
      <w:r w:rsidRPr="00FB22FD">
        <w:rPr>
          <w:i/>
          <w:iCs/>
          <w:noProof/>
          <w:lang w:val="en-US"/>
        </w:rPr>
        <w:t>J. Appl. Ecol.</w:t>
      </w:r>
      <w:r w:rsidRPr="00FB22FD">
        <w:rPr>
          <w:noProof/>
          <w:lang w:val="en-US"/>
        </w:rPr>
        <w:t>, 51, 1326–1336.</w:t>
      </w:r>
    </w:p>
    <w:p w14:paraId="0E76B6C6" w14:textId="77777777" w:rsidR="00FB22FD" w:rsidRPr="00E67596" w:rsidRDefault="00FB22FD" w:rsidP="00FB22FD">
      <w:pPr>
        <w:widowControl w:val="0"/>
        <w:autoSpaceDE w:val="0"/>
        <w:autoSpaceDN w:val="0"/>
        <w:adjustRightInd w:val="0"/>
        <w:ind w:left="480" w:hanging="480"/>
        <w:rPr>
          <w:noProof/>
          <w:rPrChange w:id="700" w:author="Andrea Mentges" w:date="2020-09-01T11:44:00Z">
            <w:rPr>
              <w:noProof/>
              <w:lang w:val="en-US"/>
            </w:rPr>
          </w:rPrChange>
        </w:rPr>
      </w:pPr>
      <w:r w:rsidRPr="00FB22FD">
        <w:rPr>
          <w:noProof/>
          <w:lang w:val="en-US"/>
        </w:rPr>
        <w:t xml:space="preserve">Lankiewicz, T.S., Cottrell, M.T. &amp; Kirchman, D.L. (2016). Growth rates and rRNA content of four marine bacteria in pure cultures and in the Delaware estuary. </w:t>
      </w:r>
      <w:r w:rsidRPr="00E67596">
        <w:rPr>
          <w:i/>
          <w:iCs/>
          <w:noProof/>
          <w:rPrChange w:id="701" w:author="Andrea Mentges" w:date="2020-09-01T11:44:00Z">
            <w:rPr>
              <w:i/>
              <w:iCs/>
              <w:noProof/>
              <w:lang w:val="en-US"/>
            </w:rPr>
          </w:rPrChange>
        </w:rPr>
        <w:t>ISME J.</w:t>
      </w:r>
      <w:r w:rsidRPr="00E67596">
        <w:rPr>
          <w:noProof/>
          <w:rPrChange w:id="702" w:author="Andrea Mentges" w:date="2020-09-01T11:44:00Z">
            <w:rPr>
              <w:noProof/>
              <w:lang w:val="en-US"/>
            </w:rPr>
          </w:rPrChange>
        </w:rPr>
        <w:t>, 10, 823–832.</w:t>
      </w:r>
    </w:p>
    <w:p w14:paraId="7B4E863E" w14:textId="77777777" w:rsidR="00FB22FD" w:rsidRPr="00FB22FD" w:rsidRDefault="00FB22FD" w:rsidP="00FB22FD">
      <w:pPr>
        <w:widowControl w:val="0"/>
        <w:autoSpaceDE w:val="0"/>
        <w:autoSpaceDN w:val="0"/>
        <w:adjustRightInd w:val="0"/>
        <w:ind w:left="480" w:hanging="480"/>
        <w:rPr>
          <w:noProof/>
          <w:lang w:val="en-US"/>
        </w:rPr>
      </w:pPr>
      <w:r w:rsidRPr="00E67596">
        <w:rPr>
          <w:noProof/>
          <w:rPrChange w:id="703" w:author="Andrea Mentges" w:date="2020-09-01T11:44:00Z">
            <w:rPr>
              <w:noProof/>
              <w:lang w:val="en-US"/>
            </w:rPr>
          </w:rPrChange>
        </w:rPr>
        <w:t xml:space="preserve">van de Leemput, I.A., Dakos, V., Scheffer, M. &amp; van Nes, E.H. (2018). </w:t>
      </w:r>
      <w:r w:rsidRPr="00FB22FD">
        <w:rPr>
          <w:noProof/>
          <w:lang w:val="en-US"/>
        </w:rPr>
        <w:t xml:space="preserve">Slow Recovery from Local Disturbances as an Indicator for Loss of Ecosystem Resilience. </w:t>
      </w:r>
      <w:r w:rsidRPr="00FB22FD">
        <w:rPr>
          <w:i/>
          <w:iCs/>
          <w:noProof/>
          <w:lang w:val="en-US"/>
        </w:rPr>
        <w:t>Ecosystems</w:t>
      </w:r>
      <w:r w:rsidRPr="00FB22FD">
        <w:rPr>
          <w:noProof/>
          <w:lang w:val="en-US"/>
        </w:rPr>
        <w:t>, 21, 141–152.</w:t>
      </w:r>
    </w:p>
    <w:p w14:paraId="0E810132"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Levang-Brilz, N. &amp; Biondini, M.E. (2003). Growth rate, root development and nutrient uptake of 55 plant species from the Great Plains grasslands, USA. </w:t>
      </w:r>
      <w:r w:rsidRPr="00FB22FD">
        <w:rPr>
          <w:i/>
          <w:iCs/>
          <w:noProof/>
          <w:lang w:val="en-US"/>
        </w:rPr>
        <w:t>Plant Ecol.</w:t>
      </w:r>
      <w:r w:rsidRPr="00FB22FD">
        <w:rPr>
          <w:noProof/>
          <w:lang w:val="en-US"/>
        </w:rPr>
        <w:t>, 165, 117–144.</w:t>
      </w:r>
    </w:p>
    <w:p w14:paraId="06179AA2"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Li, X., Piao, S., Wang, K., Wang, X., Wang, T., Ciais, P., </w:t>
      </w:r>
      <w:r w:rsidRPr="00FB22FD">
        <w:rPr>
          <w:i/>
          <w:iCs/>
          <w:noProof/>
          <w:lang w:val="en-US"/>
        </w:rPr>
        <w:t>et al.</w:t>
      </w:r>
      <w:r w:rsidRPr="00FB22FD">
        <w:rPr>
          <w:noProof/>
          <w:lang w:val="en-US"/>
        </w:rPr>
        <w:t xml:space="preserve"> (2020). Temporal trade-off between gymnosperm resistance and resilience increases forest sensitivity to extreme drought. </w:t>
      </w:r>
      <w:r w:rsidRPr="00FB22FD">
        <w:rPr>
          <w:i/>
          <w:iCs/>
          <w:noProof/>
          <w:lang w:val="en-US"/>
        </w:rPr>
        <w:t>Nat. Ecol. Evol.</w:t>
      </w:r>
      <w:r w:rsidRPr="00FB22FD">
        <w:rPr>
          <w:noProof/>
          <w:lang w:val="en-US"/>
        </w:rPr>
        <w:t>, 1–9.</w:t>
      </w:r>
    </w:p>
    <w:p w14:paraId="5293E68F"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Liang, D. &amp; Uye, S. (1997). Population dynamics and production of the planktonic copepods in a eutrophic inlet of the Inland Sea of Japan. IV. Pseudodiaptomus marinas, the egg-carrying calanoid. </w:t>
      </w:r>
      <w:r w:rsidRPr="00FB22FD">
        <w:rPr>
          <w:i/>
          <w:iCs/>
          <w:noProof/>
          <w:lang w:val="en-US"/>
        </w:rPr>
        <w:t>Mar. Biol.</w:t>
      </w:r>
      <w:r w:rsidRPr="00FB22FD">
        <w:rPr>
          <w:noProof/>
          <w:lang w:val="en-US"/>
        </w:rPr>
        <w:t>, 128, 415–421.</w:t>
      </w:r>
    </w:p>
    <w:p w14:paraId="0F00CE26" w14:textId="77777777" w:rsidR="00FB22FD" w:rsidRPr="00E67596" w:rsidRDefault="00FB22FD" w:rsidP="00FB22FD">
      <w:pPr>
        <w:widowControl w:val="0"/>
        <w:autoSpaceDE w:val="0"/>
        <w:autoSpaceDN w:val="0"/>
        <w:adjustRightInd w:val="0"/>
        <w:ind w:left="480" w:hanging="480"/>
        <w:rPr>
          <w:noProof/>
          <w:rPrChange w:id="704" w:author="Andrea Mentges" w:date="2020-09-01T11:44:00Z">
            <w:rPr>
              <w:noProof/>
              <w:lang w:val="en-US"/>
            </w:rPr>
          </w:rPrChange>
        </w:rPr>
      </w:pPr>
      <w:r w:rsidRPr="00FB22FD">
        <w:rPr>
          <w:noProof/>
          <w:lang w:val="en-US"/>
        </w:rPr>
        <w:t xml:space="preserve">Lobón-Cerviá, J. (2009). Why, when and how do fish populations decline, collapse and recover? The example of brown trout (Salmo trutta) in Rio Chaballos (northwestern Spain). </w:t>
      </w:r>
      <w:r w:rsidRPr="00E67596">
        <w:rPr>
          <w:i/>
          <w:iCs/>
          <w:noProof/>
          <w:rPrChange w:id="705" w:author="Andrea Mentges" w:date="2020-09-01T11:44:00Z">
            <w:rPr>
              <w:i/>
              <w:iCs/>
              <w:noProof/>
              <w:lang w:val="en-US"/>
            </w:rPr>
          </w:rPrChange>
        </w:rPr>
        <w:t>Freshw. Biol.</w:t>
      </w:r>
      <w:r w:rsidRPr="00E67596">
        <w:rPr>
          <w:noProof/>
          <w:rPrChange w:id="706" w:author="Andrea Mentges" w:date="2020-09-01T11:44:00Z">
            <w:rPr>
              <w:noProof/>
              <w:lang w:val="en-US"/>
            </w:rPr>
          </w:rPrChange>
        </w:rPr>
        <w:t>, 54, 1149–1162.</w:t>
      </w:r>
    </w:p>
    <w:p w14:paraId="2CF1453F" w14:textId="77777777" w:rsidR="00FB22FD" w:rsidRPr="00FB22FD" w:rsidRDefault="00FB22FD" w:rsidP="00FB22FD">
      <w:pPr>
        <w:widowControl w:val="0"/>
        <w:autoSpaceDE w:val="0"/>
        <w:autoSpaceDN w:val="0"/>
        <w:adjustRightInd w:val="0"/>
        <w:ind w:left="480" w:hanging="480"/>
        <w:rPr>
          <w:noProof/>
          <w:lang w:val="en-US"/>
        </w:rPr>
      </w:pPr>
      <w:r w:rsidRPr="00E67596">
        <w:rPr>
          <w:noProof/>
          <w:rPrChange w:id="707" w:author="Andrea Mentges" w:date="2020-09-01T11:44:00Z">
            <w:rPr>
              <w:noProof/>
              <w:lang w:val="en-US"/>
            </w:rPr>
          </w:rPrChange>
        </w:rPr>
        <w:t xml:space="preserve">Lugert, V., Thaller, G., Tetens, J., Schulz, C. &amp; Krieter, J. (2016). </w:t>
      </w:r>
      <w:r w:rsidRPr="00FB22FD">
        <w:rPr>
          <w:noProof/>
          <w:lang w:val="en-US"/>
        </w:rPr>
        <w:t xml:space="preserve">A review on fish growth </w:t>
      </w:r>
      <w:r w:rsidRPr="00FB22FD">
        <w:rPr>
          <w:noProof/>
          <w:lang w:val="en-US"/>
        </w:rPr>
        <w:lastRenderedPageBreak/>
        <w:t xml:space="preserve">calculation: multiple functions in fish production and their specific application. </w:t>
      </w:r>
      <w:r w:rsidRPr="00FB22FD">
        <w:rPr>
          <w:i/>
          <w:iCs/>
          <w:noProof/>
          <w:lang w:val="en-US"/>
        </w:rPr>
        <w:t>Rev. Aquac.</w:t>
      </w:r>
      <w:r w:rsidRPr="00FB22FD">
        <w:rPr>
          <w:noProof/>
          <w:lang w:val="en-US"/>
        </w:rPr>
        <w:t>, 8, 30–42.</w:t>
      </w:r>
    </w:p>
    <w:p w14:paraId="3EFA59A1"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Matos, I.S., Menor, I.O., Rifai, S.W. &amp; Rosado, B.H.P. (2020). Deciphering the stability of grassland productivity in response to rainfall manipulation experiments. </w:t>
      </w:r>
      <w:r w:rsidRPr="00FB22FD">
        <w:rPr>
          <w:i/>
          <w:iCs/>
          <w:noProof/>
          <w:lang w:val="en-US"/>
        </w:rPr>
        <w:t>Glob. Ecol. Biogeogr.</w:t>
      </w:r>
      <w:r w:rsidRPr="00FB22FD">
        <w:rPr>
          <w:noProof/>
          <w:lang w:val="en-US"/>
        </w:rPr>
        <w:t>, 29, 558–572.</w:t>
      </w:r>
    </w:p>
    <w:p w14:paraId="254D43DD"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McConville, K., Atkinson, A., Fileman, E.S., Spicer, J.I. &amp; Hirst, A.G. (2017). Disentangling the counteracting effects of water content and carbon mass on zooplankton growth. </w:t>
      </w:r>
      <w:r w:rsidRPr="00FB22FD">
        <w:rPr>
          <w:i/>
          <w:iCs/>
          <w:noProof/>
          <w:lang w:val="en-US"/>
        </w:rPr>
        <w:t>J. Plankton Res.</w:t>
      </w:r>
      <w:r w:rsidRPr="00FB22FD">
        <w:rPr>
          <w:noProof/>
          <w:lang w:val="en-US"/>
        </w:rPr>
        <w:t>, 39, 246–256.</w:t>
      </w:r>
    </w:p>
    <w:p w14:paraId="20314EFA"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McLaverty, C., Eigaard, O.R., Gislason, H., Bastardie, F., Brooks, M.E., Jonsson, P., </w:t>
      </w:r>
      <w:r w:rsidRPr="00FB22FD">
        <w:rPr>
          <w:i/>
          <w:iCs/>
          <w:noProof/>
          <w:lang w:val="en-US"/>
        </w:rPr>
        <w:t>et al.</w:t>
      </w:r>
      <w:r w:rsidRPr="00FB22FD">
        <w:rPr>
          <w:noProof/>
          <w:lang w:val="en-US"/>
        </w:rPr>
        <w:t xml:space="preserve"> (2020). Using large benthic macrofauna to refine and improve ecological indicators of bottom trawling disturbance. </w:t>
      </w:r>
      <w:r w:rsidRPr="00FB22FD">
        <w:rPr>
          <w:i/>
          <w:iCs/>
          <w:noProof/>
          <w:lang w:val="en-US"/>
        </w:rPr>
        <w:t>Ecol. Indic.</w:t>
      </w:r>
      <w:r w:rsidRPr="00FB22FD">
        <w:rPr>
          <w:noProof/>
          <w:lang w:val="en-US"/>
        </w:rPr>
        <w:t>, 110.</w:t>
      </w:r>
    </w:p>
    <w:p w14:paraId="1EAF908F"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Møhlenberg, F. (1995). Regulating mechanisms of phytoplankton growth and biomass in a shallow estuary. </w:t>
      </w:r>
      <w:r w:rsidRPr="00FB22FD">
        <w:rPr>
          <w:i/>
          <w:iCs/>
          <w:noProof/>
          <w:lang w:val="en-US"/>
        </w:rPr>
        <w:t>Ophelia</w:t>
      </w:r>
      <w:r w:rsidRPr="00FB22FD">
        <w:rPr>
          <w:noProof/>
          <w:lang w:val="en-US"/>
        </w:rPr>
        <w:t>, 42, 239–256.</w:t>
      </w:r>
    </w:p>
    <w:p w14:paraId="50497938"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Nielsen, S.L. &amp; Sand-Jensen, K. (1991). Variation in growth rates of submerged rooted macrophytes. </w:t>
      </w:r>
      <w:r w:rsidRPr="00FB22FD">
        <w:rPr>
          <w:i/>
          <w:iCs/>
          <w:noProof/>
          <w:lang w:val="en-US"/>
        </w:rPr>
        <w:t>Aquat. Bot.</w:t>
      </w:r>
      <w:r w:rsidRPr="00FB22FD">
        <w:rPr>
          <w:noProof/>
          <w:lang w:val="en-US"/>
        </w:rPr>
        <w:t>, 39, 109–120.</w:t>
      </w:r>
    </w:p>
    <w:p w14:paraId="2DBC26D2"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Orwin, K.H., Wardle, D.A., Greenfield, L.G., Setälä, H., Orwin, K.H., Wardle, D.A., </w:t>
      </w:r>
      <w:r w:rsidRPr="00FB22FD">
        <w:rPr>
          <w:i/>
          <w:iCs/>
          <w:noProof/>
          <w:lang w:val="en-US"/>
        </w:rPr>
        <w:t>et al.</w:t>
      </w:r>
      <w:r w:rsidRPr="00FB22FD">
        <w:rPr>
          <w:noProof/>
          <w:lang w:val="en-US"/>
        </w:rPr>
        <w:t xml:space="preserve"> (2006). Context-Dependent Changes in the Resistance and Resilience of Soil Microbes to an Experimental Distrubance for Three Primary Plant Chronosequences Published by : Wiley on behalf of Nordic Society Oikos Stable URL : http://www.jstor.or. </w:t>
      </w:r>
      <w:r w:rsidRPr="00FB22FD">
        <w:rPr>
          <w:i/>
          <w:iCs/>
          <w:noProof/>
          <w:lang w:val="en-US"/>
        </w:rPr>
        <w:t>Oikos</w:t>
      </w:r>
      <w:r w:rsidRPr="00FB22FD">
        <w:rPr>
          <w:noProof/>
          <w:lang w:val="en-US"/>
        </w:rPr>
        <w:t>, 112, 196–208.</w:t>
      </w:r>
    </w:p>
    <w:p w14:paraId="262A1916"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Ospina, S., Rusch, G.M., Pezo, D., Casanoves, F. &amp; Sinclair, F.L. (2012). More stable productivity of semi natural grasslands than sown pastures in a seasonally dry climate. </w:t>
      </w:r>
      <w:r w:rsidRPr="00FB22FD">
        <w:rPr>
          <w:i/>
          <w:iCs/>
          <w:noProof/>
          <w:lang w:val="en-US"/>
        </w:rPr>
        <w:t>PLoS One</w:t>
      </w:r>
      <w:r w:rsidRPr="00FB22FD">
        <w:rPr>
          <w:noProof/>
          <w:lang w:val="en-US"/>
        </w:rPr>
        <w:t>, 7, 1–9.</w:t>
      </w:r>
    </w:p>
    <w:p w14:paraId="38112FD1"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Pimm, S.L. (1984). The complexity and stability of ecosystems. </w:t>
      </w:r>
      <w:r w:rsidRPr="00FB22FD">
        <w:rPr>
          <w:i/>
          <w:iCs/>
          <w:noProof/>
          <w:lang w:val="en-US"/>
        </w:rPr>
        <w:t>Nature</w:t>
      </w:r>
      <w:r w:rsidRPr="00FB22FD">
        <w:rPr>
          <w:noProof/>
          <w:lang w:val="en-US"/>
        </w:rPr>
        <w:t>, 315, 635–636.</w:t>
      </w:r>
    </w:p>
    <w:p w14:paraId="06644211" w14:textId="77777777" w:rsidR="00FB22FD" w:rsidRPr="00E67596" w:rsidRDefault="00FB22FD" w:rsidP="00FB22FD">
      <w:pPr>
        <w:widowControl w:val="0"/>
        <w:autoSpaceDE w:val="0"/>
        <w:autoSpaceDN w:val="0"/>
        <w:adjustRightInd w:val="0"/>
        <w:ind w:left="480" w:hanging="480"/>
        <w:rPr>
          <w:noProof/>
          <w:rPrChange w:id="708" w:author="Andrea Mentges" w:date="2020-09-01T11:44:00Z">
            <w:rPr>
              <w:noProof/>
              <w:lang w:val="en-US"/>
            </w:rPr>
          </w:rPrChange>
        </w:rPr>
      </w:pPr>
      <w:r w:rsidRPr="00FB22FD">
        <w:rPr>
          <w:noProof/>
          <w:lang w:val="en-US"/>
        </w:rPr>
        <w:t xml:space="preserve">Piwosz, K., Shabarova, T., Tomasch, J., Šimek, K., Kopejtka, K., Kahl, S., </w:t>
      </w:r>
      <w:r w:rsidRPr="00FB22FD">
        <w:rPr>
          <w:i/>
          <w:iCs/>
          <w:noProof/>
          <w:lang w:val="en-US"/>
        </w:rPr>
        <w:t>et al.</w:t>
      </w:r>
      <w:r w:rsidRPr="00FB22FD">
        <w:rPr>
          <w:noProof/>
          <w:lang w:val="en-US"/>
        </w:rPr>
        <w:t xml:space="preserve"> (2018). Determining lineage-specific bacterial growth curves with a novel approach based on amplicon reads normalization using internal standard (ARNIS). </w:t>
      </w:r>
      <w:r w:rsidRPr="00E67596">
        <w:rPr>
          <w:i/>
          <w:iCs/>
          <w:noProof/>
          <w:rPrChange w:id="709" w:author="Andrea Mentges" w:date="2020-09-01T11:44:00Z">
            <w:rPr>
              <w:i/>
              <w:iCs/>
              <w:noProof/>
              <w:lang w:val="en-US"/>
            </w:rPr>
          </w:rPrChange>
        </w:rPr>
        <w:t>ISME J.</w:t>
      </w:r>
      <w:r w:rsidRPr="00E67596">
        <w:rPr>
          <w:noProof/>
          <w:rPrChange w:id="710" w:author="Andrea Mentges" w:date="2020-09-01T11:44:00Z">
            <w:rPr>
              <w:noProof/>
              <w:lang w:val="en-US"/>
            </w:rPr>
          </w:rPrChange>
        </w:rPr>
        <w:t>, 12, 2640–2654.</w:t>
      </w:r>
    </w:p>
    <w:p w14:paraId="4F47312F" w14:textId="77777777" w:rsidR="00FB22FD" w:rsidRPr="00FB22FD" w:rsidRDefault="00FB22FD" w:rsidP="00FB22FD">
      <w:pPr>
        <w:widowControl w:val="0"/>
        <w:autoSpaceDE w:val="0"/>
        <w:autoSpaceDN w:val="0"/>
        <w:adjustRightInd w:val="0"/>
        <w:ind w:left="480" w:hanging="480"/>
        <w:rPr>
          <w:noProof/>
          <w:lang w:val="en-US"/>
        </w:rPr>
      </w:pPr>
      <w:r w:rsidRPr="00E67596">
        <w:rPr>
          <w:noProof/>
          <w:rPrChange w:id="711" w:author="Andrea Mentges" w:date="2020-09-01T11:44:00Z">
            <w:rPr>
              <w:noProof/>
              <w:lang w:val="en-US"/>
            </w:rPr>
          </w:rPrChange>
        </w:rPr>
        <w:t xml:space="preserve">Proulx, R., Wirth, C., Voigt, W., Weigelt, A., Roscher, C., Attinger, S., </w:t>
      </w:r>
      <w:r w:rsidRPr="00E67596">
        <w:rPr>
          <w:i/>
          <w:iCs/>
          <w:noProof/>
          <w:rPrChange w:id="712" w:author="Andrea Mentges" w:date="2020-09-01T11:44:00Z">
            <w:rPr>
              <w:i/>
              <w:iCs/>
              <w:noProof/>
              <w:lang w:val="en-US"/>
            </w:rPr>
          </w:rPrChange>
        </w:rPr>
        <w:t>et al.</w:t>
      </w:r>
      <w:r w:rsidRPr="00E67596">
        <w:rPr>
          <w:noProof/>
          <w:rPrChange w:id="713" w:author="Andrea Mentges" w:date="2020-09-01T11:44:00Z">
            <w:rPr>
              <w:noProof/>
              <w:lang w:val="en-US"/>
            </w:rPr>
          </w:rPrChange>
        </w:rPr>
        <w:t xml:space="preserve"> </w:t>
      </w:r>
      <w:r w:rsidRPr="00FB22FD">
        <w:rPr>
          <w:noProof/>
          <w:lang w:val="en-US"/>
        </w:rPr>
        <w:t xml:space="preserve">(2010). Diversity promotes temporal stability across levels of ecosystem organization in experimental grasslands. </w:t>
      </w:r>
      <w:r w:rsidRPr="00FB22FD">
        <w:rPr>
          <w:i/>
          <w:iCs/>
          <w:noProof/>
          <w:lang w:val="en-US"/>
        </w:rPr>
        <w:t>PLoS One</w:t>
      </w:r>
      <w:r w:rsidRPr="00FB22FD">
        <w:rPr>
          <w:noProof/>
          <w:lang w:val="en-US"/>
        </w:rPr>
        <w:t>, 5, 1–8.</w:t>
      </w:r>
    </w:p>
    <w:p w14:paraId="7936BBF3"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Radchuk, V., Laender, F. De, Cabral, J.S., Boulangeat, I., Crawford, M., Bohn, F., </w:t>
      </w:r>
      <w:r w:rsidRPr="00FB22FD">
        <w:rPr>
          <w:i/>
          <w:iCs/>
          <w:noProof/>
          <w:lang w:val="en-US"/>
        </w:rPr>
        <w:t>et al.</w:t>
      </w:r>
      <w:r w:rsidRPr="00FB22FD">
        <w:rPr>
          <w:noProof/>
          <w:lang w:val="en-US"/>
        </w:rPr>
        <w:t xml:space="preserve"> (2019). The dimensionality of stability depends on disturbance type. </w:t>
      </w:r>
      <w:r w:rsidRPr="00FB22FD">
        <w:rPr>
          <w:i/>
          <w:iCs/>
          <w:noProof/>
          <w:lang w:val="en-US"/>
        </w:rPr>
        <w:t>Ecol. Lett.</w:t>
      </w:r>
      <w:r w:rsidRPr="00FB22FD">
        <w:rPr>
          <w:noProof/>
          <w:lang w:val="en-US"/>
        </w:rPr>
        <w:t>, 22, 674–684.</w:t>
      </w:r>
    </w:p>
    <w:p w14:paraId="43D55E5A"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Ramírez, A. &amp; Pringle, C.M. (2006). Fast growth and turnover of chironomid assemblages in response to stream phosphorus levels in a tropical lowland landscape. </w:t>
      </w:r>
      <w:r w:rsidRPr="00FB22FD">
        <w:rPr>
          <w:i/>
          <w:iCs/>
          <w:noProof/>
          <w:lang w:val="en-US"/>
        </w:rPr>
        <w:t>Limnol. Oceanogr.</w:t>
      </w:r>
      <w:r w:rsidRPr="00FB22FD">
        <w:rPr>
          <w:noProof/>
          <w:lang w:val="en-US"/>
        </w:rPr>
        <w:t>, 51, 189–196.</w:t>
      </w:r>
    </w:p>
    <w:p w14:paraId="6B916CF2"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Reddy, K.R. &amp; DeBusk, W.F. (1984). Growth Characteristics of Aquatic Macrophytes Cultured in Nutrient-Enriched Water : I . Water Hyacinth , Water Lettuce , and Pennywort. </w:t>
      </w:r>
      <w:r w:rsidRPr="00FB22FD">
        <w:rPr>
          <w:i/>
          <w:iCs/>
          <w:noProof/>
          <w:lang w:val="en-US"/>
        </w:rPr>
        <w:t>Econ. Bot.</w:t>
      </w:r>
      <w:r w:rsidRPr="00FB22FD">
        <w:rPr>
          <w:noProof/>
          <w:lang w:val="en-US"/>
        </w:rPr>
        <w:t>, 38, 229–239.</w:t>
      </w:r>
    </w:p>
    <w:p w14:paraId="450D8057"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Schmidt, T.S., Konrad, C.P., Miller, J.L., Whitlock, S.D. &amp; Stricker, C.A. (2019). Benthic Algal (Periphyton) Growth Rates in Response to Nitrogen and Phosphorus: Parameter Estimation for Water Quality Models. </w:t>
      </w:r>
      <w:r w:rsidRPr="00FB22FD">
        <w:rPr>
          <w:i/>
          <w:iCs/>
          <w:noProof/>
          <w:lang w:val="en-US"/>
        </w:rPr>
        <w:t>J. Am. Water Resour. Assoc.</w:t>
      </w:r>
      <w:r w:rsidRPr="00FB22FD">
        <w:rPr>
          <w:noProof/>
          <w:lang w:val="en-US"/>
        </w:rPr>
        <w:t>, 55, 1479–1491.</w:t>
      </w:r>
    </w:p>
    <w:p w14:paraId="32017055"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Smith, O.M., Cohen, A.L., Rieser, C.J., Davis, A.G., Taylor, J.M., Adesanya, A.W., </w:t>
      </w:r>
      <w:r w:rsidRPr="00FB22FD">
        <w:rPr>
          <w:i/>
          <w:iCs/>
          <w:noProof/>
          <w:lang w:val="en-US"/>
        </w:rPr>
        <w:t>et al.</w:t>
      </w:r>
      <w:r w:rsidRPr="00FB22FD">
        <w:rPr>
          <w:noProof/>
          <w:lang w:val="en-US"/>
        </w:rPr>
        <w:t xml:space="preserve"> (2019). Organic Farming Provides Reliable Environmental Benefits but Increases Variability in Crop Yields: A Global Meta-Analysis. </w:t>
      </w:r>
      <w:r w:rsidRPr="00FB22FD">
        <w:rPr>
          <w:i/>
          <w:iCs/>
          <w:noProof/>
          <w:lang w:val="en-US"/>
        </w:rPr>
        <w:t>Front. Sustain. Food Syst.</w:t>
      </w:r>
      <w:r w:rsidRPr="00FB22FD">
        <w:rPr>
          <w:noProof/>
          <w:lang w:val="en-US"/>
        </w:rPr>
        <w:t>, 3, 1–10.</w:t>
      </w:r>
    </w:p>
    <w:p w14:paraId="7C3F47D7"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Taylor, B.M., Choat, J.H., DeMartini, E.E., Hoey, A.S., Marshell, A., Priest, M.A., </w:t>
      </w:r>
      <w:r w:rsidRPr="00FB22FD">
        <w:rPr>
          <w:i/>
          <w:iCs/>
          <w:noProof/>
          <w:lang w:val="en-US"/>
        </w:rPr>
        <w:t>et al.</w:t>
      </w:r>
      <w:r w:rsidRPr="00FB22FD">
        <w:rPr>
          <w:noProof/>
          <w:lang w:val="en-US"/>
        </w:rPr>
        <w:t xml:space="preserve"> (2019). Demographic plasticity facilitates ecological and economic resilience in a commercially important reef fish. </w:t>
      </w:r>
      <w:r w:rsidRPr="00FB22FD">
        <w:rPr>
          <w:i/>
          <w:iCs/>
          <w:noProof/>
          <w:lang w:val="en-US"/>
        </w:rPr>
        <w:t>J. Anim. Ecol.</w:t>
      </w:r>
      <w:r w:rsidRPr="00FB22FD">
        <w:rPr>
          <w:noProof/>
          <w:lang w:val="en-US"/>
        </w:rPr>
        <w:t>, 1–13.</w:t>
      </w:r>
    </w:p>
    <w:p w14:paraId="22B3F094"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Tilman, D. (1996). Biodiversity: Population Versus Ecosystem Stability. </w:t>
      </w:r>
      <w:r w:rsidRPr="00FB22FD">
        <w:rPr>
          <w:i/>
          <w:iCs/>
          <w:noProof/>
          <w:lang w:val="en-US"/>
        </w:rPr>
        <w:t>Ecology</w:t>
      </w:r>
      <w:r w:rsidRPr="00FB22FD">
        <w:rPr>
          <w:noProof/>
          <w:lang w:val="en-US"/>
        </w:rPr>
        <w:t>, 77, 350–363.</w:t>
      </w:r>
    </w:p>
    <w:p w14:paraId="6C211FC6"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United Nations. (2015). Transforming our world: the 2030 Agenda for Sustainable </w:t>
      </w:r>
      <w:r w:rsidRPr="00FB22FD">
        <w:rPr>
          <w:noProof/>
          <w:lang w:val="en-US"/>
        </w:rPr>
        <w:lastRenderedPageBreak/>
        <w:t xml:space="preserve">Development. </w:t>
      </w:r>
      <w:r w:rsidRPr="00FB22FD">
        <w:rPr>
          <w:i/>
          <w:iCs/>
          <w:noProof/>
          <w:lang w:val="en-US"/>
        </w:rPr>
        <w:t>A/RES/70/1</w:t>
      </w:r>
      <w:r w:rsidRPr="00FB22FD">
        <w:rPr>
          <w:noProof/>
          <w:lang w:val="en-US"/>
        </w:rPr>
        <w:t>.</w:t>
      </w:r>
    </w:p>
    <w:p w14:paraId="4DCCF01B"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De Vries, F.T., Liiri, M.E., Bjørnlund, L., Bowker, M.A., Christensen, S., Setälä, H.M., </w:t>
      </w:r>
      <w:r w:rsidRPr="00FB22FD">
        <w:rPr>
          <w:i/>
          <w:iCs/>
          <w:noProof/>
          <w:lang w:val="en-US"/>
        </w:rPr>
        <w:t>et al.</w:t>
      </w:r>
      <w:r w:rsidRPr="00FB22FD">
        <w:rPr>
          <w:noProof/>
          <w:lang w:val="en-US"/>
        </w:rPr>
        <w:t xml:space="preserve"> (2012). Land use alters the resistance and resilience of soil food webs to drought. </w:t>
      </w:r>
      <w:r w:rsidRPr="00FB22FD">
        <w:rPr>
          <w:i/>
          <w:iCs/>
          <w:noProof/>
          <w:lang w:val="en-US"/>
        </w:rPr>
        <w:t>Nat. Clim. Chang.</w:t>
      </w:r>
      <w:r w:rsidRPr="00FB22FD">
        <w:rPr>
          <w:noProof/>
          <w:lang w:val="en-US"/>
        </w:rPr>
        <w:t>, 2, 276–280.</w:t>
      </w:r>
    </w:p>
    <w:p w14:paraId="4A241B58"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De Vries, F.T. &amp; Shade, A. (2013). Controls on soil microbial community stability under climate change. </w:t>
      </w:r>
      <w:r w:rsidRPr="00FB22FD">
        <w:rPr>
          <w:i/>
          <w:iCs/>
          <w:noProof/>
          <w:lang w:val="en-US"/>
        </w:rPr>
        <w:t>Front. Microbiol.</w:t>
      </w:r>
      <w:r w:rsidRPr="00FB22FD">
        <w:rPr>
          <w:noProof/>
          <w:lang w:val="en-US"/>
        </w:rPr>
        <w:t>, 4, 1–16.</w:t>
      </w:r>
    </w:p>
    <w:p w14:paraId="6639C925" w14:textId="77777777" w:rsidR="00FB22FD" w:rsidRPr="00FB22FD" w:rsidRDefault="00FB22FD" w:rsidP="00FB22FD">
      <w:pPr>
        <w:widowControl w:val="0"/>
        <w:autoSpaceDE w:val="0"/>
        <w:autoSpaceDN w:val="0"/>
        <w:adjustRightInd w:val="0"/>
        <w:ind w:left="480" w:hanging="480"/>
        <w:rPr>
          <w:noProof/>
          <w:lang w:val="en-US"/>
        </w:rPr>
      </w:pPr>
      <w:r w:rsidRPr="00FB22FD">
        <w:rPr>
          <w:noProof/>
          <w:lang w:val="en-US"/>
        </w:rPr>
        <w:t xml:space="preserve">Wang, S., Loreau, M., Arnoldi, J.F., Fang, J., Rahman, K.A., Tao, S., </w:t>
      </w:r>
      <w:r w:rsidRPr="00FB22FD">
        <w:rPr>
          <w:i/>
          <w:iCs/>
          <w:noProof/>
          <w:lang w:val="en-US"/>
        </w:rPr>
        <w:t>et al.</w:t>
      </w:r>
      <w:r w:rsidRPr="00FB22FD">
        <w:rPr>
          <w:noProof/>
          <w:lang w:val="en-US"/>
        </w:rPr>
        <w:t xml:space="preserve"> (2017). An invariability-area relationship sheds new light on the spatial scaling of ecological stability. </w:t>
      </w:r>
      <w:r w:rsidRPr="00FB22FD">
        <w:rPr>
          <w:i/>
          <w:iCs/>
          <w:noProof/>
          <w:lang w:val="en-US"/>
        </w:rPr>
        <w:t>Nat. Commun.</w:t>
      </w:r>
      <w:r w:rsidRPr="00FB22FD">
        <w:rPr>
          <w:noProof/>
          <w:lang w:val="en-US"/>
        </w:rPr>
        <w:t>, 8, 1–8.</w:t>
      </w:r>
    </w:p>
    <w:p w14:paraId="51E689E6" w14:textId="77777777" w:rsidR="00FB22FD" w:rsidRPr="00FB22FD" w:rsidRDefault="00FB22FD" w:rsidP="00FB22FD">
      <w:pPr>
        <w:widowControl w:val="0"/>
        <w:autoSpaceDE w:val="0"/>
        <w:autoSpaceDN w:val="0"/>
        <w:adjustRightInd w:val="0"/>
        <w:ind w:left="480" w:hanging="480"/>
        <w:rPr>
          <w:noProof/>
        </w:rPr>
      </w:pPr>
      <w:r w:rsidRPr="00FB22FD">
        <w:rPr>
          <w:noProof/>
          <w:lang w:val="en-US"/>
        </w:rPr>
        <w:t xml:space="preserve">Zhang, Y., He, N., Loreau, M., Pan, Q. &amp; Han, X. (2018). Scale dependence of the diversity–stability relationship in a temperate grassland. </w:t>
      </w:r>
      <w:r w:rsidRPr="00FB22FD">
        <w:rPr>
          <w:i/>
          <w:iCs/>
          <w:noProof/>
          <w:lang w:val="en-US"/>
        </w:rPr>
        <w:t>J. Ecol.</w:t>
      </w:r>
      <w:r w:rsidRPr="00FB22FD">
        <w:rPr>
          <w:noProof/>
          <w:lang w:val="en-US"/>
        </w:rPr>
        <w:t>, 106, 1277–1285.</w:t>
      </w:r>
    </w:p>
    <w:p w14:paraId="7EEB1528" w14:textId="04B014A2" w:rsidR="00186D39" w:rsidRPr="00186D39" w:rsidRDefault="00F95AFE" w:rsidP="00FB22FD">
      <w:pPr>
        <w:widowControl w:val="0"/>
        <w:autoSpaceDE w:val="0"/>
        <w:autoSpaceDN w:val="0"/>
        <w:adjustRightInd w:val="0"/>
        <w:ind w:left="480" w:hanging="480"/>
        <w:rPr>
          <w:lang w:val="en-US"/>
        </w:rPr>
      </w:pPr>
      <w:r>
        <w:rPr>
          <w:lang w:val="en-US"/>
        </w:rPr>
        <w:fldChar w:fldCharType="end"/>
      </w:r>
    </w:p>
    <w:sectPr w:rsidR="00186D39" w:rsidRPr="00186D39" w:rsidSect="00DA5C2F">
      <w:pgSz w:w="11900" w:h="1682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Andrea Mentges" w:date="2020-09-08T10:19:00Z" w:initials="AM">
    <w:p w14:paraId="7B44DF0E" w14:textId="6BD8D067" w:rsidR="00CA1BE2" w:rsidRPr="005876B0" w:rsidRDefault="00CA1BE2">
      <w:pPr>
        <w:pStyle w:val="Kommentartext"/>
        <w:rPr>
          <w:lang w:val="en-US"/>
        </w:rPr>
      </w:pPr>
      <w:r>
        <w:rPr>
          <w:rStyle w:val="Kommentarzeichen"/>
        </w:rPr>
        <w:annotationRef/>
      </w:r>
      <w:r w:rsidRPr="005876B0">
        <w:rPr>
          <w:lang w:val="en-US"/>
        </w:rPr>
        <w:t xml:space="preserve">I went for realized VS intrinsic stability here, but am fine with calling them absolute VS relative too. </w:t>
      </w:r>
      <w:r>
        <w:rPr>
          <w:lang w:val="en-US"/>
        </w:rPr>
        <w:t xml:space="preserve">Whatever you prefer. </w:t>
      </w:r>
    </w:p>
  </w:comment>
  <w:comment w:id="61" w:author="Andrea Mentges" w:date="2020-09-04T14:35:00Z" w:initials="AM">
    <w:p w14:paraId="4B61367D" w14:textId="0989F6B8" w:rsidR="00CA1BE2" w:rsidRPr="007C5AF3" w:rsidRDefault="00CA1BE2">
      <w:pPr>
        <w:pStyle w:val="Kommentartext"/>
        <w:rPr>
          <w:lang w:val="en-US"/>
        </w:rPr>
      </w:pPr>
      <w:r>
        <w:rPr>
          <w:rStyle w:val="Kommentarzeichen"/>
        </w:rPr>
        <w:annotationRef/>
      </w:r>
      <w:r w:rsidRPr="007C5AF3">
        <w:rPr>
          <w:lang w:val="en-US"/>
        </w:rPr>
        <w:t>Here we need to be careful with the phrasing</w:t>
      </w:r>
    </w:p>
  </w:comment>
  <w:comment w:id="125" w:author="Adam Clark" w:date="2020-08-16T16:58:00Z" w:initials="AC">
    <w:p w14:paraId="14FFCA82" w14:textId="77777777" w:rsidR="00CA1BE2" w:rsidRDefault="00CA1BE2" w:rsidP="00325CE2">
      <w:pPr>
        <w:pStyle w:val="Kommentartext"/>
        <w:rPr>
          <w:lang w:val="en-US"/>
        </w:rPr>
      </w:pPr>
      <w:r>
        <w:rPr>
          <w:rStyle w:val="Kommentarzeichen"/>
        </w:rPr>
        <w:annotationRef/>
      </w:r>
      <w:r w:rsidRPr="00A035E4">
        <w:rPr>
          <w:lang w:val="en-US"/>
        </w:rPr>
        <w:t>I think t</w:t>
      </w:r>
      <w:r>
        <w:rPr>
          <w:lang w:val="en-US"/>
        </w:rPr>
        <w:t>hat this statement is worth elaborating on, either here or earlier in the introduction. Since you lead with the practical applications of stability research, I’m a bit uncomfortable calling the corrected factor the “real” stability of the system, since from a management perspective, one doesn’t really care if a system is responding slowly because of its growth rate, of whether it is responding slowly for some other reason. And whatever the reason for the slow recovery, the fact that it is happening slowly still is “real”.</w:t>
      </w:r>
    </w:p>
    <w:p w14:paraId="3408A0D0" w14:textId="77777777" w:rsidR="00CA1BE2" w:rsidRDefault="00CA1BE2" w:rsidP="00325CE2">
      <w:pPr>
        <w:pStyle w:val="Kommentartext"/>
        <w:rPr>
          <w:lang w:val="en-US"/>
        </w:rPr>
      </w:pPr>
    </w:p>
    <w:p w14:paraId="4A0E1F42" w14:textId="77777777" w:rsidR="00CA1BE2" w:rsidRPr="00A035E4" w:rsidRDefault="00CA1BE2" w:rsidP="00325CE2">
      <w:pPr>
        <w:pStyle w:val="Kommentartext"/>
        <w:rPr>
          <w:lang w:val="en-US"/>
        </w:rPr>
      </w:pPr>
      <w:r>
        <w:rPr>
          <w:lang w:val="en-US"/>
        </w:rPr>
        <w:t>But, here you hint at what I think is a much neater point (which I suspect is a primary motivation for you): i.e. the possibility of coming up with a guess for how an arbitrary system is likely to respond to a fixed type of disturbance, based on pre-exiting knowledge of its growth rate. E.g. “how are microbes vs. trees likely to respond to clear cutting”?</w:t>
      </w:r>
    </w:p>
  </w:comment>
  <w:comment w:id="126" w:author="Andrea Mentges" w:date="2020-08-28T09:32:00Z" w:initials="AM">
    <w:p w14:paraId="1AD1FCB2" w14:textId="77777777" w:rsidR="00CA1BE2" w:rsidRDefault="00CA1BE2" w:rsidP="00325CE2">
      <w:pPr>
        <w:pStyle w:val="Kommentartext"/>
        <w:rPr>
          <w:lang w:val="en-US"/>
        </w:rPr>
      </w:pPr>
      <w:r>
        <w:rPr>
          <w:rStyle w:val="Kommentarzeichen"/>
        </w:rPr>
        <w:annotationRef/>
      </w:r>
      <w:r>
        <w:rPr>
          <w:lang w:val="en-US"/>
        </w:rPr>
        <w:t xml:space="preserve">This is an interesting point! </w:t>
      </w:r>
      <w:r w:rsidRPr="00D91394">
        <w:rPr>
          <w:lang w:val="en-US"/>
        </w:rPr>
        <w:t xml:space="preserve">You mean you would not use the </w:t>
      </w:r>
      <w:r>
        <w:rPr>
          <w:lang w:val="en-US"/>
        </w:rPr>
        <w:t>intrinsic</w:t>
      </w:r>
      <w:r w:rsidRPr="00D91394">
        <w:rPr>
          <w:lang w:val="en-US"/>
        </w:rPr>
        <w:t xml:space="preserve"> stability itself, but use the methods to </w:t>
      </w:r>
      <w:r>
        <w:rPr>
          <w:lang w:val="en-US"/>
        </w:rPr>
        <w:t xml:space="preserve">e.g. use an observation of how trees respond to cutting and extrapolate this to guess how microbes would react to that same impact? </w:t>
      </w:r>
    </w:p>
    <w:p w14:paraId="04D80AB7" w14:textId="77777777" w:rsidR="00CA1BE2" w:rsidRPr="00D91394" w:rsidRDefault="00CA1BE2" w:rsidP="00325CE2">
      <w:pPr>
        <w:pStyle w:val="Kommentartext"/>
        <w:rPr>
          <w:lang w:val="en-US"/>
        </w:rPr>
      </w:pPr>
      <w:r>
        <w:rPr>
          <w:lang w:val="en-US"/>
        </w:rPr>
        <w:t>Are you envisioning this in a quantitative or qualitative way? Qualitative conclusions can be drawn using the intrinsic stability (e.g. “microbes would be even less resistant than trees”). But quantitative conclusions would require us to calculate not intrinsic but an adapted realized stability (adapted for growth rate). I’m not sure I know how to do that with the methods I have?</w:t>
      </w:r>
    </w:p>
  </w:comment>
  <w:comment w:id="128" w:author="Andrea Mentges" w:date="2020-09-08T10:41:00Z" w:initials="AM">
    <w:p w14:paraId="7720015B" w14:textId="205EAD42" w:rsidR="00CA1BE2" w:rsidRPr="0065393F" w:rsidRDefault="00CA1BE2">
      <w:pPr>
        <w:pStyle w:val="Kommentartext"/>
        <w:rPr>
          <w:lang w:val="en-US"/>
        </w:rPr>
      </w:pPr>
      <w:r>
        <w:rPr>
          <w:rStyle w:val="Kommentarzeichen"/>
        </w:rPr>
        <w:annotationRef/>
      </w:r>
      <w:r w:rsidRPr="0065393F">
        <w:rPr>
          <w:lang w:val="en-US"/>
        </w:rPr>
        <w:t xml:space="preserve">Adams answer: </w:t>
      </w:r>
      <w:r w:rsidRPr="00C81FF4">
        <w:rPr>
          <w:lang w:val="en-US"/>
        </w:rPr>
        <w:t>I guess I was t</w:t>
      </w:r>
      <w:r>
        <w:rPr>
          <w:lang w:val="en-US"/>
        </w:rPr>
        <w:t>hinking more in terms of saying that if we roughly know the intrinsic value for a certain type of disturbance, then we could try to extrapolate estimates of real recovery rate based on growth rates. But, for that to work, the intrinsic component would have to be relatively constant across species for a particular disturbance type, so I don’t know how helpful it would be. At the very least though, the potential to do something like this might be enough to motivate folks to go out and measure the intrinsic stability component across lots of different systems, disturbances, and species.</w:t>
      </w:r>
    </w:p>
  </w:comment>
  <w:comment w:id="186" w:author="Andrea Mentges" w:date="2020-09-04T14:45:00Z" w:initials="AM">
    <w:p w14:paraId="6C96D717" w14:textId="0AACC9CD" w:rsidR="00CA1BE2" w:rsidRPr="004636FB" w:rsidRDefault="00CA1BE2">
      <w:pPr>
        <w:pStyle w:val="Kommentartext"/>
        <w:rPr>
          <w:lang w:val="en-US"/>
        </w:rPr>
      </w:pPr>
      <w:r>
        <w:rPr>
          <w:rStyle w:val="Kommentarzeichen"/>
        </w:rPr>
        <w:annotationRef/>
      </w:r>
      <w:proofErr w:type="gramStart"/>
      <w:r w:rsidRPr="004636FB">
        <w:rPr>
          <w:lang w:val="en-US"/>
        </w:rPr>
        <w:t xml:space="preserve">This </w:t>
      </w:r>
      <w:r>
        <w:rPr>
          <w:lang w:val="en-US"/>
        </w:rPr>
        <w:t>needs</w:t>
      </w:r>
      <w:proofErr w:type="gramEnd"/>
      <w:r>
        <w:rPr>
          <w:lang w:val="en-US"/>
        </w:rPr>
        <w:t xml:space="preserve"> updating to the new data set</w:t>
      </w:r>
    </w:p>
  </w:comment>
  <w:comment w:id="187" w:author="Andrea Mentges" w:date="2020-09-04T14:46:00Z" w:initials="AM">
    <w:p w14:paraId="18565866" w14:textId="3B5341C1" w:rsidR="00CA1BE2" w:rsidRPr="004636FB" w:rsidRDefault="00CA1BE2">
      <w:pPr>
        <w:pStyle w:val="Kommentartext"/>
        <w:rPr>
          <w:lang w:val="en-US"/>
        </w:rPr>
      </w:pPr>
      <w:r>
        <w:rPr>
          <w:rStyle w:val="Kommentarzeichen"/>
        </w:rPr>
        <w:annotationRef/>
      </w:r>
      <w:r>
        <w:rPr>
          <w:lang w:val="en-US"/>
        </w:rPr>
        <w:t>We are going to derive estimates of r from the timeseries itself instead of using published values</w:t>
      </w:r>
    </w:p>
  </w:comment>
  <w:comment w:id="512" w:author="Andrea Mentges" w:date="2020-09-08T09:49:00Z" w:initials="AM">
    <w:p w14:paraId="45CB2D11" w14:textId="03F84FB6" w:rsidR="00CA1BE2" w:rsidRPr="00355BB3" w:rsidRDefault="00CA1BE2">
      <w:pPr>
        <w:pStyle w:val="Kommentartext"/>
        <w:rPr>
          <w:lang w:val="en-US"/>
        </w:rPr>
      </w:pPr>
      <w:r>
        <w:rPr>
          <w:rStyle w:val="Kommentarzeichen"/>
        </w:rPr>
        <w:annotationRef/>
      </w:r>
      <w:r w:rsidRPr="00355BB3">
        <w:rPr>
          <w:lang w:val="en-US"/>
        </w:rPr>
        <w:t>This is all replaced by the new data analysis</w:t>
      </w:r>
    </w:p>
  </w:comment>
  <w:comment w:id="583" w:author="Andrea Mentges" w:date="2020-09-08T09:50:00Z" w:initials="AM">
    <w:p w14:paraId="316ACDC8" w14:textId="2FB52EC9" w:rsidR="00CA1BE2" w:rsidRPr="00ED5BD2" w:rsidRDefault="00CA1BE2">
      <w:pPr>
        <w:pStyle w:val="Kommentartext"/>
        <w:rPr>
          <w:lang w:val="en-US"/>
        </w:rPr>
      </w:pPr>
      <w:r>
        <w:rPr>
          <w:rStyle w:val="Kommentarzeichen"/>
        </w:rPr>
        <w:annotationRef/>
      </w:r>
      <w:r w:rsidRPr="00ED5BD2">
        <w:rPr>
          <w:lang w:val="en-US"/>
        </w:rPr>
        <w:t xml:space="preserve">Needs updating </w:t>
      </w:r>
      <w:proofErr w:type="spellStart"/>
      <w:r w:rsidRPr="00ED5BD2">
        <w:rPr>
          <w:lang w:val="en-US"/>
        </w:rPr>
        <w:t>tot he</w:t>
      </w:r>
      <w:proofErr w:type="spellEnd"/>
      <w:r w:rsidRPr="00ED5BD2">
        <w:rPr>
          <w:lang w:val="en-US"/>
        </w:rPr>
        <w:t xml:space="preserve"> </w:t>
      </w:r>
      <w:proofErr w:type="spellStart"/>
      <w:r w:rsidRPr="00ED5BD2">
        <w:rPr>
          <w:lang w:val="en-US"/>
        </w:rPr>
        <w:t>new</w:t>
      </w:r>
      <w:proofErr w:type="spellEnd"/>
      <w:r w:rsidRPr="00ED5BD2">
        <w:rPr>
          <w:lang w:val="en-US"/>
        </w:rPr>
        <w:t xml:space="preserve"> analysis</w:t>
      </w:r>
    </w:p>
  </w:comment>
  <w:comment w:id="594" w:author="Andrea Mentges" w:date="2020-09-08T09:50:00Z" w:initials="AM">
    <w:p w14:paraId="639E450A" w14:textId="2B2E8D7B" w:rsidR="00CA1BE2" w:rsidRPr="00ED5BD2" w:rsidRDefault="00CA1BE2">
      <w:pPr>
        <w:pStyle w:val="Kommentartext"/>
        <w:rPr>
          <w:lang w:val="en-US"/>
        </w:rPr>
      </w:pPr>
      <w:r>
        <w:rPr>
          <w:rStyle w:val="Kommentarzeichen"/>
        </w:rPr>
        <w:annotationRef/>
      </w:r>
      <w:r w:rsidRPr="00ED5BD2">
        <w:rPr>
          <w:lang w:val="en-US"/>
        </w:rPr>
        <w:t>Needs updating to the new analysis</w:t>
      </w:r>
    </w:p>
  </w:comment>
  <w:comment w:id="647" w:author="Andrea Mentges" w:date="2020-08-04T12:21:00Z" w:initials="AM">
    <w:p w14:paraId="37D00756" w14:textId="0F23B3EE" w:rsidR="00CA1BE2" w:rsidRPr="007B6B8B" w:rsidRDefault="00CA1BE2">
      <w:pPr>
        <w:pStyle w:val="Kommentartext"/>
        <w:rPr>
          <w:lang w:val="en-US"/>
        </w:rPr>
      </w:pPr>
      <w:r>
        <w:rPr>
          <w:rStyle w:val="Kommentarzeichen"/>
        </w:rPr>
        <w:annotationRef/>
      </w:r>
      <w:r w:rsidRPr="007B6B8B">
        <w:rPr>
          <w:lang w:val="en-US"/>
        </w:rPr>
        <w:t>P</w:t>
      </w:r>
      <w:r w:rsidRPr="00E14815">
        <w:rPr>
          <w:lang w:val="en-US"/>
        </w:rPr>
        <w:t>lease check and add more details if needed</w:t>
      </w:r>
    </w:p>
  </w:comment>
  <w:comment w:id="665" w:author="Andrea Mentges" w:date="2020-09-08T09:54:00Z" w:initials="AM">
    <w:p w14:paraId="5DE9E97B" w14:textId="2EBA8A66" w:rsidR="00CA1BE2" w:rsidRPr="00ED5BD2" w:rsidRDefault="00CA1BE2">
      <w:pPr>
        <w:pStyle w:val="Kommentartext"/>
        <w:rPr>
          <w:lang w:val="en-US"/>
        </w:rPr>
      </w:pPr>
      <w:r>
        <w:rPr>
          <w:rStyle w:val="Kommentarzeichen"/>
        </w:rPr>
        <w:annotationRef/>
      </w:r>
      <w:r w:rsidRPr="00ED5BD2">
        <w:rPr>
          <w:lang w:val="en-US"/>
        </w:rPr>
        <w:t>This is outdated and can be removed</w:t>
      </w:r>
    </w:p>
  </w:comment>
  <w:comment w:id="679" w:author="Andrea Mentges" w:date="2020-09-08T09:54:00Z" w:initials="AM">
    <w:p w14:paraId="455C37EE" w14:textId="5180EF66" w:rsidR="00CA1BE2" w:rsidRPr="00ED5BD2" w:rsidRDefault="00CA1BE2">
      <w:pPr>
        <w:pStyle w:val="Kommentartext"/>
        <w:rPr>
          <w:lang w:val="en-US"/>
        </w:rPr>
      </w:pPr>
      <w:r>
        <w:rPr>
          <w:rStyle w:val="Kommentarzeichen"/>
        </w:rPr>
        <w:annotationRef/>
      </w:r>
      <w:proofErr w:type="gramStart"/>
      <w:r w:rsidRPr="00ED5BD2">
        <w:rPr>
          <w:lang w:val="en-US"/>
        </w:rPr>
        <w:t>This needs</w:t>
      </w:r>
      <w:proofErr w:type="gramEnd"/>
      <w:r w:rsidRPr="00ED5BD2">
        <w:rPr>
          <w:lang w:val="en-US"/>
        </w:rPr>
        <w:t xml:space="preserve"> updating to the new data set, or remove</w:t>
      </w:r>
    </w:p>
  </w:comment>
  <w:comment w:id="684" w:author="Andrea Mentges" w:date="2020-09-08T09:55:00Z" w:initials="AM">
    <w:p w14:paraId="6D62EDD3" w14:textId="59119794" w:rsidR="00CA1BE2" w:rsidRPr="00ED5BD2" w:rsidRDefault="00CA1BE2">
      <w:pPr>
        <w:pStyle w:val="Kommentartext"/>
        <w:rPr>
          <w:lang w:val="en-US"/>
        </w:rPr>
      </w:pPr>
      <w:r>
        <w:rPr>
          <w:rStyle w:val="Kommentarzeichen"/>
        </w:rPr>
        <w:annotationRef/>
      </w:r>
      <w:proofErr w:type="gramStart"/>
      <w:r w:rsidRPr="00ED5BD2">
        <w:rPr>
          <w:lang w:val="en-US"/>
        </w:rPr>
        <w:t>This needs</w:t>
      </w:r>
      <w:proofErr w:type="gramEnd"/>
      <w:r w:rsidRPr="00ED5BD2">
        <w:rPr>
          <w:lang w:val="en-US"/>
        </w:rPr>
        <w:t xml:space="preserve"> updating to the new data set, or remove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44DF0E" w15:done="0"/>
  <w15:commentEx w15:paraId="4B61367D" w15:done="0"/>
  <w15:commentEx w15:paraId="4A0E1F42" w15:done="0"/>
  <w15:commentEx w15:paraId="04D80AB7" w15:paraIdParent="4A0E1F42" w15:done="0"/>
  <w15:commentEx w15:paraId="7720015B" w15:paraIdParent="4A0E1F42" w15:done="0"/>
  <w15:commentEx w15:paraId="6C96D717" w15:done="0"/>
  <w15:commentEx w15:paraId="18565866" w15:done="0"/>
  <w15:commentEx w15:paraId="45CB2D11" w15:done="0"/>
  <w15:commentEx w15:paraId="316ACDC8" w15:done="0"/>
  <w15:commentEx w15:paraId="639E450A" w15:done="0"/>
  <w15:commentEx w15:paraId="37D00756" w15:done="0"/>
  <w15:commentEx w15:paraId="5DE9E97B" w15:done="0"/>
  <w15:commentEx w15:paraId="455C37EE" w15:done="0"/>
  <w15:commentEx w15:paraId="6D62ED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3E43E" w16cex:dateUtc="2020-08-16T14:58:00Z"/>
  <w16cex:commentExtensible w16cex:durableId="22E3E60D" w16cex:dateUtc="2020-08-16T15:06:00Z"/>
  <w16cex:commentExtensible w16cex:durableId="22E3E706" w16cex:dateUtc="2020-08-16T15:10:00Z"/>
  <w16cex:commentExtensible w16cex:durableId="22E3E74D" w16cex:dateUtc="2020-08-16T15:11:00Z"/>
  <w16cex:commentExtensible w16cex:durableId="22E3E89C" w16cex:dateUtc="2020-08-16T15:17:00Z"/>
  <w16cex:commentExtensible w16cex:durableId="22E3EB8B" w16cex:dateUtc="2020-08-16T15: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44DF0E" w16cid:durableId="2301D928"/>
  <w16cid:commentId w16cid:paraId="4B61367D" w16cid:durableId="22FCCF26"/>
  <w16cid:commentId w16cid:paraId="6C96D717" w16cid:durableId="22FCD19F"/>
  <w16cid:commentId w16cid:paraId="18565866" w16cid:durableId="22FCD1AF"/>
  <w16cid:commentId w16cid:paraId="45CB2D11" w16cid:durableId="2301D213"/>
  <w16cid:commentId w16cid:paraId="316ACDC8" w16cid:durableId="2301D24C"/>
  <w16cid:commentId w16cid:paraId="639E450A" w16cid:durableId="2301D25C"/>
  <w16cid:commentId w16cid:paraId="37D00756" w16cid:durableId="22D3D132"/>
  <w16cid:commentId w16cid:paraId="5DE9E97B" w16cid:durableId="2301D353"/>
  <w16cid:commentId w16cid:paraId="455C37EE" w16cid:durableId="2301D36E"/>
  <w16cid:commentId w16cid:paraId="6D62EDD3" w16cid:durableId="2301D3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3A6615" w14:textId="77777777" w:rsidR="00E73028" w:rsidRDefault="00E73028" w:rsidP="007E539A">
      <w:r>
        <w:separator/>
      </w:r>
    </w:p>
  </w:endnote>
  <w:endnote w:type="continuationSeparator" w:id="0">
    <w:p w14:paraId="2E4C8221" w14:textId="77777777" w:rsidR="00E73028" w:rsidRDefault="00E73028" w:rsidP="007E53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01327214"/>
      <w:docPartObj>
        <w:docPartGallery w:val="Page Numbers (Bottom of Page)"/>
        <w:docPartUnique/>
      </w:docPartObj>
    </w:sdtPr>
    <w:sdtEndPr>
      <w:rPr>
        <w:rStyle w:val="Seitenzahl"/>
      </w:rPr>
    </w:sdtEndPr>
    <w:sdtContent>
      <w:p w14:paraId="46C4870D" w14:textId="05026720" w:rsidR="00CA1BE2" w:rsidRDefault="00CA1BE2" w:rsidP="00042FF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43C4233" w14:textId="77777777" w:rsidR="00CA1BE2" w:rsidRDefault="00CA1BE2" w:rsidP="0034666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336283965"/>
      <w:docPartObj>
        <w:docPartGallery w:val="Page Numbers (Bottom of Page)"/>
        <w:docPartUnique/>
      </w:docPartObj>
    </w:sdtPr>
    <w:sdtEndPr>
      <w:rPr>
        <w:rStyle w:val="Seitenzahl"/>
      </w:rPr>
    </w:sdtEndPr>
    <w:sdtContent>
      <w:p w14:paraId="428231E5" w14:textId="58A8FF54" w:rsidR="00CA1BE2" w:rsidRDefault="00CA1BE2" w:rsidP="00042FF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15</w:t>
        </w:r>
        <w:r>
          <w:rPr>
            <w:rStyle w:val="Seitenzahl"/>
          </w:rPr>
          <w:fldChar w:fldCharType="end"/>
        </w:r>
      </w:p>
    </w:sdtContent>
  </w:sdt>
  <w:p w14:paraId="464E3CE0" w14:textId="77777777" w:rsidR="00CA1BE2" w:rsidRDefault="00CA1BE2" w:rsidP="0034666C">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8463AB" w14:textId="77777777" w:rsidR="00E73028" w:rsidRDefault="00E73028" w:rsidP="007E539A">
      <w:r>
        <w:separator/>
      </w:r>
    </w:p>
  </w:footnote>
  <w:footnote w:type="continuationSeparator" w:id="0">
    <w:p w14:paraId="2A7ADB6B" w14:textId="77777777" w:rsidR="00E73028" w:rsidRDefault="00E73028" w:rsidP="007E53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90249"/>
    <w:multiLevelType w:val="hybridMultilevel"/>
    <w:tmpl w:val="34086B0A"/>
    <w:lvl w:ilvl="0" w:tplc="F6FCE998">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4393F"/>
    <w:multiLevelType w:val="hybridMultilevel"/>
    <w:tmpl w:val="B99E65D6"/>
    <w:lvl w:ilvl="0" w:tplc="5DD2CAE6">
      <w:start w:val="1"/>
      <w:numFmt w:val="bullet"/>
      <w:lvlText w:val="•"/>
      <w:lvlJc w:val="left"/>
      <w:pPr>
        <w:tabs>
          <w:tab w:val="num" w:pos="720"/>
        </w:tabs>
        <w:ind w:left="720" w:hanging="360"/>
      </w:pPr>
      <w:rPr>
        <w:rFonts w:ascii="Arial" w:hAnsi="Arial" w:hint="default"/>
      </w:rPr>
    </w:lvl>
    <w:lvl w:ilvl="1" w:tplc="9580FD80" w:tentative="1">
      <w:start w:val="1"/>
      <w:numFmt w:val="bullet"/>
      <w:lvlText w:val="•"/>
      <w:lvlJc w:val="left"/>
      <w:pPr>
        <w:tabs>
          <w:tab w:val="num" w:pos="1440"/>
        </w:tabs>
        <w:ind w:left="1440" w:hanging="360"/>
      </w:pPr>
      <w:rPr>
        <w:rFonts w:ascii="Arial" w:hAnsi="Arial" w:hint="default"/>
      </w:rPr>
    </w:lvl>
    <w:lvl w:ilvl="2" w:tplc="BA1089CE" w:tentative="1">
      <w:start w:val="1"/>
      <w:numFmt w:val="bullet"/>
      <w:lvlText w:val="•"/>
      <w:lvlJc w:val="left"/>
      <w:pPr>
        <w:tabs>
          <w:tab w:val="num" w:pos="2160"/>
        </w:tabs>
        <w:ind w:left="2160" w:hanging="360"/>
      </w:pPr>
      <w:rPr>
        <w:rFonts w:ascii="Arial" w:hAnsi="Arial" w:hint="default"/>
      </w:rPr>
    </w:lvl>
    <w:lvl w:ilvl="3" w:tplc="045CC05C" w:tentative="1">
      <w:start w:val="1"/>
      <w:numFmt w:val="bullet"/>
      <w:lvlText w:val="•"/>
      <w:lvlJc w:val="left"/>
      <w:pPr>
        <w:tabs>
          <w:tab w:val="num" w:pos="2880"/>
        </w:tabs>
        <w:ind w:left="2880" w:hanging="360"/>
      </w:pPr>
      <w:rPr>
        <w:rFonts w:ascii="Arial" w:hAnsi="Arial" w:hint="default"/>
      </w:rPr>
    </w:lvl>
    <w:lvl w:ilvl="4" w:tplc="011A89B4" w:tentative="1">
      <w:start w:val="1"/>
      <w:numFmt w:val="bullet"/>
      <w:lvlText w:val="•"/>
      <w:lvlJc w:val="left"/>
      <w:pPr>
        <w:tabs>
          <w:tab w:val="num" w:pos="3600"/>
        </w:tabs>
        <w:ind w:left="3600" w:hanging="360"/>
      </w:pPr>
      <w:rPr>
        <w:rFonts w:ascii="Arial" w:hAnsi="Arial" w:hint="default"/>
      </w:rPr>
    </w:lvl>
    <w:lvl w:ilvl="5" w:tplc="4F8E7602" w:tentative="1">
      <w:start w:val="1"/>
      <w:numFmt w:val="bullet"/>
      <w:lvlText w:val="•"/>
      <w:lvlJc w:val="left"/>
      <w:pPr>
        <w:tabs>
          <w:tab w:val="num" w:pos="4320"/>
        </w:tabs>
        <w:ind w:left="4320" w:hanging="360"/>
      </w:pPr>
      <w:rPr>
        <w:rFonts w:ascii="Arial" w:hAnsi="Arial" w:hint="default"/>
      </w:rPr>
    </w:lvl>
    <w:lvl w:ilvl="6" w:tplc="9272A17A" w:tentative="1">
      <w:start w:val="1"/>
      <w:numFmt w:val="bullet"/>
      <w:lvlText w:val="•"/>
      <w:lvlJc w:val="left"/>
      <w:pPr>
        <w:tabs>
          <w:tab w:val="num" w:pos="5040"/>
        </w:tabs>
        <w:ind w:left="5040" w:hanging="360"/>
      </w:pPr>
      <w:rPr>
        <w:rFonts w:ascii="Arial" w:hAnsi="Arial" w:hint="default"/>
      </w:rPr>
    </w:lvl>
    <w:lvl w:ilvl="7" w:tplc="46D02152" w:tentative="1">
      <w:start w:val="1"/>
      <w:numFmt w:val="bullet"/>
      <w:lvlText w:val="•"/>
      <w:lvlJc w:val="left"/>
      <w:pPr>
        <w:tabs>
          <w:tab w:val="num" w:pos="5760"/>
        </w:tabs>
        <w:ind w:left="5760" w:hanging="360"/>
      </w:pPr>
      <w:rPr>
        <w:rFonts w:ascii="Arial" w:hAnsi="Arial" w:hint="default"/>
      </w:rPr>
    </w:lvl>
    <w:lvl w:ilvl="8" w:tplc="A6C8E1D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251DF5"/>
    <w:multiLevelType w:val="hybridMultilevel"/>
    <w:tmpl w:val="12D0042E"/>
    <w:lvl w:ilvl="0" w:tplc="CA54A968">
      <w:start w:val="1"/>
      <w:numFmt w:val="decimal"/>
      <w:lvlText w:val="%1."/>
      <w:lvlJc w:val="left"/>
      <w:pPr>
        <w:tabs>
          <w:tab w:val="num" w:pos="720"/>
        </w:tabs>
        <w:ind w:left="720" w:hanging="360"/>
      </w:pPr>
    </w:lvl>
    <w:lvl w:ilvl="1" w:tplc="97EE1508" w:tentative="1">
      <w:start w:val="1"/>
      <w:numFmt w:val="decimal"/>
      <w:lvlText w:val="%2."/>
      <w:lvlJc w:val="left"/>
      <w:pPr>
        <w:tabs>
          <w:tab w:val="num" w:pos="1440"/>
        </w:tabs>
        <w:ind w:left="1440" w:hanging="360"/>
      </w:pPr>
    </w:lvl>
    <w:lvl w:ilvl="2" w:tplc="1B0A9866" w:tentative="1">
      <w:start w:val="1"/>
      <w:numFmt w:val="decimal"/>
      <w:lvlText w:val="%3."/>
      <w:lvlJc w:val="left"/>
      <w:pPr>
        <w:tabs>
          <w:tab w:val="num" w:pos="2160"/>
        </w:tabs>
        <w:ind w:left="2160" w:hanging="360"/>
      </w:pPr>
    </w:lvl>
    <w:lvl w:ilvl="3" w:tplc="F0BC2144" w:tentative="1">
      <w:start w:val="1"/>
      <w:numFmt w:val="decimal"/>
      <w:lvlText w:val="%4."/>
      <w:lvlJc w:val="left"/>
      <w:pPr>
        <w:tabs>
          <w:tab w:val="num" w:pos="2880"/>
        </w:tabs>
        <w:ind w:left="2880" w:hanging="360"/>
      </w:pPr>
    </w:lvl>
    <w:lvl w:ilvl="4" w:tplc="A234528A" w:tentative="1">
      <w:start w:val="1"/>
      <w:numFmt w:val="decimal"/>
      <w:lvlText w:val="%5."/>
      <w:lvlJc w:val="left"/>
      <w:pPr>
        <w:tabs>
          <w:tab w:val="num" w:pos="3600"/>
        </w:tabs>
        <w:ind w:left="3600" w:hanging="360"/>
      </w:pPr>
    </w:lvl>
    <w:lvl w:ilvl="5" w:tplc="F3324874" w:tentative="1">
      <w:start w:val="1"/>
      <w:numFmt w:val="decimal"/>
      <w:lvlText w:val="%6."/>
      <w:lvlJc w:val="left"/>
      <w:pPr>
        <w:tabs>
          <w:tab w:val="num" w:pos="4320"/>
        </w:tabs>
        <w:ind w:left="4320" w:hanging="360"/>
      </w:pPr>
    </w:lvl>
    <w:lvl w:ilvl="6" w:tplc="FAFC31E2" w:tentative="1">
      <w:start w:val="1"/>
      <w:numFmt w:val="decimal"/>
      <w:lvlText w:val="%7."/>
      <w:lvlJc w:val="left"/>
      <w:pPr>
        <w:tabs>
          <w:tab w:val="num" w:pos="5040"/>
        </w:tabs>
        <w:ind w:left="5040" w:hanging="360"/>
      </w:pPr>
    </w:lvl>
    <w:lvl w:ilvl="7" w:tplc="0BB80D8C" w:tentative="1">
      <w:start w:val="1"/>
      <w:numFmt w:val="decimal"/>
      <w:lvlText w:val="%8."/>
      <w:lvlJc w:val="left"/>
      <w:pPr>
        <w:tabs>
          <w:tab w:val="num" w:pos="5760"/>
        </w:tabs>
        <w:ind w:left="5760" w:hanging="360"/>
      </w:pPr>
    </w:lvl>
    <w:lvl w:ilvl="8" w:tplc="1E2CE78E" w:tentative="1">
      <w:start w:val="1"/>
      <w:numFmt w:val="decimal"/>
      <w:lvlText w:val="%9."/>
      <w:lvlJc w:val="left"/>
      <w:pPr>
        <w:tabs>
          <w:tab w:val="num" w:pos="6480"/>
        </w:tabs>
        <w:ind w:left="6480" w:hanging="360"/>
      </w:pPr>
    </w:lvl>
  </w:abstractNum>
  <w:abstractNum w:abstractNumId="3" w15:restartNumberingAfterBreak="0">
    <w:nsid w:val="0598595E"/>
    <w:multiLevelType w:val="hybridMultilevel"/>
    <w:tmpl w:val="8AAE9C64"/>
    <w:lvl w:ilvl="0" w:tplc="0FF23D4A">
      <w:start w:val="1"/>
      <w:numFmt w:val="bullet"/>
      <w:lvlText w:val="•"/>
      <w:lvlJc w:val="left"/>
      <w:pPr>
        <w:tabs>
          <w:tab w:val="num" w:pos="720"/>
        </w:tabs>
        <w:ind w:left="720" w:hanging="360"/>
      </w:pPr>
      <w:rPr>
        <w:rFonts w:ascii="Arial" w:hAnsi="Arial" w:hint="default"/>
      </w:rPr>
    </w:lvl>
    <w:lvl w:ilvl="1" w:tplc="8ED06716" w:tentative="1">
      <w:start w:val="1"/>
      <w:numFmt w:val="bullet"/>
      <w:lvlText w:val="•"/>
      <w:lvlJc w:val="left"/>
      <w:pPr>
        <w:tabs>
          <w:tab w:val="num" w:pos="1440"/>
        </w:tabs>
        <w:ind w:left="1440" w:hanging="360"/>
      </w:pPr>
      <w:rPr>
        <w:rFonts w:ascii="Arial" w:hAnsi="Arial" w:hint="default"/>
      </w:rPr>
    </w:lvl>
    <w:lvl w:ilvl="2" w:tplc="14DA3E18" w:tentative="1">
      <w:start w:val="1"/>
      <w:numFmt w:val="bullet"/>
      <w:lvlText w:val="•"/>
      <w:lvlJc w:val="left"/>
      <w:pPr>
        <w:tabs>
          <w:tab w:val="num" w:pos="2160"/>
        </w:tabs>
        <w:ind w:left="2160" w:hanging="360"/>
      </w:pPr>
      <w:rPr>
        <w:rFonts w:ascii="Arial" w:hAnsi="Arial" w:hint="default"/>
      </w:rPr>
    </w:lvl>
    <w:lvl w:ilvl="3" w:tplc="953E0988" w:tentative="1">
      <w:start w:val="1"/>
      <w:numFmt w:val="bullet"/>
      <w:lvlText w:val="•"/>
      <w:lvlJc w:val="left"/>
      <w:pPr>
        <w:tabs>
          <w:tab w:val="num" w:pos="2880"/>
        </w:tabs>
        <w:ind w:left="2880" w:hanging="360"/>
      </w:pPr>
      <w:rPr>
        <w:rFonts w:ascii="Arial" w:hAnsi="Arial" w:hint="default"/>
      </w:rPr>
    </w:lvl>
    <w:lvl w:ilvl="4" w:tplc="1D2ED73A" w:tentative="1">
      <w:start w:val="1"/>
      <w:numFmt w:val="bullet"/>
      <w:lvlText w:val="•"/>
      <w:lvlJc w:val="left"/>
      <w:pPr>
        <w:tabs>
          <w:tab w:val="num" w:pos="3600"/>
        </w:tabs>
        <w:ind w:left="3600" w:hanging="360"/>
      </w:pPr>
      <w:rPr>
        <w:rFonts w:ascii="Arial" w:hAnsi="Arial" w:hint="default"/>
      </w:rPr>
    </w:lvl>
    <w:lvl w:ilvl="5" w:tplc="7876D73C" w:tentative="1">
      <w:start w:val="1"/>
      <w:numFmt w:val="bullet"/>
      <w:lvlText w:val="•"/>
      <w:lvlJc w:val="left"/>
      <w:pPr>
        <w:tabs>
          <w:tab w:val="num" w:pos="4320"/>
        </w:tabs>
        <w:ind w:left="4320" w:hanging="360"/>
      </w:pPr>
      <w:rPr>
        <w:rFonts w:ascii="Arial" w:hAnsi="Arial" w:hint="default"/>
      </w:rPr>
    </w:lvl>
    <w:lvl w:ilvl="6" w:tplc="94EA7594" w:tentative="1">
      <w:start w:val="1"/>
      <w:numFmt w:val="bullet"/>
      <w:lvlText w:val="•"/>
      <w:lvlJc w:val="left"/>
      <w:pPr>
        <w:tabs>
          <w:tab w:val="num" w:pos="5040"/>
        </w:tabs>
        <w:ind w:left="5040" w:hanging="360"/>
      </w:pPr>
      <w:rPr>
        <w:rFonts w:ascii="Arial" w:hAnsi="Arial" w:hint="default"/>
      </w:rPr>
    </w:lvl>
    <w:lvl w:ilvl="7" w:tplc="2F88FC84" w:tentative="1">
      <w:start w:val="1"/>
      <w:numFmt w:val="bullet"/>
      <w:lvlText w:val="•"/>
      <w:lvlJc w:val="left"/>
      <w:pPr>
        <w:tabs>
          <w:tab w:val="num" w:pos="5760"/>
        </w:tabs>
        <w:ind w:left="5760" w:hanging="360"/>
      </w:pPr>
      <w:rPr>
        <w:rFonts w:ascii="Arial" w:hAnsi="Arial" w:hint="default"/>
      </w:rPr>
    </w:lvl>
    <w:lvl w:ilvl="8" w:tplc="DB0ACC6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65D4CDA"/>
    <w:multiLevelType w:val="hybridMultilevel"/>
    <w:tmpl w:val="060C7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82AD5"/>
    <w:multiLevelType w:val="hybridMultilevel"/>
    <w:tmpl w:val="C08C5C0E"/>
    <w:lvl w:ilvl="0" w:tplc="FCA4C4A6">
      <w:start w:val="1"/>
      <w:numFmt w:val="bullet"/>
      <w:lvlText w:val="•"/>
      <w:lvlJc w:val="left"/>
      <w:pPr>
        <w:tabs>
          <w:tab w:val="num" w:pos="720"/>
        </w:tabs>
        <w:ind w:left="720" w:hanging="360"/>
      </w:pPr>
      <w:rPr>
        <w:rFonts w:ascii="Arial" w:hAnsi="Arial" w:hint="default"/>
      </w:rPr>
    </w:lvl>
    <w:lvl w:ilvl="1" w:tplc="C55CCEA4">
      <w:start w:val="666"/>
      <w:numFmt w:val="bullet"/>
      <w:lvlText w:val="–"/>
      <w:lvlJc w:val="left"/>
      <w:pPr>
        <w:tabs>
          <w:tab w:val="num" w:pos="1440"/>
        </w:tabs>
        <w:ind w:left="1440" w:hanging="360"/>
      </w:pPr>
      <w:rPr>
        <w:rFonts w:ascii="Arial" w:hAnsi="Arial" w:hint="default"/>
      </w:rPr>
    </w:lvl>
    <w:lvl w:ilvl="2" w:tplc="EC7AB6CE" w:tentative="1">
      <w:start w:val="1"/>
      <w:numFmt w:val="bullet"/>
      <w:lvlText w:val="•"/>
      <w:lvlJc w:val="left"/>
      <w:pPr>
        <w:tabs>
          <w:tab w:val="num" w:pos="2160"/>
        </w:tabs>
        <w:ind w:left="2160" w:hanging="360"/>
      </w:pPr>
      <w:rPr>
        <w:rFonts w:ascii="Arial" w:hAnsi="Arial" w:hint="default"/>
      </w:rPr>
    </w:lvl>
    <w:lvl w:ilvl="3" w:tplc="A85EB60A" w:tentative="1">
      <w:start w:val="1"/>
      <w:numFmt w:val="bullet"/>
      <w:lvlText w:val="•"/>
      <w:lvlJc w:val="left"/>
      <w:pPr>
        <w:tabs>
          <w:tab w:val="num" w:pos="2880"/>
        </w:tabs>
        <w:ind w:left="2880" w:hanging="360"/>
      </w:pPr>
      <w:rPr>
        <w:rFonts w:ascii="Arial" w:hAnsi="Arial" w:hint="default"/>
      </w:rPr>
    </w:lvl>
    <w:lvl w:ilvl="4" w:tplc="1EB8C37A" w:tentative="1">
      <w:start w:val="1"/>
      <w:numFmt w:val="bullet"/>
      <w:lvlText w:val="•"/>
      <w:lvlJc w:val="left"/>
      <w:pPr>
        <w:tabs>
          <w:tab w:val="num" w:pos="3600"/>
        </w:tabs>
        <w:ind w:left="3600" w:hanging="360"/>
      </w:pPr>
      <w:rPr>
        <w:rFonts w:ascii="Arial" w:hAnsi="Arial" w:hint="default"/>
      </w:rPr>
    </w:lvl>
    <w:lvl w:ilvl="5" w:tplc="92A2BC48" w:tentative="1">
      <w:start w:val="1"/>
      <w:numFmt w:val="bullet"/>
      <w:lvlText w:val="•"/>
      <w:lvlJc w:val="left"/>
      <w:pPr>
        <w:tabs>
          <w:tab w:val="num" w:pos="4320"/>
        </w:tabs>
        <w:ind w:left="4320" w:hanging="360"/>
      </w:pPr>
      <w:rPr>
        <w:rFonts w:ascii="Arial" w:hAnsi="Arial" w:hint="default"/>
      </w:rPr>
    </w:lvl>
    <w:lvl w:ilvl="6" w:tplc="85045F3A" w:tentative="1">
      <w:start w:val="1"/>
      <w:numFmt w:val="bullet"/>
      <w:lvlText w:val="•"/>
      <w:lvlJc w:val="left"/>
      <w:pPr>
        <w:tabs>
          <w:tab w:val="num" w:pos="5040"/>
        </w:tabs>
        <w:ind w:left="5040" w:hanging="360"/>
      </w:pPr>
      <w:rPr>
        <w:rFonts w:ascii="Arial" w:hAnsi="Arial" w:hint="default"/>
      </w:rPr>
    </w:lvl>
    <w:lvl w:ilvl="7" w:tplc="BE520546" w:tentative="1">
      <w:start w:val="1"/>
      <w:numFmt w:val="bullet"/>
      <w:lvlText w:val="•"/>
      <w:lvlJc w:val="left"/>
      <w:pPr>
        <w:tabs>
          <w:tab w:val="num" w:pos="5760"/>
        </w:tabs>
        <w:ind w:left="5760" w:hanging="360"/>
      </w:pPr>
      <w:rPr>
        <w:rFonts w:ascii="Arial" w:hAnsi="Arial" w:hint="default"/>
      </w:rPr>
    </w:lvl>
    <w:lvl w:ilvl="8" w:tplc="8880099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DF77B07"/>
    <w:multiLevelType w:val="hybridMultilevel"/>
    <w:tmpl w:val="15442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FE31D8"/>
    <w:multiLevelType w:val="hybridMultilevel"/>
    <w:tmpl w:val="BA52621A"/>
    <w:lvl w:ilvl="0" w:tplc="F408796C">
      <w:start w:val="1"/>
      <w:numFmt w:val="bullet"/>
      <w:lvlText w:val="•"/>
      <w:lvlJc w:val="left"/>
      <w:pPr>
        <w:tabs>
          <w:tab w:val="num" w:pos="720"/>
        </w:tabs>
        <w:ind w:left="720" w:hanging="360"/>
      </w:pPr>
      <w:rPr>
        <w:rFonts w:ascii="Arial" w:hAnsi="Arial" w:hint="default"/>
      </w:rPr>
    </w:lvl>
    <w:lvl w:ilvl="1" w:tplc="BD2CEA5C" w:tentative="1">
      <w:start w:val="1"/>
      <w:numFmt w:val="bullet"/>
      <w:lvlText w:val="•"/>
      <w:lvlJc w:val="left"/>
      <w:pPr>
        <w:tabs>
          <w:tab w:val="num" w:pos="1440"/>
        </w:tabs>
        <w:ind w:left="1440" w:hanging="360"/>
      </w:pPr>
      <w:rPr>
        <w:rFonts w:ascii="Arial" w:hAnsi="Arial" w:hint="default"/>
      </w:rPr>
    </w:lvl>
    <w:lvl w:ilvl="2" w:tplc="84289ACE" w:tentative="1">
      <w:start w:val="1"/>
      <w:numFmt w:val="bullet"/>
      <w:lvlText w:val="•"/>
      <w:lvlJc w:val="left"/>
      <w:pPr>
        <w:tabs>
          <w:tab w:val="num" w:pos="2160"/>
        </w:tabs>
        <w:ind w:left="2160" w:hanging="360"/>
      </w:pPr>
      <w:rPr>
        <w:rFonts w:ascii="Arial" w:hAnsi="Arial" w:hint="default"/>
      </w:rPr>
    </w:lvl>
    <w:lvl w:ilvl="3" w:tplc="3AE23948" w:tentative="1">
      <w:start w:val="1"/>
      <w:numFmt w:val="bullet"/>
      <w:lvlText w:val="•"/>
      <w:lvlJc w:val="left"/>
      <w:pPr>
        <w:tabs>
          <w:tab w:val="num" w:pos="2880"/>
        </w:tabs>
        <w:ind w:left="2880" w:hanging="360"/>
      </w:pPr>
      <w:rPr>
        <w:rFonts w:ascii="Arial" w:hAnsi="Arial" w:hint="default"/>
      </w:rPr>
    </w:lvl>
    <w:lvl w:ilvl="4" w:tplc="0EB0F67C" w:tentative="1">
      <w:start w:val="1"/>
      <w:numFmt w:val="bullet"/>
      <w:lvlText w:val="•"/>
      <w:lvlJc w:val="left"/>
      <w:pPr>
        <w:tabs>
          <w:tab w:val="num" w:pos="3600"/>
        </w:tabs>
        <w:ind w:left="3600" w:hanging="360"/>
      </w:pPr>
      <w:rPr>
        <w:rFonts w:ascii="Arial" w:hAnsi="Arial" w:hint="default"/>
      </w:rPr>
    </w:lvl>
    <w:lvl w:ilvl="5" w:tplc="904E98DA" w:tentative="1">
      <w:start w:val="1"/>
      <w:numFmt w:val="bullet"/>
      <w:lvlText w:val="•"/>
      <w:lvlJc w:val="left"/>
      <w:pPr>
        <w:tabs>
          <w:tab w:val="num" w:pos="4320"/>
        </w:tabs>
        <w:ind w:left="4320" w:hanging="360"/>
      </w:pPr>
      <w:rPr>
        <w:rFonts w:ascii="Arial" w:hAnsi="Arial" w:hint="default"/>
      </w:rPr>
    </w:lvl>
    <w:lvl w:ilvl="6" w:tplc="64A80808" w:tentative="1">
      <w:start w:val="1"/>
      <w:numFmt w:val="bullet"/>
      <w:lvlText w:val="•"/>
      <w:lvlJc w:val="left"/>
      <w:pPr>
        <w:tabs>
          <w:tab w:val="num" w:pos="5040"/>
        </w:tabs>
        <w:ind w:left="5040" w:hanging="360"/>
      </w:pPr>
      <w:rPr>
        <w:rFonts w:ascii="Arial" w:hAnsi="Arial" w:hint="default"/>
      </w:rPr>
    </w:lvl>
    <w:lvl w:ilvl="7" w:tplc="9B32774A" w:tentative="1">
      <w:start w:val="1"/>
      <w:numFmt w:val="bullet"/>
      <w:lvlText w:val="•"/>
      <w:lvlJc w:val="left"/>
      <w:pPr>
        <w:tabs>
          <w:tab w:val="num" w:pos="5760"/>
        </w:tabs>
        <w:ind w:left="5760" w:hanging="360"/>
      </w:pPr>
      <w:rPr>
        <w:rFonts w:ascii="Arial" w:hAnsi="Arial" w:hint="default"/>
      </w:rPr>
    </w:lvl>
    <w:lvl w:ilvl="8" w:tplc="C75E04F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11160B4"/>
    <w:multiLevelType w:val="hybridMultilevel"/>
    <w:tmpl w:val="3C723682"/>
    <w:lvl w:ilvl="0" w:tplc="8C4A999A">
      <w:start w:val="1"/>
      <w:numFmt w:val="bullet"/>
      <w:lvlText w:val="•"/>
      <w:lvlJc w:val="left"/>
      <w:pPr>
        <w:tabs>
          <w:tab w:val="num" w:pos="720"/>
        </w:tabs>
        <w:ind w:left="720" w:hanging="360"/>
      </w:pPr>
      <w:rPr>
        <w:rFonts w:ascii="Arial" w:hAnsi="Arial" w:hint="default"/>
      </w:rPr>
    </w:lvl>
    <w:lvl w:ilvl="1" w:tplc="2CC275D8" w:tentative="1">
      <w:start w:val="1"/>
      <w:numFmt w:val="bullet"/>
      <w:lvlText w:val="•"/>
      <w:lvlJc w:val="left"/>
      <w:pPr>
        <w:tabs>
          <w:tab w:val="num" w:pos="1440"/>
        </w:tabs>
        <w:ind w:left="1440" w:hanging="360"/>
      </w:pPr>
      <w:rPr>
        <w:rFonts w:ascii="Arial" w:hAnsi="Arial" w:hint="default"/>
      </w:rPr>
    </w:lvl>
    <w:lvl w:ilvl="2" w:tplc="47C01BD0" w:tentative="1">
      <w:start w:val="1"/>
      <w:numFmt w:val="bullet"/>
      <w:lvlText w:val="•"/>
      <w:lvlJc w:val="left"/>
      <w:pPr>
        <w:tabs>
          <w:tab w:val="num" w:pos="2160"/>
        </w:tabs>
        <w:ind w:left="2160" w:hanging="360"/>
      </w:pPr>
      <w:rPr>
        <w:rFonts w:ascii="Arial" w:hAnsi="Arial" w:hint="default"/>
      </w:rPr>
    </w:lvl>
    <w:lvl w:ilvl="3" w:tplc="7E0AD5BA" w:tentative="1">
      <w:start w:val="1"/>
      <w:numFmt w:val="bullet"/>
      <w:lvlText w:val="•"/>
      <w:lvlJc w:val="left"/>
      <w:pPr>
        <w:tabs>
          <w:tab w:val="num" w:pos="2880"/>
        </w:tabs>
        <w:ind w:left="2880" w:hanging="360"/>
      </w:pPr>
      <w:rPr>
        <w:rFonts w:ascii="Arial" w:hAnsi="Arial" w:hint="default"/>
      </w:rPr>
    </w:lvl>
    <w:lvl w:ilvl="4" w:tplc="E6586FA0" w:tentative="1">
      <w:start w:val="1"/>
      <w:numFmt w:val="bullet"/>
      <w:lvlText w:val="•"/>
      <w:lvlJc w:val="left"/>
      <w:pPr>
        <w:tabs>
          <w:tab w:val="num" w:pos="3600"/>
        </w:tabs>
        <w:ind w:left="3600" w:hanging="360"/>
      </w:pPr>
      <w:rPr>
        <w:rFonts w:ascii="Arial" w:hAnsi="Arial" w:hint="default"/>
      </w:rPr>
    </w:lvl>
    <w:lvl w:ilvl="5" w:tplc="E95ADA32" w:tentative="1">
      <w:start w:val="1"/>
      <w:numFmt w:val="bullet"/>
      <w:lvlText w:val="•"/>
      <w:lvlJc w:val="left"/>
      <w:pPr>
        <w:tabs>
          <w:tab w:val="num" w:pos="4320"/>
        </w:tabs>
        <w:ind w:left="4320" w:hanging="360"/>
      </w:pPr>
      <w:rPr>
        <w:rFonts w:ascii="Arial" w:hAnsi="Arial" w:hint="default"/>
      </w:rPr>
    </w:lvl>
    <w:lvl w:ilvl="6" w:tplc="3094F89A" w:tentative="1">
      <w:start w:val="1"/>
      <w:numFmt w:val="bullet"/>
      <w:lvlText w:val="•"/>
      <w:lvlJc w:val="left"/>
      <w:pPr>
        <w:tabs>
          <w:tab w:val="num" w:pos="5040"/>
        </w:tabs>
        <w:ind w:left="5040" w:hanging="360"/>
      </w:pPr>
      <w:rPr>
        <w:rFonts w:ascii="Arial" w:hAnsi="Arial" w:hint="default"/>
      </w:rPr>
    </w:lvl>
    <w:lvl w:ilvl="7" w:tplc="B7E8EC64" w:tentative="1">
      <w:start w:val="1"/>
      <w:numFmt w:val="bullet"/>
      <w:lvlText w:val="•"/>
      <w:lvlJc w:val="left"/>
      <w:pPr>
        <w:tabs>
          <w:tab w:val="num" w:pos="5760"/>
        </w:tabs>
        <w:ind w:left="5760" w:hanging="360"/>
      </w:pPr>
      <w:rPr>
        <w:rFonts w:ascii="Arial" w:hAnsi="Arial" w:hint="default"/>
      </w:rPr>
    </w:lvl>
    <w:lvl w:ilvl="8" w:tplc="57BC562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9463C60"/>
    <w:multiLevelType w:val="hybridMultilevel"/>
    <w:tmpl w:val="5178E072"/>
    <w:lvl w:ilvl="0" w:tplc="30E63E7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21097A"/>
    <w:multiLevelType w:val="hybridMultilevel"/>
    <w:tmpl w:val="5D8AF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90347E"/>
    <w:multiLevelType w:val="hybridMultilevel"/>
    <w:tmpl w:val="FFA26D92"/>
    <w:lvl w:ilvl="0" w:tplc="E572FB20">
      <w:start w:val="1"/>
      <w:numFmt w:val="bullet"/>
      <w:lvlText w:val="•"/>
      <w:lvlJc w:val="left"/>
      <w:pPr>
        <w:tabs>
          <w:tab w:val="num" w:pos="720"/>
        </w:tabs>
        <w:ind w:left="720" w:hanging="360"/>
      </w:pPr>
      <w:rPr>
        <w:rFonts w:ascii="Arial" w:hAnsi="Arial" w:hint="default"/>
      </w:rPr>
    </w:lvl>
    <w:lvl w:ilvl="1" w:tplc="BAB41A0E" w:tentative="1">
      <w:start w:val="1"/>
      <w:numFmt w:val="bullet"/>
      <w:lvlText w:val="•"/>
      <w:lvlJc w:val="left"/>
      <w:pPr>
        <w:tabs>
          <w:tab w:val="num" w:pos="1440"/>
        </w:tabs>
        <w:ind w:left="1440" w:hanging="360"/>
      </w:pPr>
      <w:rPr>
        <w:rFonts w:ascii="Arial" w:hAnsi="Arial" w:hint="default"/>
      </w:rPr>
    </w:lvl>
    <w:lvl w:ilvl="2" w:tplc="FFE6DC36" w:tentative="1">
      <w:start w:val="1"/>
      <w:numFmt w:val="bullet"/>
      <w:lvlText w:val="•"/>
      <w:lvlJc w:val="left"/>
      <w:pPr>
        <w:tabs>
          <w:tab w:val="num" w:pos="2160"/>
        </w:tabs>
        <w:ind w:left="2160" w:hanging="360"/>
      </w:pPr>
      <w:rPr>
        <w:rFonts w:ascii="Arial" w:hAnsi="Arial" w:hint="default"/>
      </w:rPr>
    </w:lvl>
    <w:lvl w:ilvl="3" w:tplc="890CF758" w:tentative="1">
      <w:start w:val="1"/>
      <w:numFmt w:val="bullet"/>
      <w:lvlText w:val="•"/>
      <w:lvlJc w:val="left"/>
      <w:pPr>
        <w:tabs>
          <w:tab w:val="num" w:pos="2880"/>
        </w:tabs>
        <w:ind w:left="2880" w:hanging="360"/>
      </w:pPr>
      <w:rPr>
        <w:rFonts w:ascii="Arial" w:hAnsi="Arial" w:hint="default"/>
      </w:rPr>
    </w:lvl>
    <w:lvl w:ilvl="4" w:tplc="966877C2" w:tentative="1">
      <w:start w:val="1"/>
      <w:numFmt w:val="bullet"/>
      <w:lvlText w:val="•"/>
      <w:lvlJc w:val="left"/>
      <w:pPr>
        <w:tabs>
          <w:tab w:val="num" w:pos="3600"/>
        </w:tabs>
        <w:ind w:left="3600" w:hanging="360"/>
      </w:pPr>
      <w:rPr>
        <w:rFonts w:ascii="Arial" w:hAnsi="Arial" w:hint="default"/>
      </w:rPr>
    </w:lvl>
    <w:lvl w:ilvl="5" w:tplc="BBBE023A" w:tentative="1">
      <w:start w:val="1"/>
      <w:numFmt w:val="bullet"/>
      <w:lvlText w:val="•"/>
      <w:lvlJc w:val="left"/>
      <w:pPr>
        <w:tabs>
          <w:tab w:val="num" w:pos="4320"/>
        </w:tabs>
        <w:ind w:left="4320" w:hanging="360"/>
      </w:pPr>
      <w:rPr>
        <w:rFonts w:ascii="Arial" w:hAnsi="Arial" w:hint="default"/>
      </w:rPr>
    </w:lvl>
    <w:lvl w:ilvl="6" w:tplc="DEF88FDE" w:tentative="1">
      <w:start w:val="1"/>
      <w:numFmt w:val="bullet"/>
      <w:lvlText w:val="•"/>
      <w:lvlJc w:val="left"/>
      <w:pPr>
        <w:tabs>
          <w:tab w:val="num" w:pos="5040"/>
        </w:tabs>
        <w:ind w:left="5040" w:hanging="360"/>
      </w:pPr>
      <w:rPr>
        <w:rFonts w:ascii="Arial" w:hAnsi="Arial" w:hint="default"/>
      </w:rPr>
    </w:lvl>
    <w:lvl w:ilvl="7" w:tplc="CF02276E" w:tentative="1">
      <w:start w:val="1"/>
      <w:numFmt w:val="bullet"/>
      <w:lvlText w:val="•"/>
      <w:lvlJc w:val="left"/>
      <w:pPr>
        <w:tabs>
          <w:tab w:val="num" w:pos="5760"/>
        </w:tabs>
        <w:ind w:left="5760" w:hanging="360"/>
      </w:pPr>
      <w:rPr>
        <w:rFonts w:ascii="Arial" w:hAnsi="Arial" w:hint="default"/>
      </w:rPr>
    </w:lvl>
    <w:lvl w:ilvl="8" w:tplc="21761B9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35F1B81"/>
    <w:multiLevelType w:val="hybridMultilevel"/>
    <w:tmpl w:val="94842254"/>
    <w:lvl w:ilvl="0" w:tplc="58FE97B2">
      <w:start w:val="1"/>
      <w:numFmt w:val="bullet"/>
      <w:lvlText w:val="–"/>
      <w:lvlJc w:val="left"/>
      <w:pPr>
        <w:tabs>
          <w:tab w:val="num" w:pos="720"/>
        </w:tabs>
        <w:ind w:left="720" w:hanging="360"/>
      </w:pPr>
      <w:rPr>
        <w:rFonts w:ascii="Arial" w:hAnsi="Arial" w:hint="default"/>
      </w:rPr>
    </w:lvl>
    <w:lvl w:ilvl="1" w:tplc="EE8860D8">
      <w:start w:val="1"/>
      <w:numFmt w:val="bullet"/>
      <w:lvlText w:val="–"/>
      <w:lvlJc w:val="left"/>
      <w:pPr>
        <w:tabs>
          <w:tab w:val="num" w:pos="1440"/>
        </w:tabs>
        <w:ind w:left="1440" w:hanging="360"/>
      </w:pPr>
      <w:rPr>
        <w:rFonts w:ascii="Arial" w:hAnsi="Arial" w:hint="default"/>
      </w:rPr>
    </w:lvl>
    <w:lvl w:ilvl="2" w:tplc="C7104242" w:tentative="1">
      <w:start w:val="1"/>
      <w:numFmt w:val="bullet"/>
      <w:lvlText w:val="–"/>
      <w:lvlJc w:val="left"/>
      <w:pPr>
        <w:tabs>
          <w:tab w:val="num" w:pos="2160"/>
        </w:tabs>
        <w:ind w:left="2160" w:hanging="360"/>
      </w:pPr>
      <w:rPr>
        <w:rFonts w:ascii="Arial" w:hAnsi="Arial" w:hint="default"/>
      </w:rPr>
    </w:lvl>
    <w:lvl w:ilvl="3" w:tplc="290E7B6E" w:tentative="1">
      <w:start w:val="1"/>
      <w:numFmt w:val="bullet"/>
      <w:lvlText w:val="–"/>
      <w:lvlJc w:val="left"/>
      <w:pPr>
        <w:tabs>
          <w:tab w:val="num" w:pos="2880"/>
        </w:tabs>
        <w:ind w:left="2880" w:hanging="360"/>
      </w:pPr>
      <w:rPr>
        <w:rFonts w:ascii="Arial" w:hAnsi="Arial" w:hint="default"/>
      </w:rPr>
    </w:lvl>
    <w:lvl w:ilvl="4" w:tplc="AAEA7A46" w:tentative="1">
      <w:start w:val="1"/>
      <w:numFmt w:val="bullet"/>
      <w:lvlText w:val="–"/>
      <w:lvlJc w:val="left"/>
      <w:pPr>
        <w:tabs>
          <w:tab w:val="num" w:pos="3600"/>
        </w:tabs>
        <w:ind w:left="3600" w:hanging="360"/>
      </w:pPr>
      <w:rPr>
        <w:rFonts w:ascii="Arial" w:hAnsi="Arial" w:hint="default"/>
      </w:rPr>
    </w:lvl>
    <w:lvl w:ilvl="5" w:tplc="64268DC6" w:tentative="1">
      <w:start w:val="1"/>
      <w:numFmt w:val="bullet"/>
      <w:lvlText w:val="–"/>
      <w:lvlJc w:val="left"/>
      <w:pPr>
        <w:tabs>
          <w:tab w:val="num" w:pos="4320"/>
        </w:tabs>
        <w:ind w:left="4320" w:hanging="360"/>
      </w:pPr>
      <w:rPr>
        <w:rFonts w:ascii="Arial" w:hAnsi="Arial" w:hint="default"/>
      </w:rPr>
    </w:lvl>
    <w:lvl w:ilvl="6" w:tplc="6720988A" w:tentative="1">
      <w:start w:val="1"/>
      <w:numFmt w:val="bullet"/>
      <w:lvlText w:val="–"/>
      <w:lvlJc w:val="left"/>
      <w:pPr>
        <w:tabs>
          <w:tab w:val="num" w:pos="5040"/>
        </w:tabs>
        <w:ind w:left="5040" w:hanging="360"/>
      </w:pPr>
      <w:rPr>
        <w:rFonts w:ascii="Arial" w:hAnsi="Arial" w:hint="default"/>
      </w:rPr>
    </w:lvl>
    <w:lvl w:ilvl="7" w:tplc="63CCF874" w:tentative="1">
      <w:start w:val="1"/>
      <w:numFmt w:val="bullet"/>
      <w:lvlText w:val="–"/>
      <w:lvlJc w:val="left"/>
      <w:pPr>
        <w:tabs>
          <w:tab w:val="num" w:pos="5760"/>
        </w:tabs>
        <w:ind w:left="5760" w:hanging="360"/>
      </w:pPr>
      <w:rPr>
        <w:rFonts w:ascii="Arial" w:hAnsi="Arial" w:hint="default"/>
      </w:rPr>
    </w:lvl>
    <w:lvl w:ilvl="8" w:tplc="20189D2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F9532E8"/>
    <w:multiLevelType w:val="hybridMultilevel"/>
    <w:tmpl w:val="3A1EDCD6"/>
    <w:lvl w:ilvl="0" w:tplc="AE382326">
      <w:start w:val="1"/>
      <w:numFmt w:val="bullet"/>
      <w:lvlText w:val="•"/>
      <w:lvlJc w:val="left"/>
      <w:pPr>
        <w:tabs>
          <w:tab w:val="num" w:pos="720"/>
        </w:tabs>
        <w:ind w:left="720" w:hanging="360"/>
      </w:pPr>
      <w:rPr>
        <w:rFonts w:ascii="Arial" w:hAnsi="Arial" w:hint="default"/>
      </w:rPr>
    </w:lvl>
    <w:lvl w:ilvl="1" w:tplc="B302C538" w:tentative="1">
      <w:start w:val="1"/>
      <w:numFmt w:val="bullet"/>
      <w:lvlText w:val="•"/>
      <w:lvlJc w:val="left"/>
      <w:pPr>
        <w:tabs>
          <w:tab w:val="num" w:pos="1440"/>
        </w:tabs>
        <w:ind w:left="1440" w:hanging="360"/>
      </w:pPr>
      <w:rPr>
        <w:rFonts w:ascii="Arial" w:hAnsi="Arial" w:hint="default"/>
      </w:rPr>
    </w:lvl>
    <w:lvl w:ilvl="2" w:tplc="71B47740" w:tentative="1">
      <w:start w:val="1"/>
      <w:numFmt w:val="bullet"/>
      <w:lvlText w:val="•"/>
      <w:lvlJc w:val="left"/>
      <w:pPr>
        <w:tabs>
          <w:tab w:val="num" w:pos="2160"/>
        </w:tabs>
        <w:ind w:left="2160" w:hanging="360"/>
      </w:pPr>
      <w:rPr>
        <w:rFonts w:ascii="Arial" w:hAnsi="Arial" w:hint="default"/>
      </w:rPr>
    </w:lvl>
    <w:lvl w:ilvl="3" w:tplc="44F83D80" w:tentative="1">
      <w:start w:val="1"/>
      <w:numFmt w:val="bullet"/>
      <w:lvlText w:val="•"/>
      <w:lvlJc w:val="left"/>
      <w:pPr>
        <w:tabs>
          <w:tab w:val="num" w:pos="2880"/>
        </w:tabs>
        <w:ind w:left="2880" w:hanging="360"/>
      </w:pPr>
      <w:rPr>
        <w:rFonts w:ascii="Arial" w:hAnsi="Arial" w:hint="default"/>
      </w:rPr>
    </w:lvl>
    <w:lvl w:ilvl="4" w:tplc="CBD0770C" w:tentative="1">
      <w:start w:val="1"/>
      <w:numFmt w:val="bullet"/>
      <w:lvlText w:val="•"/>
      <w:lvlJc w:val="left"/>
      <w:pPr>
        <w:tabs>
          <w:tab w:val="num" w:pos="3600"/>
        </w:tabs>
        <w:ind w:left="3600" w:hanging="360"/>
      </w:pPr>
      <w:rPr>
        <w:rFonts w:ascii="Arial" w:hAnsi="Arial" w:hint="default"/>
      </w:rPr>
    </w:lvl>
    <w:lvl w:ilvl="5" w:tplc="AC3A9FD8" w:tentative="1">
      <w:start w:val="1"/>
      <w:numFmt w:val="bullet"/>
      <w:lvlText w:val="•"/>
      <w:lvlJc w:val="left"/>
      <w:pPr>
        <w:tabs>
          <w:tab w:val="num" w:pos="4320"/>
        </w:tabs>
        <w:ind w:left="4320" w:hanging="360"/>
      </w:pPr>
      <w:rPr>
        <w:rFonts w:ascii="Arial" w:hAnsi="Arial" w:hint="default"/>
      </w:rPr>
    </w:lvl>
    <w:lvl w:ilvl="6" w:tplc="8E248228" w:tentative="1">
      <w:start w:val="1"/>
      <w:numFmt w:val="bullet"/>
      <w:lvlText w:val="•"/>
      <w:lvlJc w:val="left"/>
      <w:pPr>
        <w:tabs>
          <w:tab w:val="num" w:pos="5040"/>
        </w:tabs>
        <w:ind w:left="5040" w:hanging="360"/>
      </w:pPr>
      <w:rPr>
        <w:rFonts w:ascii="Arial" w:hAnsi="Arial" w:hint="default"/>
      </w:rPr>
    </w:lvl>
    <w:lvl w:ilvl="7" w:tplc="C22A5E7E" w:tentative="1">
      <w:start w:val="1"/>
      <w:numFmt w:val="bullet"/>
      <w:lvlText w:val="•"/>
      <w:lvlJc w:val="left"/>
      <w:pPr>
        <w:tabs>
          <w:tab w:val="num" w:pos="5760"/>
        </w:tabs>
        <w:ind w:left="5760" w:hanging="360"/>
      </w:pPr>
      <w:rPr>
        <w:rFonts w:ascii="Arial" w:hAnsi="Arial" w:hint="default"/>
      </w:rPr>
    </w:lvl>
    <w:lvl w:ilvl="8" w:tplc="9750439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B68341D"/>
    <w:multiLevelType w:val="hybridMultilevel"/>
    <w:tmpl w:val="09B4BE06"/>
    <w:lvl w:ilvl="0" w:tplc="9558F6CC">
      <w:start w:val="1"/>
      <w:numFmt w:val="bullet"/>
      <w:lvlText w:val="-"/>
      <w:lvlJc w:val="left"/>
      <w:pPr>
        <w:tabs>
          <w:tab w:val="num" w:pos="720"/>
        </w:tabs>
        <w:ind w:left="720" w:hanging="360"/>
      </w:pPr>
      <w:rPr>
        <w:rFonts w:ascii="Times New Roman" w:hAnsi="Times New Roman" w:hint="default"/>
      </w:rPr>
    </w:lvl>
    <w:lvl w:ilvl="1" w:tplc="ADA40ACC" w:tentative="1">
      <w:start w:val="1"/>
      <w:numFmt w:val="bullet"/>
      <w:lvlText w:val="-"/>
      <w:lvlJc w:val="left"/>
      <w:pPr>
        <w:tabs>
          <w:tab w:val="num" w:pos="1440"/>
        </w:tabs>
        <w:ind w:left="1440" w:hanging="360"/>
      </w:pPr>
      <w:rPr>
        <w:rFonts w:ascii="Times New Roman" w:hAnsi="Times New Roman" w:hint="default"/>
      </w:rPr>
    </w:lvl>
    <w:lvl w:ilvl="2" w:tplc="B8369A36" w:tentative="1">
      <w:start w:val="1"/>
      <w:numFmt w:val="bullet"/>
      <w:lvlText w:val="-"/>
      <w:lvlJc w:val="left"/>
      <w:pPr>
        <w:tabs>
          <w:tab w:val="num" w:pos="2160"/>
        </w:tabs>
        <w:ind w:left="2160" w:hanging="360"/>
      </w:pPr>
      <w:rPr>
        <w:rFonts w:ascii="Times New Roman" w:hAnsi="Times New Roman" w:hint="default"/>
      </w:rPr>
    </w:lvl>
    <w:lvl w:ilvl="3" w:tplc="A1EA0460" w:tentative="1">
      <w:start w:val="1"/>
      <w:numFmt w:val="bullet"/>
      <w:lvlText w:val="-"/>
      <w:lvlJc w:val="left"/>
      <w:pPr>
        <w:tabs>
          <w:tab w:val="num" w:pos="2880"/>
        </w:tabs>
        <w:ind w:left="2880" w:hanging="360"/>
      </w:pPr>
      <w:rPr>
        <w:rFonts w:ascii="Times New Roman" w:hAnsi="Times New Roman" w:hint="default"/>
      </w:rPr>
    </w:lvl>
    <w:lvl w:ilvl="4" w:tplc="33DE5DD8" w:tentative="1">
      <w:start w:val="1"/>
      <w:numFmt w:val="bullet"/>
      <w:lvlText w:val="-"/>
      <w:lvlJc w:val="left"/>
      <w:pPr>
        <w:tabs>
          <w:tab w:val="num" w:pos="3600"/>
        </w:tabs>
        <w:ind w:left="3600" w:hanging="360"/>
      </w:pPr>
      <w:rPr>
        <w:rFonts w:ascii="Times New Roman" w:hAnsi="Times New Roman" w:hint="default"/>
      </w:rPr>
    </w:lvl>
    <w:lvl w:ilvl="5" w:tplc="9050BEE0" w:tentative="1">
      <w:start w:val="1"/>
      <w:numFmt w:val="bullet"/>
      <w:lvlText w:val="-"/>
      <w:lvlJc w:val="left"/>
      <w:pPr>
        <w:tabs>
          <w:tab w:val="num" w:pos="4320"/>
        </w:tabs>
        <w:ind w:left="4320" w:hanging="360"/>
      </w:pPr>
      <w:rPr>
        <w:rFonts w:ascii="Times New Roman" w:hAnsi="Times New Roman" w:hint="default"/>
      </w:rPr>
    </w:lvl>
    <w:lvl w:ilvl="6" w:tplc="3B2EAF3A" w:tentative="1">
      <w:start w:val="1"/>
      <w:numFmt w:val="bullet"/>
      <w:lvlText w:val="-"/>
      <w:lvlJc w:val="left"/>
      <w:pPr>
        <w:tabs>
          <w:tab w:val="num" w:pos="5040"/>
        </w:tabs>
        <w:ind w:left="5040" w:hanging="360"/>
      </w:pPr>
      <w:rPr>
        <w:rFonts w:ascii="Times New Roman" w:hAnsi="Times New Roman" w:hint="default"/>
      </w:rPr>
    </w:lvl>
    <w:lvl w:ilvl="7" w:tplc="F4843730" w:tentative="1">
      <w:start w:val="1"/>
      <w:numFmt w:val="bullet"/>
      <w:lvlText w:val="-"/>
      <w:lvlJc w:val="left"/>
      <w:pPr>
        <w:tabs>
          <w:tab w:val="num" w:pos="5760"/>
        </w:tabs>
        <w:ind w:left="5760" w:hanging="360"/>
      </w:pPr>
      <w:rPr>
        <w:rFonts w:ascii="Times New Roman" w:hAnsi="Times New Roman" w:hint="default"/>
      </w:rPr>
    </w:lvl>
    <w:lvl w:ilvl="8" w:tplc="BC640046"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3C2B7DAD"/>
    <w:multiLevelType w:val="hybridMultilevel"/>
    <w:tmpl w:val="0D887468"/>
    <w:lvl w:ilvl="0" w:tplc="7DB27A9C">
      <w:start w:val="525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931B6A"/>
    <w:multiLevelType w:val="hybridMultilevel"/>
    <w:tmpl w:val="CCE2A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9671B6"/>
    <w:multiLevelType w:val="hybridMultilevel"/>
    <w:tmpl w:val="3B106754"/>
    <w:lvl w:ilvl="0" w:tplc="782228A6">
      <w:start w:val="1"/>
      <w:numFmt w:val="bullet"/>
      <w:lvlText w:val="–"/>
      <w:lvlJc w:val="left"/>
      <w:pPr>
        <w:tabs>
          <w:tab w:val="num" w:pos="720"/>
        </w:tabs>
        <w:ind w:left="720" w:hanging="360"/>
      </w:pPr>
      <w:rPr>
        <w:rFonts w:ascii="Arial" w:hAnsi="Arial" w:hint="default"/>
      </w:rPr>
    </w:lvl>
    <w:lvl w:ilvl="1" w:tplc="E988C7B4">
      <w:start w:val="1"/>
      <w:numFmt w:val="bullet"/>
      <w:lvlText w:val="–"/>
      <w:lvlJc w:val="left"/>
      <w:pPr>
        <w:tabs>
          <w:tab w:val="num" w:pos="1440"/>
        </w:tabs>
        <w:ind w:left="1440" w:hanging="360"/>
      </w:pPr>
      <w:rPr>
        <w:rFonts w:ascii="Arial" w:hAnsi="Arial" w:hint="default"/>
      </w:rPr>
    </w:lvl>
    <w:lvl w:ilvl="2" w:tplc="D570D386" w:tentative="1">
      <w:start w:val="1"/>
      <w:numFmt w:val="bullet"/>
      <w:lvlText w:val="–"/>
      <w:lvlJc w:val="left"/>
      <w:pPr>
        <w:tabs>
          <w:tab w:val="num" w:pos="2160"/>
        </w:tabs>
        <w:ind w:left="2160" w:hanging="360"/>
      </w:pPr>
      <w:rPr>
        <w:rFonts w:ascii="Arial" w:hAnsi="Arial" w:hint="default"/>
      </w:rPr>
    </w:lvl>
    <w:lvl w:ilvl="3" w:tplc="4DAC3120" w:tentative="1">
      <w:start w:val="1"/>
      <w:numFmt w:val="bullet"/>
      <w:lvlText w:val="–"/>
      <w:lvlJc w:val="left"/>
      <w:pPr>
        <w:tabs>
          <w:tab w:val="num" w:pos="2880"/>
        </w:tabs>
        <w:ind w:left="2880" w:hanging="360"/>
      </w:pPr>
      <w:rPr>
        <w:rFonts w:ascii="Arial" w:hAnsi="Arial" w:hint="default"/>
      </w:rPr>
    </w:lvl>
    <w:lvl w:ilvl="4" w:tplc="EAD8E6BC" w:tentative="1">
      <w:start w:val="1"/>
      <w:numFmt w:val="bullet"/>
      <w:lvlText w:val="–"/>
      <w:lvlJc w:val="left"/>
      <w:pPr>
        <w:tabs>
          <w:tab w:val="num" w:pos="3600"/>
        </w:tabs>
        <w:ind w:left="3600" w:hanging="360"/>
      </w:pPr>
      <w:rPr>
        <w:rFonts w:ascii="Arial" w:hAnsi="Arial" w:hint="default"/>
      </w:rPr>
    </w:lvl>
    <w:lvl w:ilvl="5" w:tplc="3974A600" w:tentative="1">
      <w:start w:val="1"/>
      <w:numFmt w:val="bullet"/>
      <w:lvlText w:val="–"/>
      <w:lvlJc w:val="left"/>
      <w:pPr>
        <w:tabs>
          <w:tab w:val="num" w:pos="4320"/>
        </w:tabs>
        <w:ind w:left="4320" w:hanging="360"/>
      </w:pPr>
      <w:rPr>
        <w:rFonts w:ascii="Arial" w:hAnsi="Arial" w:hint="default"/>
      </w:rPr>
    </w:lvl>
    <w:lvl w:ilvl="6" w:tplc="EA74FC3E" w:tentative="1">
      <w:start w:val="1"/>
      <w:numFmt w:val="bullet"/>
      <w:lvlText w:val="–"/>
      <w:lvlJc w:val="left"/>
      <w:pPr>
        <w:tabs>
          <w:tab w:val="num" w:pos="5040"/>
        </w:tabs>
        <w:ind w:left="5040" w:hanging="360"/>
      </w:pPr>
      <w:rPr>
        <w:rFonts w:ascii="Arial" w:hAnsi="Arial" w:hint="default"/>
      </w:rPr>
    </w:lvl>
    <w:lvl w:ilvl="7" w:tplc="944CCB16" w:tentative="1">
      <w:start w:val="1"/>
      <w:numFmt w:val="bullet"/>
      <w:lvlText w:val="–"/>
      <w:lvlJc w:val="left"/>
      <w:pPr>
        <w:tabs>
          <w:tab w:val="num" w:pos="5760"/>
        </w:tabs>
        <w:ind w:left="5760" w:hanging="360"/>
      </w:pPr>
      <w:rPr>
        <w:rFonts w:ascii="Arial" w:hAnsi="Arial" w:hint="default"/>
      </w:rPr>
    </w:lvl>
    <w:lvl w:ilvl="8" w:tplc="C8B8DA9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3473777"/>
    <w:multiLevelType w:val="hybridMultilevel"/>
    <w:tmpl w:val="11B830AA"/>
    <w:lvl w:ilvl="0" w:tplc="374A6522">
      <w:start w:val="1"/>
      <w:numFmt w:val="bullet"/>
      <w:lvlText w:val="•"/>
      <w:lvlJc w:val="left"/>
      <w:pPr>
        <w:tabs>
          <w:tab w:val="num" w:pos="720"/>
        </w:tabs>
        <w:ind w:left="720" w:hanging="360"/>
      </w:pPr>
      <w:rPr>
        <w:rFonts w:ascii="Arial" w:hAnsi="Arial" w:hint="default"/>
      </w:rPr>
    </w:lvl>
    <w:lvl w:ilvl="1" w:tplc="34F02BD8" w:tentative="1">
      <w:start w:val="1"/>
      <w:numFmt w:val="bullet"/>
      <w:lvlText w:val="•"/>
      <w:lvlJc w:val="left"/>
      <w:pPr>
        <w:tabs>
          <w:tab w:val="num" w:pos="1440"/>
        </w:tabs>
        <w:ind w:left="1440" w:hanging="360"/>
      </w:pPr>
      <w:rPr>
        <w:rFonts w:ascii="Arial" w:hAnsi="Arial" w:hint="default"/>
      </w:rPr>
    </w:lvl>
    <w:lvl w:ilvl="2" w:tplc="61B61C52" w:tentative="1">
      <w:start w:val="1"/>
      <w:numFmt w:val="bullet"/>
      <w:lvlText w:val="•"/>
      <w:lvlJc w:val="left"/>
      <w:pPr>
        <w:tabs>
          <w:tab w:val="num" w:pos="2160"/>
        </w:tabs>
        <w:ind w:left="2160" w:hanging="360"/>
      </w:pPr>
      <w:rPr>
        <w:rFonts w:ascii="Arial" w:hAnsi="Arial" w:hint="default"/>
      </w:rPr>
    </w:lvl>
    <w:lvl w:ilvl="3" w:tplc="B7CA540A" w:tentative="1">
      <w:start w:val="1"/>
      <w:numFmt w:val="bullet"/>
      <w:lvlText w:val="•"/>
      <w:lvlJc w:val="left"/>
      <w:pPr>
        <w:tabs>
          <w:tab w:val="num" w:pos="2880"/>
        </w:tabs>
        <w:ind w:left="2880" w:hanging="360"/>
      </w:pPr>
      <w:rPr>
        <w:rFonts w:ascii="Arial" w:hAnsi="Arial" w:hint="default"/>
      </w:rPr>
    </w:lvl>
    <w:lvl w:ilvl="4" w:tplc="8B9EA3DA" w:tentative="1">
      <w:start w:val="1"/>
      <w:numFmt w:val="bullet"/>
      <w:lvlText w:val="•"/>
      <w:lvlJc w:val="left"/>
      <w:pPr>
        <w:tabs>
          <w:tab w:val="num" w:pos="3600"/>
        </w:tabs>
        <w:ind w:left="3600" w:hanging="360"/>
      </w:pPr>
      <w:rPr>
        <w:rFonts w:ascii="Arial" w:hAnsi="Arial" w:hint="default"/>
      </w:rPr>
    </w:lvl>
    <w:lvl w:ilvl="5" w:tplc="63ECB7C4" w:tentative="1">
      <w:start w:val="1"/>
      <w:numFmt w:val="bullet"/>
      <w:lvlText w:val="•"/>
      <w:lvlJc w:val="left"/>
      <w:pPr>
        <w:tabs>
          <w:tab w:val="num" w:pos="4320"/>
        </w:tabs>
        <w:ind w:left="4320" w:hanging="360"/>
      </w:pPr>
      <w:rPr>
        <w:rFonts w:ascii="Arial" w:hAnsi="Arial" w:hint="default"/>
      </w:rPr>
    </w:lvl>
    <w:lvl w:ilvl="6" w:tplc="940E527A" w:tentative="1">
      <w:start w:val="1"/>
      <w:numFmt w:val="bullet"/>
      <w:lvlText w:val="•"/>
      <w:lvlJc w:val="left"/>
      <w:pPr>
        <w:tabs>
          <w:tab w:val="num" w:pos="5040"/>
        </w:tabs>
        <w:ind w:left="5040" w:hanging="360"/>
      </w:pPr>
      <w:rPr>
        <w:rFonts w:ascii="Arial" w:hAnsi="Arial" w:hint="default"/>
      </w:rPr>
    </w:lvl>
    <w:lvl w:ilvl="7" w:tplc="6F184E4C" w:tentative="1">
      <w:start w:val="1"/>
      <w:numFmt w:val="bullet"/>
      <w:lvlText w:val="•"/>
      <w:lvlJc w:val="left"/>
      <w:pPr>
        <w:tabs>
          <w:tab w:val="num" w:pos="5760"/>
        </w:tabs>
        <w:ind w:left="5760" w:hanging="360"/>
      </w:pPr>
      <w:rPr>
        <w:rFonts w:ascii="Arial" w:hAnsi="Arial" w:hint="default"/>
      </w:rPr>
    </w:lvl>
    <w:lvl w:ilvl="8" w:tplc="4AA8600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8505B66"/>
    <w:multiLevelType w:val="hybridMultilevel"/>
    <w:tmpl w:val="49E65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6E4C66"/>
    <w:multiLevelType w:val="hybridMultilevel"/>
    <w:tmpl w:val="32F09F9A"/>
    <w:lvl w:ilvl="0" w:tplc="87AC6116">
      <w:start w:val="1"/>
      <w:numFmt w:val="bullet"/>
      <w:lvlText w:val="•"/>
      <w:lvlJc w:val="left"/>
      <w:pPr>
        <w:tabs>
          <w:tab w:val="num" w:pos="720"/>
        </w:tabs>
        <w:ind w:left="720" w:hanging="360"/>
      </w:pPr>
      <w:rPr>
        <w:rFonts w:ascii="Arial" w:hAnsi="Arial" w:hint="default"/>
      </w:rPr>
    </w:lvl>
    <w:lvl w:ilvl="1" w:tplc="EF30A636">
      <w:start w:val="668"/>
      <w:numFmt w:val="bullet"/>
      <w:lvlText w:val="–"/>
      <w:lvlJc w:val="left"/>
      <w:pPr>
        <w:tabs>
          <w:tab w:val="num" w:pos="1440"/>
        </w:tabs>
        <w:ind w:left="1440" w:hanging="360"/>
      </w:pPr>
      <w:rPr>
        <w:rFonts w:ascii="Arial" w:hAnsi="Arial" w:hint="default"/>
      </w:rPr>
    </w:lvl>
    <w:lvl w:ilvl="2" w:tplc="E5A2F39E" w:tentative="1">
      <w:start w:val="1"/>
      <w:numFmt w:val="bullet"/>
      <w:lvlText w:val="•"/>
      <w:lvlJc w:val="left"/>
      <w:pPr>
        <w:tabs>
          <w:tab w:val="num" w:pos="2160"/>
        </w:tabs>
        <w:ind w:left="2160" w:hanging="360"/>
      </w:pPr>
      <w:rPr>
        <w:rFonts w:ascii="Arial" w:hAnsi="Arial" w:hint="default"/>
      </w:rPr>
    </w:lvl>
    <w:lvl w:ilvl="3" w:tplc="BC905022" w:tentative="1">
      <w:start w:val="1"/>
      <w:numFmt w:val="bullet"/>
      <w:lvlText w:val="•"/>
      <w:lvlJc w:val="left"/>
      <w:pPr>
        <w:tabs>
          <w:tab w:val="num" w:pos="2880"/>
        </w:tabs>
        <w:ind w:left="2880" w:hanging="360"/>
      </w:pPr>
      <w:rPr>
        <w:rFonts w:ascii="Arial" w:hAnsi="Arial" w:hint="default"/>
      </w:rPr>
    </w:lvl>
    <w:lvl w:ilvl="4" w:tplc="B350B11A" w:tentative="1">
      <w:start w:val="1"/>
      <w:numFmt w:val="bullet"/>
      <w:lvlText w:val="•"/>
      <w:lvlJc w:val="left"/>
      <w:pPr>
        <w:tabs>
          <w:tab w:val="num" w:pos="3600"/>
        </w:tabs>
        <w:ind w:left="3600" w:hanging="360"/>
      </w:pPr>
      <w:rPr>
        <w:rFonts w:ascii="Arial" w:hAnsi="Arial" w:hint="default"/>
      </w:rPr>
    </w:lvl>
    <w:lvl w:ilvl="5" w:tplc="CC5C6D34" w:tentative="1">
      <w:start w:val="1"/>
      <w:numFmt w:val="bullet"/>
      <w:lvlText w:val="•"/>
      <w:lvlJc w:val="left"/>
      <w:pPr>
        <w:tabs>
          <w:tab w:val="num" w:pos="4320"/>
        </w:tabs>
        <w:ind w:left="4320" w:hanging="360"/>
      </w:pPr>
      <w:rPr>
        <w:rFonts w:ascii="Arial" w:hAnsi="Arial" w:hint="default"/>
      </w:rPr>
    </w:lvl>
    <w:lvl w:ilvl="6" w:tplc="005AB508" w:tentative="1">
      <w:start w:val="1"/>
      <w:numFmt w:val="bullet"/>
      <w:lvlText w:val="•"/>
      <w:lvlJc w:val="left"/>
      <w:pPr>
        <w:tabs>
          <w:tab w:val="num" w:pos="5040"/>
        </w:tabs>
        <w:ind w:left="5040" w:hanging="360"/>
      </w:pPr>
      <w:rPr>
        <w:rFonts w:ascii="Arial" w:hAnsi="Arial" w:hint="default"/>
      </w:rPr>
    </w:lvl>
    <w:lvl w:ilvl="7" w:tplc="85D47EF2" w:tentative="1">
      <w:start w:val="1"/>
      <w:numFmt w:val="bullet"/>
      <w:lvlText w:val="•"/>
      <w:lvlJc w:val="left"/>
      <w:pPr>
        <w:tabs>
          <w:tab w:val="num" w:pos="5760"/>
        </w:tabs>
        <w:ind w:left="5760" w:hanging="360"/>
      </w:pPr>
      <w:rPr>
        <w:rFonts w:ascii="Arial" w:hAnsi="Arial" w:hint="default"/>
      </w:rPr>
    </w:lvl>
    <w:lvl w:ilvl="8" w:tplc="A2066FA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8A0320A"/>
    <w:multiLevelType w:val="hybridMultilevel"/>
    <w:tmpl w:val="442EE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2F5351"/>
    <w:multiLevelType w:val="hybridMultilevel"/>
    <w:tmpl w:val="0CB2551A"/>
    <w:lvl w:ilvl="0" w:tplc="1826C5FA">
      <w:start w:val="1"/>
      <w:numFmt w:val="bullet"/>
      <w:lvlText w:val="•"/>
      <w:lvlJc w:val="left"/>
      <w:pPr>
        <w:tabs>
          <w:tab w:val="num" w:pos="360"/>
        </w:tabs>
        <w:ind w:left="360" w:hanging="360"/>
      </w:pPr>
      <w:rPr>
        <w:rFonts w:ascii="Arial" w:hAnsi="Arial" w:hint="default"/>
      </w:rPr>
    </w:lvl>
    <w:lvl w:ilvl="1" w:tplc="8F9E199E">
      <w:start w:val="640"/>
      <w:numFmt w:val="bullet"/>
      <w:lvlText w:val="–"/>
      <w:lvlJc w:val="left"/>
      <w:pPr>
        <w:tabs>
          <w:tab w:val="num" w:pos="1080"/>
        </w:tabs>
        <w:ind w:left="1080" w:hanging="360"/>
      </w:pPr>
      <w:rPr>
        <w:rFonts w:ascii="Arial" w:hAnsi="Arial" w:hint="default"/>
      </w:rPr>
    </w:lvl>
    <w:lvl w:ilvl="2" w:tplc="14E28434" w:tentative="1">
      <w:start w:val="1"/>
      <w:numFmt w:val="bullet"/>
      <w:lvlText w:val="•"/>
      <w:lvlJc w:val="left"/>
      <w:pPr>
        <w:tabs>
          <w:tab w:val="num" w:pos="1800"/>
        </w:tabs>
        <w:ind w:left="1800" w:hanging="360"/>
      </w:pPr>
      <w:rPr>
        <w:rFonts w:ascii="Arial" w:hAnsi="Arial" w:hint="default"/>
      </w:rPr>
    </w:lvl>
    <w:lvl w:ilvl="3" w:tplc="34D2CBA4" w:tentative="1">
      <w:start w:val="1"/>
      <w:numFmt w:val="bullet"/>
      <w:lvlText w:val="•"/>
      <w:lvlJc w:val="left"/>
      <w:pPr>
        <w:tabs>
          <w:tab w:val="num" w:pos="2520"/>
        </w:tabs>
        <w:ind w:left="2520" w:hanging="360"/>
      </w:pPr>
      <w:rPr>
        <w:rFonts w:ascii="Arial" w:hAnsi="Arial" w:hint="default"/>
      </w:rPr>
    </w:lvl>
    <w:lvl w:ilvl="4" w:tplc="F76445EE" w:tentative="1">
      <w:start w:val="1"/>
      <w:numFmt w:val="bullet"/>
      <w:lvlText w:val="•"/>
      <w:lvlJc w:val="left"/>
      <w:pPr>
        <w:tabs>
          <w:tab w:val="num" w:pos="3240"/>
        </w:tabs>
        <w:ind w:left="3240" w:hanging="360"/>
      </w:pPr>
      <w:rPr>
        <w:rFonts w:ascii="Arial" w:hAnsi="Arial" w:hint="default"/>
      </w:rPr>
    </w:lvl>
    <w:lvl w:ilvl="5" w:tplc="2E586C48" w:tentative="1">
      <w:start w:val="1"/>
      <w:numFmt w:val="bullet"/>
      <w:lvlText w:val="•"/>
      <w:lvlJc w:val="left"/>
      <w:pPr>
        <w:tabs>
          <w:tab w:val="num" w:pos="3960"/>
        </w:tabs>
        <w:ind w:left="3960" w:hanging="360"/>
      </w:pPr>
      <w:rPr>
        <w:rFonts w:ascii="Arial" w:hAnsi="Arial" w:hint="default"/>
      </w:rPr>
    </w:lvl>
    <w:lvl w:ilvl="6" w:tplc="67988C4C" w:tentative="1">
      <w:start w:val="1"/>
      <w:numFmt w:val="bullet"/>
      <w:lvlText w:val="•"/>
      <w:lvlJc w:val="left"/>
      <w:pPr>
        <w:tabs>
          <w:tab w:val="num" w:pos="4680"/>
        </w:tabs>
        <w:ind w:left="4680" w:hanging="360"/>
      </w:pPr>
      <w:rPr>
        <w:rFonts w:ascii="Arial" w:hAnsi="Arial" w:hint="default"/>
      </w:rPr>
    </w:lvl>
    <w:lvl w:ilvl="7" w:tplc="E584900A" w:tentative="1">
      <w:start w:val="1"/>
      <w:numFmt w:val="bullet"/>
      <w:lvlText w:val="•"/>
      <w:lvlJc w:val="left"/>
      <w:pPr>
        <w:tabs>
          <w:tab w:val="num" w:pos="5400"/>
        </w:tabs>
        <w:ind w:left="5400" w:hanging="360"/>
      </w:pPr>
      <w:rPr>
        <w:rFonts w:ascii="Arial" w:hAnsi="Arial" w:hint="default"/>
      </w:rPr>
    </w:lvl>
    <w:lvl w:ilvl="8" w:tplc="62B8BA76" w:tentative="1">
      <w:start w:val="1"/>
      <w:numFmt w:val="bullet"/>
      <w:lvlText w:val="•"/>
      <w:lvlJc w:val="left"/>
      <w:pPr>
        <w:tabs>
          <w:tab w:val="num" w:pos="6120"/>
        </w:tabs>
        <w:ind w:left="6120" w:hanging="360"/>
      </w:pPr>
      <w:rPr>
        <w:rFonts w:ascii="Arial" w:hAnsi="Arial" w:hint="default"/>
      </w:rPr>
    </w:lvl>
  </w:abstractNum>
  <w:abstractNum w:abstractNumId="23" w15:restartNumberingAfterBreak="0">
    <w:nsid w:val="5FA91DE0"/>
    <w:multiLevelType w:val="hybridMultilevel"/>
    <w:tmpl w:val="C8CA84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060103"/>
    <w:multiLevelType w:val="hybridMultilevel"/>
    <w:tmpl w:val="D82E1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895D2D"/>
    <w:multiLevelType w:val="hybridMultilevel"/>
    <w:tmpl w:val="8EC83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5E6053"/>
    <w:multiLevelType w:val="hybridMultilevel"/>
    <w:tmpl w:val="3904E05A"/>
    <w:lvl w:ilvl="0" w:tplc="6BC62DAE">
      <w:start w:val="1"/>
      <w:numFmt w:val="bullet"/>
      <w:lvlText w:val="•"/>
      <w:lvlJc w:val="left"/>
      <w:pPr>
        <w:tabs>
          <w:tab w:val="num" w:pos="720"/>
        </w:tabs>
        <w:ind w:left="720" w:hanging="360"/>
      </w:pPr>
      <w:rPr>
        <w:rFonts w:ascii="Arial" w:hAnsi="Arial" w:hint="default"/>
      </w:rPr>
    </w:lvl>
    <w:lvl w:ilvl="1" w:tplc="D6B68840" w:tentative="1">
      <w:start w:val="1"/>
      <w:numFmt w:val="bullet"/>
      <w:lvlText w:val="•"/>
      <w:lvlJc w:val="left"/>
      <w:pPr>
        <w:tabs>
          <w:tab w:val="num" w:pos="1440"/>
        </w:tabs>
        <w:ind w:left="1440" w:hanging="360"/>
      </w:pPr>
      <w:rPr>
        <w:rFonts w:ascii="Arial" w:hAnsi="Arial" w:hint="default"/>
      </w:rPr>
    </w:lvl>
    <w:lvl w:ilvl="2" w:tplc="93DA94B4" w:tentative="1">
      <w:start w:val="1"/>
      <w:numFmt w:val="bullet"/>
      <w:lvlText w:val="•"/>
      <w:lvlJc w:val="left"/>
      <w:pPr>
        <w:tabs>
          <w:tab w:val="num" w:pos="2160"/>
        </w:tabs>
        <w:ind w:left="2160" w:hanging="360"/>
      </w:pPr>
      <w:rPr>
        <w:rFonts w:ascii="Arial" w:hAnsi="Arial" w:hint="default"/>
      </w:rPr>
    </w:lvl>
    <w:lvl w:ilvl="3" w:tplc="66ECD43C" w:tentative="1">
      <w:start w:val="1"/>
      <w:numFmt w:val="bullet"/>
      <w:lvlText w:val="•"/>
      <w:lvlJc w:val="left"/>
      <w:pPr>
        <w:tabs>
          <w:tab w:val="num" w:pos="2880"/>
        </w:tabs>
        <w:ind w:left="2880" w:hanging="360"/>
      </w:pPr>
      <w:rPr>
        <w:rFonts w:ascii="Arial" w:hAnsi="Arial" w:hint="default"/>
      </w:rPr>
    </w:lvl>
    <w:lvl w:ilvl="4" w:tplc="7CCE840C" w:tentative="1">
      <w:start w:val="1"/>
      <w:numFmt w:val="bullet"/>
      <w:lvlText w:val="•"/>
      <w:lvlJc w:val="left"/>
      <w:pPr>
        <w:tabs>
          <w:tab w:val="num" w:pos="3600"/>
        </w:tabs>
        <w:ind w:left="3600" w:hanging="360"/>
      </w:pPr>
      <w:rPr>
        <w:rFonts w:ascii="Arial" w:hAnsi="Arial" w:hint="default"/>
      </w:rPr>
    </w:lvl>
    <w:lvl w:ilvl="5" w:tplc="38069D6E" w:tentative="1">
      <w:start w:val="1"/>
      <w:numFmt w:val="bullet"/>
      <w:lvlText w:val="•"/>
      <w:lvlJc w:val="left"/>
      <w:pPr>
        <w:tabs>
          <w:tab w:val="num" w:pos="4320"/>
        </w:tabs>
        <w:ind w:left="4320" w:hanging="360"/>
      </w:pPr>
      <w:rPr>
        <w:rFonts w:ascii="Arial" w:hAnsi="Arial" w:hint="default"/>
      </w:rPr>
    </w:lvl>
    <w:lvl w:ilvl="6" w:tplc="EBBA00BC" w:tentative="1">
      <w:start w:val="1"/>
      <w:numFmt w:val="bullet"/>
      <w:lvlText w:val="•"/>
      <w:lvlJc w:val="left"/>
      <w:pPr>
        <w:tabs>
          <w:tab w:val="num" w:pos="5040"/>
        </w:tabs>
        <w:ind w:left="5040" w:hanging="360"/>
      </w:pPr>
      <w:rPr>
        <w:rFonts w:ascii="Arial" w:hAnsi="Arial" w:hint="default"/>
      </w:rPr>
    </w:lvl>
    <w:lvl w:ilvl="7" w:tplc="87C639FA" w:tentative="1">
      <w:start w:val="1"/>
      <w:numFmt w:val="bullet"/>
      <w:lvlText w:val="•"/>
      <w:lvlJc w:val="left"/>
      <w:pPr>
        <w:tabs>
          <w:tab w:val="num" w:pos="5760"/>
        </w:tabs>
        <w:ind w:left="5760" w:hanging="360"/>
      </w:pPr>
      <w:rPr>
        <w:rFonts w:ascii="Arial" w:hAnsi="Arial" w:hint="default"/>
      </w:rPr>
    </w:lvl>
    <w:lvl w:ilvl="8" w:tplc="992EE74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BCA69AF"/>
    <w:multiLevelType w:val="hybridMultilevel"/>
    <w:tmpl w:val="50B2244C"/>
    <w:lvl w:ilvl="0" w:tplc="F056DD4C">
      <w:start w:val="1"/>
      <w:numFmt w:val="bullet"/>
      <w:lvlText w:val="–"/>
      <w:lvlJc w:val="left"/>
      <w:pPr>
        <w:tabs>
          <w:tab w:val="num" w:pos="720"/>
        </w:tabs>
        <w:ind w:left="720" w:hanging="360"/>
      </w:pPr>
      <w:rPr>
        <w:rFonts w:ascii="Arial" w:hAnsi="Arial" w:hint="default"/>
      </w:rPr>
    </w:lvl>
    <w:lvl w:ilvl="1" w:tplc="68B0B07A">
      <w:start w:val="1"/>
      <w:numFmt w:val="bullet"/>
      <w:lvlText w:val="–"/>
      <w:lvlJc w:val="left"/>
      <w:pPr>
        <w:tabs>
          <w:tab w:val="num" w:pos="1440"/>
        </w:tabs>
        <w:ind w:left="1440" w:hanging="360"/>
      </w:pPr>
      <w:rPr>
        <w:rFonts w:ascii="Arial" w:hAnsi="Arial" w:hint="default"/>
      </w:rPr>
    </w:lvl>
    <w:lvl w:ilvl="2" w:tplc="C7CA0B84" w:tentative="1">
      <w:start w:val="1"/>
      <w:numFmt w:val="bullet"/>
      <w:lvlText w:val="–"/>
      <w:lvlJc w:val="left"/>
      <w:pPr>
        <w:tabs>
          <w:tab w:val="num" w:pos="2160"/>
        </w:tabs>
        <w:ind w:left="2160" w:hanging="360"/>
      </w:pPr>
      <w:rPr>
        <w:rFonts w:ascii="Arial" w:hAnsi="Arial" w:hint="default"/>
      </w:rPr>
    </w:lvl>
    <w:lvl w:ilvl="3" w:tplc="4BA68B1E" w:tentative="1">
      <w:start w:val="1"/>
      <w:numFmt w:val="bullet"/>
      <w:lvlText w:val="–"/>
      <w:lvlJc w:val="left"/>
      <w:pPr>
        <w:tabs>
          <w:tab w:val="num" w:pos="2880"/>
        </w:tabs>
        <w:ind w:left="2880" w:hanging="360"/>
      </w:pPr>
      <w:rPr>
        <w:rFonts w:ascii="Arial" w:hAnsi="Arial" w:hint="default"/>
      </w:rPr>
    </w:lvl>
    <w:lvl w:ilvl="4" w:tplc="952C257C" w:tentative="1">
      <w:start w:val="1"/>
      <w:numFmt w:val="bullet"/>
      <w:lvlText w:val="–"/>
      <w:lvlJc w:val="left"/>
      <w:pPr>
        <w:tabs>
          <w:tab w:val="num" w:pos="3600"/>
        </w:tabs>
        <w:ind w:left="3600" w:hanging="360"/>
      </w:pPr>
      <w:rPr>
        <w:rFonts w:ascii="Arial" w:hAnsi="Arial" w:hint="default"/>
      </w:rPr>
    </w:lvl>
    <w:lvl w:ilvl="5" w:tplc="68FAAE60" w:tentative="1">
      <w:start w:val="1"/>
      <w:numFmt w:val="bullet"/>
      <w:lvlText w:val="–"/>
      <w:lvlJc w:val="left"/>
      <w:pPr>
        <w:tabs>
          <w:tab w:val="num" w:pos="4320"/>
        </w:tabs>
        <w:ind w:left="4320" w:hanging="360"/>
      </w:pPr>
      <w:rPr>
        <w:rFonts w:ascii="Arial" w:hAnsi="Arial" w:hint="default"/>
      </w:rPr>
    </w:lvl>
    <w:lvl w:ilvl="6" w:tplc="3D00B8B8" w:tentative="1">
      <w:start w:val="1"/>
      <w:numFmt w:val="bullet"/>
      <w:lvlText w:val="–"/>
      <w:lvlJc w:val="left"/>
      <w:pPr>
        <w:tabs>
          <w:tab w:val="num" w:pos="5040"/>
        </w:tabs>
        <w:ind w:left="5040" w:hanging="360"/>
      </w:pPr>
      <w:rPr>
        <w:rFonts w:ascii="Arial" w:hAnsi="Arial" w:hint="default"/>
      </w:rPr>
    </w:lvl>
    <w:lvl w:ilvl="7" w:tplc="EFF08236" w:tentative="1">
      <w:start w:val="1"/>
      <w:numFmt w:val="bullet"/>
      <w:lvlText w:val="–"/>
      <w:lvlJc w:val="left"/>
      <w:pPr>
        <w:tabs>
          <w:tab w:val="num" w:pos="5760"/>
        </w:tabs>
        <w:ind w:left="5760" w:hanging="360"/>
      </w:pPr>
      <w:rPr>
        <w:rFonts w:ascii="Arial" w:hAnsi="Arial" w:hint="default"/>
      </w:rPr>
    </w:lvl>
    <w:lvl w:ilvl="8" w:tplc="B01C9D8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D884C9B"/>
    <w:multiLevelType w:val="hybridMultilevel"/>
    <w:tmpl w:val="196A6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3524E1"/>
    <w:multiLevelType w:val="hybridMultilevel"/>
    <w:tmpl w:val="EE6EB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F65062"/>
    <w:multiLevelType w:val="hybridMultilevel"/>
    <w:tmpl w:val="22A2F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6A509C"/>
    <w:multiLevelType w:val="hybridMultilevel"/>
    <w:tmpl w:val="6226A1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DB3BDA"/>
    <w:multiLevelType w:val="hybridMultilevel"/>
    <w:tmpl w:val="C33099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28615B"/>
    <w:multiLevelType w:val="hybridMultilevel"/>
    <w:tmpl w:val="605C1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9"/>
  </w:num>
  <w:num w:numId="3">
    <w:abstractNumId w:val="30"/>
  </w:num>
  <w:num w:numId="4">
    <w:abstractNumId w:val="4"/>
  </w:num>
  <w:num w:numId="5">
    <w:abstractNumId w:val="33"/>
  </w:num>
  <w:num w:numId="6">
    <w:abstractNumId w:val="31"/>
  </w:num>
  <w:num w:numId="7">
    <w:abstractNumId w:val="32"/>
  </w:num>
  <w:num w:numId="8">
    <w:abstractNumId w:val="28"/>
  </w:num>
  <w:num w:numId="9">
    <w:abstractNumId w:val="19"/>
  </w:num>
  <w:num w:numId="10">
    <w:abstractNumId w:val="16"/>
  </w:num>
  <w:num w:numId="11">
    <w:abstractNumId w:val="25"/>
  </w:num>
  <w:num w:numId="12">
    <w:abstractNumId w:val="0"/>
  </w:num>
  <w:num w:numId="13">
    <w:abstractNumId w:val="21"/>
  </w:num>
  <w:num w:numId="14">
    <w:abstractNumId w:val="14"/>
  </w:num>
  <w:num w:numId="15">
    <w:abstractNumId w:val="20"/>
  </w:num>
  <w:num w:numId="16">
    <w:abstractNumId w:val="13"/>
  </w:num>
  <w:num w:numId="17">
    <w:abstractNumId w:val="18"/>
  </w:num>
  <w:num w:numId="18">
    <w:abstractNumId w:val="5"/>
  </w:num>
  <w:num w:numId="19">
    <w:abstractNumId w:val="17"/>
  </w:num>
  <w:num w:numId="20">
    <w:abstractNumId w:val="12"/>
  </w:num>
  <w:num w:numId="21">
    <w:abstractNumId w:val="11"/>
  </w:num>
  <w:num w:numId="22">
    <w:abstractNumId w:val="22"/>
  </w:num>
  <w:num w:numId="23">
    <w:abstractNumId w:val="26"/>
  </w:num>
  <w:num w:numId="24">
    <w:abstractNumId w:val="27"/>
  </w:num>
  <w:num w:numId="25">
    <w:abstractNumId w:val="23"/>
  </w:num>
  <w:num w:numId="26">
    <w:abstractNumId w:val="24"/>
  </w:num>
  <w:num w:numId="27">
    <w:abstractNumId w:val="7"/>
  </w:num>
  <w:num w:numId="28">
    <w:abstractNumId w:val="8"/>
  </w:num>
  <w:num w:numId="29">
    <w:abstractNumId w:val="3"/>
  </w:num>
  <w:num w:numId="30">
    <w:abstractNumId w:val="2"/>
  </w:num>
  <w:num w:numId="31">
    <w:abstractNumId w:val="9"/>
  </w:num>
  <w:num w:numId="32">
    <w:abstractNumId w:val="1"/>
  </w:num>
  <w:num w:numId="33">
    <w:abstractNumId w:val="10"/>
  </w:num>
  <w:num w:numId="34">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a Mentges">
    <w15:presenceInfo w15:providerId="None" w15:userId="Andrea Mentges"/>
  </w15:person>
  <w15:person w15:author="Adam Clark">
    <w15:presenceInfo w15:providerId="Windows Live" w15:userId="645df035e3e743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en-US"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en-US" w:vendorID="64" w:dllVersion="0" w:nlCheck="1" w:checkStyle="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5AAC"/>
    <w:rsid w:val="0001386B"/>
    <w:rsid w:val="000223BC"/>
    <w:rsid w:val="00024789"/>
    <w:rsid w:val="00034091"/>
    <w:rsid w:val="00034DEC"/>
    <w:rsid w:val="00042FF4"/>
    <w:rsid w:val="00045F79"/>
    <w:rsid w:val="000468A6"/>
    <w:rsid w:val="00053924"/>
    <w:rsid w:val="00060BFE"/>
    <w:rsid w:val="000617B0"/>
    <w:rsid w:val="000632FD"/>
    <w:rsid w:val="000641D1"/>
    <w:rsid w:val="000678EF"/>
    <w:rsid w:val="00077FB7"/>
    <w:rsid w:val="000802E7"/>
    <w:rsid w:val="0009112D"/>
    <w:rsid w:val="00092FF7"/>
    <w:rsid w:val="0009414F"/>
    <w:rsid w:val="00095224"/>
    <w:rsid w:val="00096285"/>
    <w:rsid w:val="000A02E5"/>
    <w:rsid w:val="000A10A2"/>
    <w:rsid w:val="000A5047"/>
    <w:rsid w:val="000A7036"/>
    <w:rsid w:val="000B50E7"/>
    <w:rsid w:val="000B6E12"/>
    <w:rsid w:val="000C3483"/>
    <w:rsid w:val="000C4D44"/>
    <w:rsid w:val="000C6F94"/>
    <w:rsid w:val="000D0948"/>
    <w:rsid w:val="000D1CAB"/>
    <w:rsid w:val="000D66C3"/>
    <w:rsid w:val="000E2509"/>
    <w:rsid w:val="000F052D"/>
    <w:rsid w:val="000F5E49"/>
    <w:rsid w:val="000F74A1"/>
    <w:rsid w:val="000F7A36"/>
    <w:rsid w:val="00103885"/>
    <w:rsid w:val="00105653"/>
    <w:rsid w:val="00107DE2"/>
    <w:rsid w:val="00115DAA"/>
    <w:rsid w:val="001168E2"/>
    <w:rsid w:val="00120969"/>
    <w:rsid w:val="00122CDF"/>
    <w:rsid w:val="00125D46"/>
    <w:rsid w:val="00142479"/>
    <w:rsid w:val="00150608"/>
    <w:rsid w:val="00152628"/>
    <w:rsid w:val="001546B2"/>
    <w:rsid w:val="001551EF"/>
    <w:rsid w:val="0016251C"/>
    <w:rsid w:val="00173648"/>
    <w:rsid w:val="00173F14"/>
    <w:rsid w:val="00181F01"/>
    <w:rsid w:val="001829E6"/>
    <w:rsid w:val="001842ED"/>
    <w:rsid w:val="00184391"/>
    <w:rsid w:val="00186159"/>
    <w:rsid w:val="00186D39"/>
    <w:rsid w:val="001870A4"/>
    <w:rsid w:val="00197CF7"/>
    <w:rsid w:val="001A0FB3"/>
    <w:rsid w:val="001A242F"/>
    <w:rsid w:val="001A67F8"/>
    <w:rsid w:val="001B0B02"/>
    <w:rsid w:val="001B2694"/>
    <w:rsid w:val="001B4103"/>
    <w:rsid w:val="001B5A24"/>
    <w:rsid w:val="001B643E"/>
    <w:rsid w:val="001C4C6D"/>
    <w:rsid w:val="001D1226"/>
    <w:rsid w:val="001E06C3"/>
    <w:rsid w:val="001E36DF"/>
    <w:rsid w:val="001E64BC"/>
    <w:rsid w:val="001F6CE3"/>
    <w:rsid w:val="00200F74"/>
    <w:rsid w:val="00205486"/>
    <w:rsid w:val="002113F5"/>
    <w:rsid w:val="0021244C"/>
    <w:rsid w:val="002172D3"/>
    <w:rsid w:val="00227776"/>
    <w:rsid w:val="00227F02"/>
    <w:rsid w:val="002348FD"/>
    <w:rsid w:val="002402D2"/>
    <w:rsid w:val="00241BC3"/>
    <w:rsid w:val="00242910"/>
    <w:rsid w:val="002437A0"/>
    <w:rsid w:val="00256F64"/>
    <w:rsid w:val="002572BD"/>
    <w:rsid w:val="00257E6C"/>
    <w:rsid w:val="00260638"/>
    <w:rsid w:val="0028443F"/>
    <w:rsid w:val="00284DFE"/>
    <w:rsid w:val="00285F6B"/>
    <w:rsid w:val="0029334F"/>
    <w:rsid w:val="002934DE"/>
    <w:rsid w:val="002A4A97"/>
    <w:rsid w:val="002B1D72"/>
    <w:rsid w:val="002B1DBC"/>
    <w:rsid w:val="002B6866"/>
    <w:rsid w:val="002C069A"/>
    <w:rsid w:val="002D17E9"/>
    <w:rsid w:val="002D417B"/>
    <w:rsid w:val="002D4BBC"/>
    <w:rsid w:val="002D74E7"/>
    <w:rsid w:val="002E5B05"/>
    <w:rsid w:val="002E5EDC"/>
    <w:rsid w:val="002F1116"/>
    <w:rsid w:val="002F2CAA"/>
    <w:rsid w:val="002F599E"/>
    <w:rsid w:val="00300277"/>
    <w:rsid w:val="003045E4"/>
    <w:rsid w:val="00310EFA"/>
    <w:rsid w:val="00311A37"/>
    <w:rsid w:val="003121F5"/>
    <w:rsid w:val="00315C4A"/>
    <w:rsid w:val="00323894"/>
    <w:rsid w:val="00325CE2"/>
    <w:rsid w:val="003356DB"/>
    <w:rsid w:val="0033708C"/>
    <w:rsid w:val="0034666C"/>
    <w:rsid w:val="003467B2"/>
    <w:rsid w:val="0035169E"/>
    <w:rsid w:val="00352F97"/>
    <w:rsid w:val="00355BB3"/>
    <w:rsid w:val="003573BF"/>
    <w:rsid w:val="00363C65"/>
    <w:rsid w:val="00374010"/>
    <w:rsid w:val="00380BE8"/>
    <w:rsid w:val="00383DC7"/>
    <w:rsid w:val="003A18B6"/>
    <w:rsid w:val="003B13DC"/>
    <w:rsid w:val="003B7249"/>
    <w:rsid w:val="003C15D4"/>
    <w:rsid w:val="003C26E4"/>
    <w:rsid w:val="003C7B8E"/>
    <w:rsid w:val="003D21C9"/>
    <w:rsid w:val="003D381B"/>
    <w:rsid w:val="003D4696"/>
    <w:rsid w:val="003E40DB"/>
    <w:rsid w:val="003E50D0"/>
    <w:rsid w:val="003F2020"/>
    <w:rsid w:val="003F2378"/>
    <w:rsid w:val="003F2C28"/>
    <w:rsid w:val="003F5929"/>
    <w:rsid w:val="00400210"/>
    <w:rsid w:val="004032B6"/>
    <w:rsid w:val="00411BE1"/>
    <w:rsid w:val="00412425"/>
    <w:rsid w:val="00433249"/>
    <w:rsid w:val="00434587"/>
    <w:rsid w:val="0043471E"/>
    <w:rsid w:val="00436030"/>
    <w:rsid w:val="004404DD"/>
    <w:rsid w:val="004431A9"/>
    <w:rsid w:val="00445B16"/>
    <w:rsid w:val="004471E9"/>
    <w:rsid w:val="00450938"/>
    <w:rsid w:val="0045466B"/>
    <w:rsid w:val="00461F2F"/>
    <w:rsid w:val="004636FB"/>
    <w:rsid w:val="00465DE9"/>
    <w:rsid w:val="004715FD"/>
    <w:rsid w:val="00496D4F"/>
    <w:rsid w:val="004A0784"/>
    <w:rsid w:val="004A2BA3"/>
    <w:rsid w:val="004A2D14"/>
    <w:rsid w:val="004A4261"/>
    <w:rsid w:val="004A5258"/>
    <w:rsid w:val="004A5662"/>
    <w:rsid w:val="004B3498"/>
    <w:rsid w:val="004B4B16"/>
    <w:rsid w:val="004B5CE0"/>
    <w:rsid w:val="004B6AC6"/>
    <w:rsid w:val="004C1C94"/>
    <w:rsid w:val="004D1636"/>
    <w:rsid w:val="004D172D"/>
    <w:rsid w:val="004D6B47"/>
    <w:rsid w:val="004D737A"/>
    <w:rsid w:val="004E76A2"/>
    <w:rsid w:val="004E7C9C"/>
    <w:rsid w:val="004F0712"/>
    <w:rsid w:val="004F1103"/>
    <w:rsid w:val="004F300D"/>
    <w:rsid w:val="005065E7"/>
    <w:rsid w:val="005077A8"/>
    <w:rsid w:val="005077DA"/>
    <w:rsid w:val="00516C38"/>
    <w:rsid w:val="00516FF0"/>
    <w:rsid w:val="00517408"/>
    <w:rsid w:val="00520614"/>
    <w:rsid w:val="00523F8C"/>
    <w:rsid w:val="00525424"/>
    <w:rsid w:val="005308FC"/>
    <w:rsid w:val="0053312D"/>
    <w:rsid w:val="005356CE"/>
    <w:rsid w:val="00536B40"/>
    <w:rsid w:val="00540503"/>
    <w:rsid w:val="00540821"/>
    <w:rsid w:val="00557525"/>
    <w:rsid w:val="00557C26"/>
    <w:rsid w:val="00566AFF"/>
    <w:rsid w:val="00576353"/>
    <w:rsid w:val="005876B0"/>
    <w:rsid w:val="00593F29"/>
    <w:rsid w:val="00594E32"/>
    <w:rsid w:val="005A0952"/>
    <w:rsid w:val="005D1D62"/>
    <w:rsid w:val="005E3C93"/>
    <w:rsid w:val="005F0A58"/>
    <w:rsid w:val="005F4DFC"/>
    <w:rsid w:val="00600D5E"/>
    <w:rsid w:val="00620C8A"/>
    <w:rsid w:val="00626DC0"/>
    <w:rsid w:val="00631B66"/>
    <w:rsid w:val="00640470"/>
    <w:rsid w:val="0064229E"/>
    <w:rsid w:val="00644F00"/>
    <w:rsid w:val="00647CE2"/>
    <w:rsid w:val="00651308"/>
    <w:rsid w:val="00652171"/>
    <w:rsid w:val="0065393F"/>
    <w:rsid w:val="00657C67"/>
    <w:rsid w:val="00661C83"/>
    <w:rsid w:val="006625D8"/>
    <w:rsid w:val="00662724"/>
    <w:rsid w:val="0066677F"/>
    <w:rsid w:val="00667DCA"/>
    <w:rsid w:val="00672C82"/>
    <w:rsid w:val="0067347D"/>
    <w:rsid w:val="00683F62"/>
    <w:rsid w:val="00691E6D"/>
    <w:rsid w:val="00696142"/>
    <w:rsid w:val="006A2404"/>
    <w:rsid w:val="006B061B"/>
    <w:rsid w:val="006B1D30"/>
    <w:rsid w:val="006B4017"/>
    <w:rsid w:val="006B4E36"/>
    <w:rsid w:val="006B5F2E"/>
    <w:rsid w:val="006B7080"/>
    <w:rsid w:val="006C3285"/>
    <w:rsid w:val="006E08EF"/>
    <w:rsid w:val="006E10B0"/>
    <w:rsid w:val="006E1466"/>
    <w:rsid w:val="006E296A"/>
    <w:rsid w:val="006E349B"/>
    <w:rsid w:val="006E6212"/>
    <w:rsid w:val="006E674A"/>
    <w:rsid w:val="006F1E4B"/>
    <w:rsid w:val="006F41B7"/>
    <w:rsid w:val="006F6B59"/>
    <w:rsid w:val="007011D7"/>
    <w:rsid w:val="0070628C"/>
    <w:rsid w:val="007116C9"/>
    <w:rsid w:val="00712431"/>
    <w:rsid w:val="00720859"/>
    <w:rsid w:val="00721E2D"/>
    <w:rsid w:val="007238C5"/>
    <w:rsid w:val="007241EA"/>
    <w:rsid w:val="00732EE6"/>
    <w:rsid w:val="00736518"/>
    <w:rsid w:val="007412EC"/>
    <w:rsid w:val="00742C6A"/>
    <w:rsid w:val="00752D39"/>
    <w:rsid w:val="0076019D"/>
    <w:rsid w:val="00765922"/>
    <w:rsid w:val="00765FCB"/>
    <w:rsid w:val="0077267B"/>
    <w:rsid w:val="00777678"/>
    <w:rsid w:val="00777CCD"/>
    <w:rsid w:val="00783873"/>
    <w:rsid w:val="00785396"/>
    <w:rsid w:val="007902C9"/>
    <w:rsid w:val="007929F5"/>
    <w:rsid w:val="00794C71"/>
    <w:rsid w:val="00794D62"/>
    <w:rsid w:val="007A5918"/>
    <w:rsid w:val="007A711B"/>
    <w:rsid w:val="007B46AD"/>
    <w:rsid w:val="007B65E4"/>
    <w:rsid w:val="007B6B8B"/>
    <w:rsid w:val="007C0664"/>
    <w:rsid w:val="007C24FD"/>
    <w:rsid w:val="007C52CC"/>
    <w:rsid w:val="007C5AF3"/>
    <w:rsid w:val="007D01AA"/>
    <w:rsid w:val="007D1E10"/>
    <w:rsid w:val="007D4E86"/>
    <w:rsid w:val="007E539A"/>
    <w:rsid w:val="007E5EF3"/>
    <w:rsid w:val="007E62D8"/>
    <w:rsid w:val="007E67FB"/>
    <w:rsid w:val="007F0737"/>
    <w:rsid w:val="007F1513"/>
    <w:rsid w:val="007F6C20"/>
    <w:rsid w:val="00800571"/>
    <w:rsid w:val="0080284C"/>
    <w:rsid w:val="00806373"/>
    <w:rsid w:val="0080640F"/>
    <w:rsid w:val="00806CF3"/>
    <w:rsid w:val="00807563"/>
    <w:rsid w:val="00822630"/>
    <w:rsid w:val="008310D2"/>
    <w:rsid w:val="00831486"/>
    <w:rsid w:val="00835CD6"/>
    <w:rsid w:val="008418C4"/>
    <w:rsid w:val="0084602F"/>
    <w:rsid w:val="00851949"/>
    <w:rsid w:val="00851DCE"/>
    <w:rsid w:val="008535F6"/>
    <w:rsid w:val="00856A01"/>
    <w:rsid w:val="00857D02"/>
    <w:rsid w:val="00860FD3"/>
    <w:rsid w:val="00861851"/>
    <w:rsid w:val="00863AAF"/>
    <w:rsid w:val="00865C83"/>
    <w:rsid w:val="00867535"/>
    <w:rsid w:val="00867A34"/>
    <w:rsid w:val="00867F50"/>
    <w:rsid w:val="0087387C"/>
    <w:rsid w:val="00875AAC"/>
    <w:rsid w:val="008800A9"/>
    <w:rsid w:val="00880DA4"/>
    <w:rsid w:val="008818A3"/>
    <w:rsid w:val="00893D35"/>
    <w:rsid w:val="008967B5"/>
    <w:rsid w:val="008A0A21"/>
    <w:rsid w:val="008A5C5D"/>
    <w:rsid w:val="008B2550"/>
    <w:rsid w:val="008C1310"/>
    <w:rsid w:val="008C5344"/>
    <w:rsid w:val="008C5DF1"/>
    <w:rsid w:val="008D0761"/>
    <w:rsid w:val="008D290F"/>
    <w:rsid w:val="008E2B0A"/>
    <w:rsid w:val="008F01E2"/>
    <w:rsid w:val="008F02DB"/>
    <w:rsid w:val="008F19F1"/>
    <w:rsid w:val="008F3393"/>
    <w:rsid w:val="00900A2E"/>
    <w:rsid w:val="009014AC"/>
    <w:rsid w:val="00907503"/>
    <w:rsid w:val="00911031"/>
    <w:rsid w:val="00915837"/>
    <w:rsid w:val="009164BE"/>
    <w:rsid w:val="009215CE"/>
    <w:rsid w:val="00925232"/>
    <w:rsid w:val="00925D71"/>
    <w:rsid w:val="00925E2D"/>
    <w:rsid w:val="00934A24"/>
    <w:rsid w:val="00936201"/>
    <w:rsid w:val="00937CEA"/>
    <w:rsid w:val="00950103"/>
    <w:rsid w:val="009513BD"/>
    <w:rsid w:val="00965973"/>
    <w:rsid w:val="00967C29"/>
    <w:rsid w:val="00970122"/>
    <w:rsid w:val="009707B9"/>
    <w:rsid w:val="00973063"/>
    <w:rsid w:val="009818F9"/>
    <w:rsid w:val="00984E4A"/>
    <w:rsid w:val="00987EA0"/>
    <w:rsid w:val="0099084F"/>
    <w:rsid w:val="0099213C"/>
    <w:rsid w:val="009928AB"/>
    <w:rsid w:val="009928FD"/>
    <w:rsid w:val="009A0DE2"/>
    <w:rsid w:val="009A4581"/>
    <w:rsid w:val="009B22C7"/>
    <w:rsid w:val="009B2FBB"/>
    <w:rsid w:val="009B4BF2"/>
    <w:rsid w:val="009C4D9F"/>
    <w:rsid w:val="009D29AE"/>
    <w:rsid w:val="009D6460"/>
    <w:rsid w:val="009E2625"/>
    <w:rsid w:val="009E6A5D"/>
    <w:rsid w:val="009F20A6"/>
    <w:rsid w:val="00A0035E"/>
    <w:rsid w:val="00A035E4"/>
    <w:rsid w:val="00A06D49"/>
    <w:rsid w:val="00A10B0F"/>
    <w:rsid w:val="00A14437"/>
    <w:rsid w:val="00A14CE0"/>
    <w:rsid w:val="00A1634D"/>
    <w:rsid w:val="00A2119C"/>
    <w:rsid w:val="00A30A9F"/>
    <w:rsid w:val="00A32091"/>
    <w:rsid w:val="00A32263"/>
    <w:rsid w:val="00A409FB"/>
    <w:rsid w:val="00A41D69"/>
    <w:rsid w:val="00A43C07"/>
    <w:rsid w:val="00A47B17"/>
    <w:rsid w:val="00A50491"/>
    <w:rsid w:val="00A576B0"/>
    <w:rsid w:val="00A57A51"/>
    <w:rsid w:val="00A6165D"/>
    <w:rsid w:val="00A632F6"/>
    <w:rsid w:val="00A717FD"/>
    <w:rsid w:val="00A754F5"/>
    <w:rsid w:val="00A758DC"/>
    <w:rsid w:val="00A963B6"/>
    <w:rsid w:val="00A965C1"/>
    <w:rsid w:val="00AA0322"/>
    <w:rsid w:val="00AA1954"/>
    <w:rsid w:val="00AB378B"/>
    <w:rsid w:val="00AB3E50"/>
    <w:rsid w:val="00AB5E99"/>
    <w:rsid w:val="00AB7BEA"/>
    <w:rsid w:val="00AC2109"/>
    <w:rsid w:val="00AC33AC"/>
    <w:rsid w:val="00AC5DAC"/>
    <w:rsid w:val="00AD105B"/>
    <w:rsid w:val="00AD2249"/>
    <w:rsid w:val="00AD3CC4"/>
    <w:rsid w:val="00AE2033"/>
    <w:rsid w:val="00AF1DA7"/>
    <w:rsid w:val="00AF5247"/>
    <w:rsid w:val="00AF6629"/>
    <w:rsid w:val="00B076C4"/>
    <w:rsid w:val="00B10DBC"/>
    <w:rsid w:val="00B167F6"/>
    <w:rsid w:val="00B26295"/>
    <w:rsid w:val="00B26816"/>
    <w:rsid w:val="00B356AE"/>
    <w:rsid w:val="00B40BFB"/>
    <w:rsid w:val="00B42C71"/>
    <w:rsid w:val="00B453EE"/>
    <w:rsid w:val="00B5791D"/>
    <w:rsid w:val="00B67B10"/>
    <w:rsid w:val="00B70005"/>
    <w:rsid w:val="00B7178F"/>
    <w:rsid w:val="00B820EE"/>
    <w:rsid w:val="00B82E4E"/>
    <w:rsid w:val="00B83291"/>
    <w:rsid w:val="00B8736D"/>
    <w:rsid w:val="00B918EC"/>
    <w:rsid w:val="00B9652E"/>
    <w:rsid w:val="00B96F61"/>
    <w:rsid w:val="00B97F6B"/>
    <w:rsid w:val="00BC09C8"/>
    <w:rsid w:val="00BD0F05"/>
    <w:rsid w:val="00BD1514"/>
    <w:rsid w:val="00BD40C0"/>
    <w:rsid w:val="00BE0CC9"/>
    <w:rsid w:val="00BE2364"/>
    <w:rsid w:val="00BE4BC2"/>
    <w:rsid w:val="00BE70CA"/>
    <w:rsid w:val="00BE7AA4"/>
    <w:rsid w:val="00BE7B01"/>
    <w:rsid w:val="00BF2564"/>
    <w:rsid w:val="00C037D0"/>
    <w:rsid w:val="00C040C5"/>
    <w:rsid w:val="00C0677F"/>
    <w:rsid w:val="00C11E11"/>
    <w:rsid w:val="00C158A9"/>
    <w:rsid w:val="00C237BA"/>
    <w:rsid w:val="00C25E26"/>
    <w:rsid w:val="00C260F3"/>
    <w:rsid w:val="00C26E96"/>
    <w:rsid w:val="00C322DB"/>
    <w:rsid w:val="00C3408F"/>
    <w:rsid w:val="00C43ED0"/>
    <w:rsid w:val="00C44623"/>
    <w:rsid w:val="00C450B1"/>
    <w:rsid w:val="00C53D1A"/>
    <w:rsid w:val="00C54A48"/>
    <w:rsid w:val="00C571AD"/>
    <w:rsid w:val="00C65FF2"/>
    <w:rsid w:val="00C665C4"/>
    <w:rsid w:val="00C719B3"/>
    <w:rsid w:val="00C748AC"/>
    <w:rsid w:val="00C770FC"/>
    <w:rsid w:val="00C80C0E"/>
    <w:rsid w:val="00C93C2A"/>
    <w:rsid w:val="00C93CBA"/>
    <w:rsid w:val="00C95684"/>
    <w:rsid w:val="00CA07D9"/>
    <w:rsid w:val="00CA1BE2"/>
    <w:rsid w:val="00CA275E"/>
    <w:rsid w:val="00CA3FB3"/>
    <w:rsid w:val="00CA46A2"/>
    <w:rsid w:val="00CB21C8"/>
    <w:rsid w:val="00CB4310"/>
    <w:rsid w:val="00CB7C95"/>
    <w:rsid w:val="00CB7CBE"/>
    <w:rsid w:val="00CC3AFC"/>
    <w:rsid w:val="00CC5082"/>
    <w:rsid w:val="00CC690A"/>
    <w:rsid w:val="00CD1C0A"/>
    <w:rsid w:val="00CD4E07"/>
    <w:rsid w:val="00CD6EFB"/>
    <w:rsid w:val="00CD71B1"/>
    <w:rsid w:val="00CE0B6E"/>
    <w:rsid w:val="00CE168A"/>
    <w:rsid w:val="00CE7969"/>
    <w:rsid w:val="00CF166F"/>
    <w:rsid w:val="00CF21FB"/>
    <w:rsid w:val="00CF28CF"/>
    <w:rsid w:val="00CF4E4F"/>
    <w:rsid w:val="00CF7EC4"/>
    <w:rsid w:val="00D177DF"/>
    <w:rsid w:val="00D21F35"/>
    <w:rsid w:val="00D23F4E"/>
    <w:rsid w:val="00D247A8"/>
    <w:rsid w:val="00D2551F"/>
    <w:rsid w:val="00D25E84"/>
    <w:rsid w:val="00D369D0"/>
    <w:rsid w:val="00D462EB"/>
    <w:rsid w:val="00D51C27"/>
    <w:rsid w:val="00D52929"/>
    <w:rsid w:val="00D54FD2"/>
    <w:rsid w:val="00D57844"/>
    <w:rsid w:val="00D6776B"/>
    <w:rsid w:val="00D67E9B"/>
    <w:rsid w:val="00D70B7F"/>
    <w:rsid w:val="00D71C6B"/>
    <w:rsid w:val="00D730A9"/>
    <w:rsid w:val="00D82761"/>
    <w:rsid w:val="00D828BF"/>
    <w:rsid w:val="00D82D32"/>
    <w:rsid w:val="00D856C6"/>
    <w:rsid w:val="00D9131B"/>
    <w:rsid w:val="00D91394"/>
    <w:rsid w:val="00D95022"/>
    <w:rsid w:val="00DA5C2F"/>
    <w:rsid w:val="00DB3BAE"/>
    <w:rsid w:val="00DB428D"/>
    <w:rsid w:val="00DB65C0"/>
    <w:rsid w:val="00DB76D3"/>
    <w:rsid w:val="00DC32C5"/>
    <w:rsid w:val="00DD522C"/>
    <w:rsid w:val="00DD6FDF"/>
    <w:rsid w:val="00DD703C"/>
    <w:rsid w:val="00DE04C1"/>
    <w:rsid w:val="00DF4DBD"/>
    <w:rsid w:val="00DF719E"/>
    <w:rsid w:val="00E05DD1"/>
    <w:rsid w:val="00E07FE0"/>
    <w:rsid w:val="00E100E5"/>
    <w:rsid w:val="00E11742"/>
    <w:rsid w:val="00E11B8B"/>
    <w:rsid w:val="00E143A8"/>
    <w:rsid w:val="00E173AC"/>
    <w:rsid w:val="00E209D2"/>
    <w:rsid w:val="00E23A67"/>
    <w:rsid w:val="00E27112"/>
    <w:rsid w:val="00E3168E"/>
    <w:rsid w:val="00E31CFF"/>
    <w:rsid w:val="00E34938"/>
    <w:rsid w:val="00E34BD3"/>
    <w:rsid w:val="00E4368A"/>
    <w:rsid w:val="00E478B2"/>
    <w:rsid w:val="00E51AAF"/>
    <w:rsid w:val="00E5306F"/>
    <w:rsid w:val="00E56CFF"/>
    <w:rsid w:val="00E63E3A"/>
    <w:rsid w:val="00E63E55"/>
    <w:rsid w:val="00E65F39"/>
    <w:rsid w:val="00E67596"/>
    <w:rsid w:val="00E7188B"/>
    <w:rsid w:val="00E73028"/>
    <w:rsid w:val="00E778E5"/>
    <w:rsid w:val="00E8039F"/>
    <w:rsid w:val="00E82253"/>
    <w:rsid w:val="00E84606"/>
    <w:rsid w:val="00E90D45"/>
    <w:rsid w:val="00E95BE9"/>
    <w:rsid w:val="00E969C3"/>
    <w:rsid w:val="00EA29B2"/>
    <w:rsid w:val="00EA41DA"/>
    <w:rsid w:val="00EA695A"/>
    <w:rsid w:val="00EB046E"/>
    <w:rsid w:val="00EC013A"/>
    <w:rsid w:val="00ED097D"/>
    <w:rsid w:val="00ED389F"/>
    <w:rsid w:val="00ED46CB"/>
    <w:rsid w:val="00ED5BD2"/>
    <w:rsid w:val="00EF0B13"/>
    <w:rsid w:val="00EF49BE"/>
    <w:rsid w:val="00EF7804"/>
    <w:rsid w:val="00F067C2"/>
    <w:rsid w:val="00F13B55"/>
    <w:rsid w:val="00F1710B"/>
    <w:rsid w:val="00F1789C"/>
    <w:rsid w:val="00F178F9"/>
    <w:rsid w:val="00F17BC7"/>
    <w:rsid w:val="00F20538"/>
    <w:rsid w:val="00F25E19"/>
    <w:rsid w:val="00F32ED4"/>
    <w:rsid w:val="00F34003"/>
    <w:rsid w:val="00F3466D"/>
    <w:rsid w:val="00F54DCF"/>
    <w:rsid w:val="00F55128"/>
    <w:rsid w:val="00F56653"/>
    <w:rsid w:val="00F60086"/>
    <w:rsid w:val="00F67F98"/>
    <w:rsid w:val="00F8007B"/>
    <w:rsid w:val="00F809A2"/>
    <w:rsid w:val="00F848A8"/>
    <w:rsid w:val="00F906EC"/>
    <w:rsid w:val="00F949D2"/>
    <w:rsid w:val="00F95AFE"/>
    <w:rsid w:val="00FB22FD"/>
    <w:rsid w:val="00FB3F38"/>
    <w:rsid w:val="00FB6B50"/>
    <w:rsid w:val="00FB6F34"/>
    <w:rsid w:val="00FC4C34"/>
    <w:rsid w:val="00FC5156"/>
    <w:rsid w:val="00FC6FA9"/>
    <w:rsid w:val="00FD12FC"/>
    <w:rsid w:val="00FD32FB"/>
    <w:rsid w:val="00FD6800"/>
    <w:rsid w:val="00FE0C8D"/>
    <w:rsid w:val="00FE22BA"/>
    <w:rsid w:val="00FE2B5C"/>
    <w:rsid w:val="00FE31EA"/>
    <w:rsid w:val="00FF0EB9"/>
    <w:rsid w:val="00FF6155"/>
    <w:rsid w:val="00FF67F8"/>
    <w:rsid w:val="00FF739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71A4F"/>
  <w15:chartTrackingRefBased/>
  <w15:docId w15:val="{B46604BC-32B4-9648-BE92-1FE7AAC81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D389F"/>
    <w:rPr>
      <w:rFonts w:ascii="Times New Roman" w:eastAsia="Times New Roman" w:hAnsi="Times New Roman" w:cs="Times New Roman"/>
    </w:rPr>
  </w:style>
  <w:style w:type="paragraph" w:styleId="berschrift1">
    <w:name w:val="heading 1"/>
    <w:basedOn w:val="Standard"/>
    <w:next w:val="Standard"/>
    <w:link w:val="berschrift1Zchn"/>
    <w:uiPriority w:val="9"/>
    <w:qFormat/>
    <w:rsid w:val="00875A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75A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875AAC"/>
    <w:pPr>
      <w:keepNext/>
      <w:keepLines/>
      <w:spacing w:before="40"/>
      <w:outlineLvl w:val="2"/>
    </w:pPr>
    <w:rPr>
      <w:rFonts w:asciiTheme="majorHAnsi" w:eastAsiaTheme="majorEastAsia" w:hAnsiTheme="majorHAnsi" w:cstheme="majorBidi"/>
      <w:i/>
      <w:color w:val="1F3763" w:themeColor="accent1" w:themeShade="7F"/>
      <w:lang w:val="en-US"/>
    </w:rPr>
  </w:style>
  <w:style w:type="paragraph" w:styleId="berschrift4">
    <w:name w:val="heading 4"/>
    <w:basedOn w:val="Standard"/>
    <w:next w:val="Standard"/>
    <w:link w:val="berschrift4Zchn"/>
    <w:uiPriority w:val="9"/>
    <w:unhideWhenUsed/>
    <w:qFormat/>
    <w:rsid w:val="00875AA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75AAC"/>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875AAC"/>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875AAC"/>
    <w:rPr>
      <w:rFonts w:asciiTheme="majorHAnsi" w:eastAsiaTheme="majorEastAsia" w:hAnsiTheme="majorHAnsi" w:cstheme="majorBidi"/>
      <w:i/>
      <w:color w:val="1F3763" w:themeColor="accent1" w:themeShade="7F"/>
      <w:lang w:val="en-US"/>
    </w:rPr>
  </w:style>
  <w:style w:type="character" w:customStyle="1" w:styleId="berschrift4Zchn">
    <w:name w:val="Überschrift 4 Zchn"/>
    <w:basedOn w:val="Absatz-Standardschriftart"/>
    <w:link w:val="berschrift4"/>
    <w:uiPriority w:val="9"/>
    <w:rsid w:val="00875AAC"/>
    <w:rPr>
      <w:rFonts w:asciiTheme="majorHAnsi" w:eastAsiaTheme="majorEastAsia" w:hAnsiTheme="majorHAnsi" w:cstheme="majorBidi"/>
      <w:i/>
      <w:iCs/>
      <w:color w:val="2F5496" w:themeColor="accent1" w:themeShade="BF"/>
    </w:rPr>
  </w:style>
  <w:style w:type="paragraph" w:styleId="Titel">
    <w:name w:val="Title"/>
    <w:basedOn w:val="Standard"/>
    <w:next w:val="Standard"/>
    <w:link w:val="TitelZchn"/>
    <w:uiPriority w:val="10"/>
    <w:qFormat/>
    <w:rsid w:val="00875AAC"/>
    <w:pPr>
      <w:contextualSpacing/>
      <w:jc w:val="center"/>
    </w:pPr>
    <w:rPr>
      <w:rFonts w:eastAsiaTheme="majorEastAsia" w:cstheme="minorHAnsi"/>
      <w:spacing w:val="-10"/>
      <w:kern w:val="28"/>
      <w:sz w:val="32"/>
      <w:szCs w:val="32"/>
      <w:lang w:val="en-US"/>
    </w:rPr>
  </w:style>
  <w:style w:type="character" w:customStyle="1" w:styleId="TitelZchn">
    <w:name w:val="Titel Zchn"/>
    <w:basedOn w:val="Absatz-Standardschriftart"/>
    <w:link w:val="Titel"/>
    <w:uiPriority w:val="10"/>
    <w:rsid w:val="00875AAC"/>
    <w:rPr>
      <w:rFonts w:ascii="Times New Roman" w:eastAsiaTheme="majorEastAsia" w:hAnsi="Times New Roman" w:cstheme="minorHAnsi"/>
      <w:spacing w:val="-10"/>
      <w:kern w:val="28"/>
      <w:sz w:val="32"/>
      <w:szCs w:val="32"/>
      <w:lang w:val="en-US"/>
    </w:rPr>
  </w:style>
  <w:style w:type="paragraph" w:styleId="Listenabsatz">
    <w:name w:val="List Paragraph"/>
    <w:basedOn w:val="Standard"/>
    <w:uiPriority w:val="34"/>
    <w:qFormat/>
    <w:rsid w:val="00875AAC"/>
    <w:pPr>
      <w:ind w:left="720"/>
      <w:contextualSpacing/>
    </w:pPr>
  </w:style>
  <w:style w:type="character" w:styleId="Kommentarzeichen">
    <w:name w:val="annotation reference"/>
    <w:basedOn w:val="Absatz-Standardschriftart"/>
    <w:uiPriority w:val="99"/>
    <w:semiHidden/>
    <w:unhideWhenUsed/>
    <w:rsid w:val="00875AAC"/>
    <w:rPr>
      <w:sz w:val="16"/>
      <w:szCs w:val="16"/>
    </w:rPr>
  </w:style>
  <w:style w:type="paragraph" w:styleId="Kommentartext">
    <w:name w:val="annotation text"/>
    <w:basedOn w:val="Standard"/>
    <w:link w:val="KommentartextZchn"/>
    <w:uiPriority w:val="99"/>
    <w:unhideWhenUsed/>
    <w:rsid w:val="00875AAC"/>
    <w:rPr>
      <w:sz w:val="20"/>
      <w:szCs w:val="20"/>
    </w:rPr>
  </w:style>
  <w:style w:type="character" w:customStyle="1" w:styleId="KommentartextZchn">
    <w:name w:val="Kommentartext Zchn"/>
    <w:basedOn w:val="Absatz-Standardschriftart"/>
    <w:link w:val="Kommentartext"/>
    <w:uiPriority w:val="99"/>
    <w:rsid w:val="00875AAC"/>
    <w:rPr>
      <w:rFonts w:ascii="Times New Roman" w:eastAsia="Times New Roman" w:hAnsi="Times New Roman" w:cs="Times New Roman"/>
      <w:sz w:val="20"/>
      <w:szCs w:val="20"/>
    </w:rPr>
  </w:style>
  <w:style w:type="paragraph" w:styleId="Sprechblasentext">
    <w:name w:val="Balloon Text"/>
    <w:basedOn w:val="Standard"/>
    <w:link w:val="SprechblasentextZchn"/>
    <w:uiPriority w:val="99"/>
    <w:semiHidden/>
    <w:unhideWhenUsed/>
    <w:rsid w:val="00875AAC"/>
    <w:rPr>
      <w:sz w:val="18"/>
      <w:szCs w:val="18"/>
    </w:rPr>
  </w:style>
  <w:style w:type="character" w:customStyle="1" w:styleId="SprechblasentextZchn">
    <w:name w:val="Sprechblasentext Zchn"/>
    <w:basedOn w:val="Absatz-Standardschriftart"/>
    <w:link w:val="Sprechblasentext"/>
    <w:uiPriority w:val="99"/>
    <w:semiHidden/>
    <w:rsid w:val="00875AAC"/>
    <w:rPr>
      <w:rFonts w:ascii="Times New Roman" w:eastAsia="Times New Roman" w:hAnsi="Times New Roman" w:cs="Times New Roman"/>
      <w:sz w:val="18"/>
      <w:szCs w:val="18"/>
    </w:rPr>
  </w:style>
  <w:style w:type="paragraph" w:styleId="Kommentarthema">
    <w:name w:val="annotation subject"/>
    <w:basedOn w:val="Kommentartext"/>
    <w:next w:val="Kommentartext"/>
    <w:link w:val="KommentarthemaZchn"/>
    <w:uiPriority w:val="99"/>
    <w:semiHidden/>
    <w:unhideWhenUsed/>
    <w:rsid w:val="00662724"/>
    <w:rPr>
      <w:b/>
      <w:bCs/>
    </w:rPr>
  </w:style>
  <w:style w:type="character" w:customStyle="1" w:styleId="KommentarthemaZchn">
    <w:name w:val="Kommentarthema Zchn"/>
    <w:basedOn w:val="KommentartextZchn"/>
    <w:link w:val="Kommentarthema"/>
    <w:uiPriority w:val="99"/>
    <w:semiHidden/>
    <w:rsid w:val="00662724"/>
    <w:rPr>
      <w:rFonts w:ascii="Times New Roman" w:eastAsia="Times New Roman" w:hAnsi="Times New Roman" w:cs="Times New Roman"/>
      <w:b/>
      <w:bCs/>
      <w:sz w:val="20"/>
      <w:szCs w:val="20"/>
    </w:rPr>
  </w:style>
  <w:style w:type="paragraph" w:styleId="Beschriftung">
    <w:name w:val="caption"/>
    <w:basedOn w:val="Standard"/>
    <w:next w:val="Standard"/>
    <w:uiPriority w:val="35"/>
    <w:unhideWhenUsed/>
    <w:qFormat/>
    <w:rsid w:val="009A0DE2"/>
    <w:pPr>
      <w:spacing w:after="200"/>
    </w:pPr>
    <w:rPr>
      <w:rFonts w:asciiTheme="minorHAnsi" w:hAnsiTheme="minorHAnsi" w:cstheme="minorHAnsi"/>
      <w:iCs/>
      <w:color w:val="44546A" w:themeColor="text2"/>
      <w:sz w:val="20"/>
      <w:szCs w:val="20"/>
      <w:lang w:val="en-US"/>
    </w:rPr>
  </w:style>
  <w:style w:type="table" w:styleId="Tabellenraster">
    <w:name w:val="Table Grid"/>
    <w:basedOn w:val="NormaleTabelle"/>
    <w:uiPriority w:val="39"/>
    <w:rsid w:val="007D1E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B8736D"/>
    <w:rPr>
      <w:color w:val="808080"/>
    </w:rPr>
  </w:style>
  <w:style w:type="paragraph" w:styleId="Fuzeile">
    <w:name w:val="footer"/>
    <w:basedOn w:val="Standard"/>
    <w:link w:val="FuzeileZchn"/>
    <w:uiPriority w:val="99"/>
    <w:unhideWhenUsed/>
    <w:rsid w:val="007E539A"/>
    <w:pPr>
      <w:tabs>
        <w:tab w:val="center" w:pos="4536"/>
        <w:tab w:val="right" w:pos="9072"/>
      </w:tabs>
    </w:pPr>
  </w:style>
  <w:style w:type="character" w:customStyle="1" w:styleId="FuzeileZchn">
    <w:name w:val="Fußzeile Zchn"/>
    <w:basedOn w:val="Absatz-Standardschriftart"/>
    <w:link w:val="Fuzeile"/>
    <w:uiPriority w:val="99"/>
    <w:rsid w:val="007E539A"/>
    <w:rPr>
      <w:rFonts w:ascii="Times New Roman" w:eastAsia="Times New Roman" w:hAnsi="Times New Roman" w:cs="Times New Roman"/>
    </w:rPr>
  </w:style>
  <w:style w:type="character" w:styleId="Seitenzahl">
    <w:name w:val="page number"/>
    <w:basedOn w:val="Absatz-Standardschriftart"/>
    <w:uiPriority w:val="99"/>
    <w:semiHidden/>
    <w:unhideWhenUsed/>
    <w:rsid w:val="007E539A"/>
  </w:style>
  <w:style w:type="character" w:styleId="Zeilennummer">
    <w:name w:val="line number"/>
    <w:basedOn w:val="Absatz-Standardschriftart"/>
    <w:uiPriority w:val="99"/>
    <w:semiHidden/>
    <w:unhideWhenUsed/>
    <w:rsid w:val="00042FF4"/>
  </w:style>
  <w:style w:type="paragraph" w:styleId="berarbeitung">
    <w:name w:val="Revision"/>
    <w:hidden/>
    <w:uiPriority w:val="99"/>
    <w:semiHidden/>
    <w:rsid w:val="0034666C"/>
    <w:rPr>
      <w:rFonts w:ascii="Times New Roman" w:eastAsia="Times New Roman" w:hAnsi="Times New Roman" w:cs="Times New Roman"/>
    </w:rPr>
  </w:style>
  <w:style w:type="paragraph" w:styleId="Kopfzeile">
    <w:name w:val="header"/>
    <w:basedOn w:val="Standard"/>
    <w:link w:val="KopfzeileZchn"/>
    <w:uiPriority w:val="99"/>
    <w:unhideWhenUsed/>
    <w:rsid w:val="0034666C"/>
    <w:pPr>
      <w:tabs>
        <w:tab w:val="center" w:pos="4536"/>
        <w:tab w:val="right" w:pos="9072"/>
      </w:tabs>
    </w:pPr>
  </w:style>
  <w:style w:type="character" w:customStyle="1" w:styleId="KopfzeileZchn">
    <w:name w:val="Kopfzeile Zchn"/>
    <w:basedOn w:val="Absatz-Standardschriftart"/>
    <w:link w:val="Kopfzeile"/>
    <w:uiPriority w:val="99"/>
    <w:rsid w:val="0034666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22469">
      <w:bodyDiv w:val="1"/>
      <w:marLeft w:val="0"/>
      <w:marRight w:val="0"/>
      <w:marTop w:val="0"/>
      <w:marBottom w:val="0"/>
      <w:divBdr>
        <w:top w:val="none" w:sz="0" w:space="0" w:color="auto"/>
        <w:left w:val="none" w:sz="0" w:space="0" w:color="auto"/>
        <w:bottom w:val="none" w:sz="0" w:space="0" w:color="auto"/>
        <w:right w:val="none" w:sz="0" w:space="0" w:color="auto"/>
      </w:divBdr>
    </w:div>
    <w:div w:id="58796422">
      <w:bodyDiv w:val="1"/>
      <w:marLeft w:val="0"/>
      <w:marRight w:val="0"/>
      <w:marTop w:val="0"/>
      <w:marBottom w:val="0"/>
      <w:divBdr>
        <w:top w:val="none" w:sz="0" w:space="0" w:color="auto"/>
        <w:left w:val="none" w:sz="0" w:space="0" w:color="auto"/>
        <w:bottom w:val="none" w:sz="0" w:space="0" w:color="auto"/>
        <w:right w:val="none" w:sz="0" w:space="0" w:color="auto"/>
      </w:divBdr>
    </w:div>
    <w:div w:id="146093097">
      <w:bodyDiv w:val="1"/>
      <w:marLeft w:val="0"/>
      <w:marRight w:val="0"/>
      <w:marTop w:val="0"/>
      <w:marBottom w:val="0"/>
      <w:divBdr>
        <w:top w:val="none" w:sz="0" w:space="0" w:color="auto"/>
        <w:left w:val="none" w:sz="0" w:space="0" w:color="auto"/>
        <w:bottom w:val="none" w:sz="0" w:space="0" w:color="auto"/>
        <w:right w:val="none" w:sz="0" w:space="0" w:color="auto"/>
      </w:divBdr>
      <w:divsChild>
        <w:div w:id="1153720460">
          <w:marLeft w:val="288"/>
          <w:marRight w:val="0"/>
          <w:marTop w:val="77"/>
          <w:marBottom w:val="0"/>
          <w:divBdr>
            <w:top w:val="none" w:sz="0" w:space="0" w:color="auto"/>
            <w:left w:val="none" w:sz="0" w:space="0" w:color="auto"/>
            <w:bottom w:val="none" w:sz="0" w:space="0" w:color="auto"/>
            <w:right w:val="none" w:sz="0" w:space="0" w:color="auto"/>
          </w:divBdr>
        </w:div>
      </w:divsChild>
    </w:div>
    <w:div w:id="152257236">
      <w:bodyDiv w:val="1"/>
      <w:marLeft w:val="0"/>
      <w:marRight w:val="0"/>
      <w:marTop w:val="0"/>
      <w:marBottom w:val="0"/>
      <w:divBdr>
        <w:top w:val="none" w:sz="0" w:space="0" w:color="auto"/>
        <w:left w:val="none" w:sz="0" w:space="0" w:color="auto"/>
        <w:bottom w:val="none" w:sz="0" w:space="0" w:color="auto"/>
        <w:right w:val="none" w:sz="0" w:space="0" w:color="auto"/>
      </w:divBdr>
      <w:divsChild>
        <w:div w:id="1591356516">
          <w:marLeft w:val="288"/>
          <w:marRight w:val="0"/>
          <w:marTop w:val="86"/>
          <w:marBottom w:val="0"/>
          <w:divBdr>
            <w:top w:val="none" w:sz="0" w:space="0" w:color="auto"/>
            <w:left w:val="none" w:sz="0" w:space="0" w:color="auto"/>
            <w:bottom w:val="none" w:sz="0" w:space="0" w:color="auto"/>
            <w:right w:val="none" w:sz="0" w:space="0" w:color="auto"/>
          </w:divBdr>
        </w:div>
      </w:divsChild>
    </w:div>
    <w:div w:id="162668970">
      <w:bodyDiv w:val="1"/>
      <w:marLeft w:val="0"/>
      <w:marRight w:val="0"/>
      <w:marTop w:val="0"/>
      <w:marBottom w:val="0"/>
      <w:divBdr>
        <w:top w:val="none" w:sz="0" w:space="0" w:color="auto"/>
        <w:left w:val="none" w:sz="0" w:space="0" w:color="auto"/>
        <w:bottom w:val="none" w:sz="0" w:space="0" w:color="auto"/>
        <w:right w:val="none" w:sz="0" w:space="0" w:color="auto"/>
      </w:divBdr>
    </w:div>
    <w:div w:id="202596331">
      <w:bodyDiv w:val="1"/>
      <w:marLeft w:val="0"/>
      <w:marRight w:val="0"/>
      <w:marTop w:val="0"/>
      <w:marBottom w:val="0"/>
      <w:divBdr>
        <w:top w:val="none" w:sz="0" w:space="0" w:color="auto"/>
        <w:left w:val="none" w:sz="0" w:space="0" w:color="auto"/>
        <w:bottom w:val="none" w:sz="0" w:space="0" w:color="auto"/>
        <w:right w:val="none" w:sz="0" w:space="0" w:color="auto"/>
      </w:divBdr>
      <w:divsChild>
        <w:div w:id="1732190539">
          <w:marLeft w:val="288"/>
          <w:marRight w:val="0"/>
          <w:marTop w:val="77"/>
          <w:marBottom w:val="0"/>
          <w:divBdr>
            <w:top w:val="none" w:sz="0" w:space="0" w:color="auto"/>
            <w:left w:val="none" w:sz="0" w:space="0" w:color="auto"/>
            <w:bottom w:val="none" w:sz="0" w:space="0" w:color="auto"/>
            <w:right w:val="none" w:sz="0" w:space="0" w:color="auto"/>
          </w:divBdr>
        </w:div>
        <w:div w:id="1428620272">
          <w:marLeft w:val="288"/>
          <w:marRight w:val="0"/>
          <w:marTop w:val="77"/>
          <w:marBottom w:val="0"/>
          <w:divBdr>
            <w:top w:val="none" w:sz="0" w:space="0" w:color="auto"/>
            <w:left w:val="none" w:sz="0" w:space="0" w:color="auto"/>
            <w:bottom w:val="none" w:sz="0" w:space="0" w:color="auto"/>
            <w:right w:val="none" w:sz="0" w:space="0" w:color="auto"/>
          </w:divBdr>
        </w:div>
      </w:divsChild>
    </w:div>
    <w:div w:id="216554788">
      <w:bodyDiv w:val="1"/>
      <w:marLeft w:val="0"/>
      <w:marRight w:val="0"/>
      <w:marTop w:val="0"/>
      <w:marBottom w:val="0"/>
      <w:divBdr>
        <w:top w:val="none" w:sz="0" w:space="0" w:color="auto"/>
        <w:left w:val="none" w:sz="0" w:space="0" w:color="auto"/>
        <w:bottom w:val="none" w:sz="0" w:space="0" w:color="auto"/>
        <w:right w:val="none" w:sz="0" w:space="0" w:color="auto"/>
      </w:divBdr>
    </w:div>
    <w:div w:id="228461466">
      <w:bodyDiv w:val="1"/>
      <w:marLeft w:val="0"/>
      <w:marRight w:val="0"/>
      <w:marTop w:val="0"/>
      <w:marBottom w:val="0"/>
      <w:divBdr>
        <w:top w:val="none" w:sz="0" w:space="0" w:color="auto"/>
        <w:left w:val="none" w:sz="0" w:space="0" w:color="auto"/>
        <w:bottom w:val="none" w:sz="0" w:space="0" w:color="auto"/>
        <w:right w:val="none" w:sz="0" w:space="0" w:color="auto"/>
      </w:divBdr>
    </w:div>
    <w:div w:id="366292642">
      <w:bodyDiv w:val="1"/>
      <w:marLeft w:val="0"/>
      <w:marRight w:val="0"/>
      <w:marTop w:val="0"/>
      <w:marBottom w:val="0"/>
      <w:divBdr>
        <w:top w:val="none" w:sz="0" w:space="0" w:color="auto"/>
        <w:left w:val="none" w:sz="0" w:space="0" w:color="auto"/>
        <w:bottom w:val="none" w:sz="0" w:space="0" w:color="auto"/>
        <w:right w:val="none" w:sz="0" w:space="0" w:color="auto"/>
      </w:divBdr>
      <w:divsChild>
        <w:div w:id="1778216665">
          <w:marLeft w:val="288"/>
          <w:marRight w:val="0"/>
          <w:marTop w:val="77"/>
          <w:marBottom w:val="0"/>
          <w:divBdr>
            <w:top w:val="none" w:sz="0" w:space="0" w:color="auto"/>
            <w:left w:val="none" w:sz="0" w:space="0" w:color="auto"/>
            <w:bottom w:val="none" w:sz="0" w:space="0" w:color="auto"/>
            <w:right w:val="none" w:sz="0" w:space="0" w:color="auto"/>
          </w:divBdr>
        </w:div>
      </w:divsChild>
    </w:div>
    <w:div w:id="372732654">
      <w:bodyDiv w:val="1"/>
      <w:marLeft w:val="0"/>
      <w:marRight w:val="0"/>
      <w:marTop w:val="0"/>
      <w:marBottom w:val="0"/>
      <w:divBdr>
        <w:top w:val="none" w:sz="0" w:space="0" w:color="auto"/>
        <w:left w:val="none" w:sz="0" w:space="0" w:color="auto"/>
        <w:bottom w:val="none" w:sz="0" w:space="0" w:color="auto"/>
        <w:right w:val="none" w:sz="0" w:space="0" w:color="auto"/>
      </w:divBdr>
      <w:divsChild>
        <w:div w:id="1747411962">
          <w:marLeft w:val="0"/>
          <w:marRight w:val="0"/>
          <w:marTop w:val="0"/>
          <w:marBottom w:val="0"/>
          <w:divBdr>
            <w:top w:val="none" w:sz="0" w:space="0" w:color="auto"/>
            <w:left w:val="none" w:sz="0" w:space="0" w:color="auto"/>
            <w:bottom w:val="none" w:sz="0" w:space="0" w:color="auto"/>
            <w:right w:val="none" w:sz="0" w:space="0" w:color="auto"/>
          </w:divBdr>
          <w:divsChild>
            <w:div w:id="1755976725">
              <w:marLeft w:val="0"/>
              <w:marRight w:val="0"/>
              <w:marTop w:val="0"/>
              <w:marBottom w:val="0"/>
              <w:divBdr>
                <w:top w:val="none" w:sz="0" w:space="0" w:color="auto"/>
                <w:left w:val="none" w:sz="0" w:space="0" w:color="auto"/>
                <w:bottom w:val="none" w:sz="0" w:space="0" w:color="auto"/>
                <w:right w:val="none" w:sz="0" w:space="0" w:color="auto"/>
              </w:divBdr>
              <w:divsChild>
                <w:div w:id="59640683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39574424">
      <w:bodyDiv w:val="1"/>
      <w:marLeft w:val="0"/>
      <w:marRight w:val="0"/>
      <w:marTop w:val="0"/>
      <w:marBottom w:val="0"/>
      <w:divBdr>
        <w:top w:val="none" w:sz="0" w:space="0" w:color="auto"/>
        <w:left w:val="none" w:sz="0" w:space="0" w:color="auto"/>
        <w:bottom w:val="none" w:sz="0" w:space="0" w:color="auto"/>
        <w:right w:val="none" w:sz="0" w:space="0" w:color="auto"/>
      </w:divBdr>
      <w:divsChild>
        <w:div w:id="542331399">
          <w:marLeft w:val="288"/>
          <w:marRight w:val="0"/>
          <w:marTop w:val="86"/>
          <w:marBottom w:val="0"/>
          <w:divBdr>
            <w:top w:val="none" w:sz="0" w:space="0" w:color="auto"/>
            <w:left w:val="none" w:sz="0" w:space="0" w:color="auto"/>
            <w:bottom w:val="none" w:sz="0" w:space="0" w:color="auto"/>
            <w:right w:val="none" w:sz="0" w:space="0" w:color="auto"/>
          </w:divBdr>
        </w:div>
        <w:div w:id="865564444">
          <w:marLeft w:val="288"/>
          <w:marRight w:val="0"/>
          <w:marTop w:val="86"/>
          <w:marBottom w:val="0"/>
          <w:divBdr>
            <w:top w:val="none" w:sz="0" w:space="0" w:color="auto"/>
            <w:left w:val="none" w:sz="0" w:space="0" w:color="auto"/>
            <w:bottom w:val="none" w:sz="0" w:space="0" w:color="auto"/>
            <w:right w:val="none" w:sz="0" w:space="0" w:color="auto"/>
          </w:divBdr>
        </w:div>
        <w:div w:id="990061703">
          <w:marLeft w:val="562"/>
          <w:marRight w:val="0"/>
          <w:marTop w:val="86"/>
          <w:marBottom w:val="0"/>
          <w:divBdr>
            <w:top w:val="none" w:sz="0" w:space="0" w:color="auto"/>
            <w:left w:val="none" w:sz="0" w:space="0" w:color="auto"/>
            <w:bottom w:val="none" w:sz="0" w:space="0" w:color="auto"/>
            <w:right w:val="none" w:sz="0" w:space="0" w:color="auto"/>
          </w:divBdr>
        </w:div>
        <w:div w:id="1646351707">
          <w:marLeft w:val="562"/>
          <w:marRight w:val="0"/>
          <w:marTop w:val="86"/>
          <w:marBottom w:val="0"/>
          <w:divBdr>
            <w:top w:val="none" w:sz="0" w:space="0" w:color="auto"/>
            <w:left w:val="none" w:sz="0" w:space="0" w:color="auto"/>
            <w:bottom w:val="none" w:sz="0" w:space="0" w:color="auto"/>
            <w:right w:val="none" w:sz="0" w:space="0" w:color="auto"/>
          </w:divBdr>
        </w:div>
        <w:div w:id="152912045">
          <w:marLeft w:val="562"/>
          <w:marRight w:val="0"/>
          <w:marTop w:val="86"/>
          <w:marBottom w:val="0"/>
          <w:divBdr>
            <w:top w:val="none" w:sz="0" w:space="0" w:color="auto"/>
            <w:left w:val="none" w:sz="0" w:space="0" w:color="auto"/>
            <w:bottom w:val="none" w:sz="0" w:space="0" w:color="auto"/>
            <w:right w:val="none" w:sz="0" w:space="0" w:color="auto"/>
          </w:divBdr>
        </w:div>
        <w:div w:id="1951738757">
          <w:marLeft w:val="288"/>
          <w:marRight w:val="0"/>
          <w:marTop w:val="86"/>
          <w:marBottom w:val="0"/>
          <w:divBdr>
            <w:top w:val="none" w:sz="0" w:space="0" w:color="auto"/>
            <w:left w:val="none" w:sz="0" w:space="0" w:color="auto"/>
            <w:bottom w:val="none" w:sz="0" w:space="0" w:color="auto"/>
            <w:right w:val="none" w:sz="0" w:space="0" w:color="auto"/>
          </w:divBdr>
        </w:div>
      </w:divsChild>
    </w:div>
    <w:div w:id="469175047">
      <w:bodyDiv w:val="1"/>
      <w:marLeft w:val="0"/>
      <w:marRight w:val="0"/>
      <w:marTop w:val="0"/>
      <w:marBottom w:val="0"/>
      <w:divBdr>
        <w:top w:val="none" w:sz="0" w:space="0" w:color="auto"/>
        <w:left w:val="none" w:sz="0" w:space="0" w:color="auto"/>
        <w:bottom w:val="none" w:sz="0" w:space="0" w:color="auto"/>
        <w:right w:val="none" w:sz="0" w:space="0" w:color="auto"/>
      </w:divBdr>
      <w:divsChild>
        <w:div w:id="1061174570">
          <w:marLeft w:val="288"/>
          <w:marRight w:val="0"/>
          <w:marTop w:val="86"/>
          <w:marBottom w:val="0"/>
          <w:divBdr>
            <w:top w:val="none" w:sz="0" w:space="0" w:color="auto"/>
            <w:left w:val="none" w:sz="0" w:space="0" w:color="auto"/>
            <w:bottom w:val="none" w:sz="0" w:space="0" w:color="auto"/>
            <w:right w:val="none" w:sz="0" w:space="0" w:color="auto"/>
          </w:divBdr>
        </w:div>
        <w:div w:id="295962117">
          <w:marLeft w:val="562"/>
          <w:marRight w:val="0"/>
          <w:marTop w:val="77"/>
          <w:marBottom w:val="0"/>
          <w:divBdr>
            <w:top w:val="none" w:sz="0" w:space="0" w:color="auto"/>
            <w:left w:val="none" w:sz="0" w:space="0" w:color="auto"/>
            <w:bottom w:val="none" w:sz="0" w:space="0" w:color="auto"/>
            <w:right w:val="none" w:sz="0" w:space="0" w:color="auto"/>
          </w:divBdr>
        </w:div>
        <w:div w:id="1778602544">
          <w:marLeft w:val="562"/>
          <w:marRight w:val="0"/>
          <w:marTop w:val="77"/>
          <w:marBottom w:val="0"/>
          <w:divBdr>
            <w:top w:val="none" w:sz="0" w:space="0" w:color="auto"/>
            <w:left w:val="none" w:sz="0" w:space="0" w:color="auto"/>
            <w:bottom w:val="none" w:sz="0" w:space="0" w:color="auto"/>
            <w:right w:val="none" w:sz="0" w:space="0" w:color="auto"/>
          </w:divBdr>
        </w:div>
        <w:div w:id="1495074152">
          <w:marLeft w:val="288"/>
          <w:marRight w:val="0"/>
          <w:marTop w:val="86"/>
          <w:marBottom w:val="0"/>
          <w:divBdr>
            <w:top w:val="none" w:sz="0" w:space="0" w:color="auto"/>
            <w:left w:val="none" w:sz="0" w:space="0" w:color="auto"/>
            <w:bottom w:val="none" w:sz="0" w:space="0" w:color="auto"/>
            <w:right w:val="none" w:sz="0" w:space="0" w:color="auto"/>
          </w:divBdr>
        </w:div>
        <w:div w:id="2111662598">
          <w:marLeft w:val="562"/>
          <w:marRight w:val="0"/>
          <w:marTop w:val="77"/>
          <w:marBottom w:val="0"/>
          <w:divBdr>
            <w:top w:val="none" w:sz="0" w:space="0" w:color="auto"/>
            <w:left w:val="none" w:sz="0" w:space="0" w:color="auto"/>
            <w:bottom w:val="none" w:sz="0" w:space="0" w:color="auto"/>
            <w:right w:val="none" w:sz="0" w:space="0" w:color="auto"/>
          </w:divBdr>
        </w:div>
        <w:div w:id="706225692">
          <w:marLeft w:val="562"/>
          <w:marRight w:val="0"/>
          <w:marTop w:val="77"/>
          <w:marBottom w:val="0"/>
          <w:divBdr>
            <w:top w:val="none" w:sz="0" w:space="0" w:color="auto"/>
            <w:left w:val="none" w:sz="0" w:space="0" w:color="auto"/>
            <w:bottom w:val="none" w:sz="0" w:space="0" w:color="auto"/>
            <w:right w:val="none" w:sz="0" w:space="0" w:color="auto"/>
          </w:divBdr>
        </w:div>
      </w:divsChild>
    </w:div>
    <w:div w:id="489373969">
      <w:bodyDiv w:val="1"/>
      <w:marLeft w:val="0"/>
      <w:marRight w:val="0"/>
      <w:marTop w:val="0"/>
      <w:marBottom w:val="0"/>
      <w:divBdr>
        <w:top w:val="none" w:sz="0" w:space="0" w:color="auto"/>
        <w:left w:val="none" w:sz="0" w:space="0" w:color="auto"/>
        <w:bottom w:val="none" w:sz="0" w:space="0" w:color="auto"/>
        <w:right w:val="none" w:sz="0" w:space="0" w:color="auto"/>
      </w:divBdr>
    </w:div>
    <w:div w:id="512381197">
      <w:bodyDiv w:val="1"/>
      <w:marLeft w:val="0"/>
      <w:marRight w:val="0"/>
      <w:marTop w:val="0"/>
      <w:marBottom w:val="0"/>
      <w:divBdr>
        <w:top w:val="none" w:sz="0" w:space="0" w:color="auto"/>
        <w:left w:val="none" w:sz="0" w:space="0" w:color="auto"/>
        <w:bottom w:val="none" w:sz="0" w:space="0" w:color="auto"/>
        <w:right w:val="none" w:sz="0" w:space="0" w:color="auto"/>
      </w:divBdr>
    </w:div>
    <w:div w:id="568465762">
      <w:bodyDiv w:val="1"/>
      <w:marLeft w:val="0"/>
      <w:marRight w:val="0"/>
      <w:marTop w:val="0"/>
      <w:marBottom w:val="0"/>
      <w:divBdr>
        <w:top w:val="none" w:sz="0" w:space="0" w:color="auto"/>
        <w:left w:val="none" w:sz="0" w:space="0" w:color="auto"/>
        <w:bottom w:val="none" w:sz="0" w:space="0" w:color="auto"/>
        <w:right w:val="none" w:sz="0" w:space="0" w:color="auto"/>
      </w:divBdr>
      <w:divsChild>
        <w:div w:id="2038962510">
          <w:marLeft w:val="288"/>
          <w:marRight w:val="0"/>
          <w:marTop w:val="86"/>
          <w:marBottom w:val="0"/>
          <w:divBdr>
            <w:top w:val="none" w:sz="0" w:space="0" w:color="auto"/>
            <w:left w:val="none" w:sz="0" w:space="0" w:color="auto"/>
            <w:bottom w:val="none" w:sz="0" w:space="0" w:color="auto"/>
            <w:right w:val="none" w:sz="0" w:space="0" w:color="auto"/>
          </w:divBdr>
        </w:div>
        <w:div w:id="359010656">
          <w:marLeft w:val="288"/>
          <w:marRight w:val="0"/>
          <w:marTop w:val="86"/>
          <w:marBottom w:val="0"/>
          <w:divBdr>
            <w:top w:val="none" w:sz="0" w:space="0" w:color="auto"/>
            <w:left w:val="none" w:sz="0" w:space="0" w:color="auto"/>
            <w:bottom w:val="none" w:sz="0" w:space="0" w:color="auto"/>
            <w:right w:val="none" w:sz="0" w:space="0" w:color="auto"/>
          </w:divBdr>
        </w:div>
      </w:divsChild>
    </w:div>
    <w:div w:id="589776931">
      <w:bodyDiv w:val="1"/>
      <w:marLeft w:val="0"/>
      <w:marRight w:val="0"/>
      <w:marTop w:val="0"/>
      <w:marBottom w:val="0"/>
      <w:divBdr>
        <w:top w:val="none" w:sz="0" w:space="0" w:color="auto"/>
        <w:left w:val="none" w:sz="0" w:space="0" w:color="auto"/>
        <w:bottom w:val="none" w:sz="0" w:space="0" w:color="auto"/>
        <w:right w:val="none" w:sz="0" w:space="0" w:color="auto"/>
      </w:divBdr>
    </w:div>
    <w:div w:id="701126929">
      <w:bodyDiv w:val="1"/>
      <w:marLeft w:val="0"/>
      <w:marRight w:val="0"/>
      <w:marTop w:val="0"/>
      <w:marBottom w:val="0"/>
      <w:divBdr>
        <w:top w:val="none" w:sz="0" w:space="0" w:color="auto"/>
        <w:left w:val="none" w:sz="0" w:space="0" w:color="auto"/>
        <w:bottom w:val="none" w:sz="0" w:space="0" w:color="auto"/>
        <w:right w:val="none" w:sz="0" w:space="0" w:color="auto"/>
      </w:divBdr>
      <w:divsChild>
        <w:div w:id="1194265517">
          <w:marLeft w:val="288"/>
          <w:marRight w:val="0"/>
          <w:marTop w:val="86"/>
          <w:marBottom w:val="0"/>
          <w:divBdr>
            <w:top w:val="none" w:sz="0" w:space="0" w:color="auto"/>
            <w:left w:val="none" w:sz="0" w:space="0" w:color="auto"/>
            <w:bottom w:val="none" w:sz="0" w:space="0" w:color="auto"/>
            <w:right w:val="none" w:sz="0" w:space="0" w:color="auto"/>
          </w:divBdr>
        </w:div>
        <w:div w:id="1572157337">
          <w:marLeft w:val="288"/>
          <w:marRight w:val="0"/>
          <w:marTop w:val="86"/>
          <w:marBottom w:val="0"/>
          <w:divBdr>
            <w:top w:val="none" w:sz="0" w:space="0" w:color="auto"/>
            <w:left w:val="none" w:sz="0" w:space="0" w:color="auto"/>
            <w:bottom w:val="none" w:sz="0" w:space="0" w:color="auto"/>
            <w:right w:val="none" w:sz="0" w:space="0" w:color="auto"/>
          </w:divBdr>
        </w:div>
        <w:div w:id="656109687">
          <w:marLeft w:val="288"/>
          <w:marRight w:val="0"/>
          <w:marTop w:val="86"/>
          <w:marBottom w:val="0"/>
          <w:divBdr>
            <w:top w:val="none" w:sz="0" w:space="0" w:color="auto"/>
            <w:left w:val="none" w:sz="0" w:space="0" w:color="auto"/>
            <w:bottom w:val="none" w:sz="0" w:space="0" w:color="auto"/>
            <w:right w:val="none" w:sz="0" w:space="0" w:color="auto"/>
          </w:divBdr>
        </w:div>
      </w:divsChild>
    </w:div>
    <w:div w:id="704521679">
      <w:bodyDiv w:val="1"/>
      <w:marLeft w:val="0"/>
      <w:marRight w:val="0"/>
      <w:marTop w:val="0"/>
      <w:marBottom w:val="0"/>
      <w:divBdr>
        <w:top w:val="none" w:sz="0" w:space="0" w:color="auto"/>
        <w:left w:val="none" w:sz="0" w:space="0" w:color="auto"/>
        <w:bottom w:val="none" w:sz="0" w:space="0" w:color="auto"/>
        <w:right w:val="none" w:sz="0" w:space="0" w:color="auto"/>
      </w:divBdr>
      <w:divsChild>
        <w:div w:id="2090496142">
          <w:marLeft w:val="288"/>
          <w:marRight w:val="0"/>
          <w:marTop w:val="86"/>
          <w:marBottom w:val="0"/>
          <w:divBdr>
            <w:top w:val="none" w:sz="0" w:space="0" w:color="auto"/>
            <w:left w:val="none" w:sz="0" w:space="0" w:color="auto"/>
            <w:bottom w:val="none" w:sz="0" w:space="0" w:color="auto"/>
            <w:right w:val="none" w:sz="0" w:space="0" w:color="auto"/>
          </w:divBdr>
        </w:div>
        <w:div w:id="1266114255">
          <w:marLeft w:val="288"/>
          <w:marRight w:val="0"/>
          <w:marTop w:val="86"/>
          <w:marBottom w:val="0"/>
          <w:divBdr>
            <w:top w:val="none" w:sz="0" w:space="0" w:color="auto"/>
            <w:left w:val="none" w:sz="0" w:space="0" w:color="auto"/>
            <w:bottom w:val="none" w:sz="0" w:space="0" w:color="auto"/>
            <w:right w:val="none" w:sz="0" w:space="0" w:color="auto"/>
          </w:divBdr>
        </w:div>
        <w:div w:id="641159628">
          <w:marLeft w:val="562"/>
          <w:marRight w:val="0"/>
          <w:marTop w:val="86"/>
          <w:marBottom w:val="0"/>
          <w:divBdr>
            <w:top w:val="none" w:sz="0" w:space="0" w:color="auto"/>
            <w:left w:val="none" w:sz="0" w:space="0" w:color="auto"/>
            <w:bottom w:val="none" w:sz="0" w:space="0" w:color="auto"/>
            <w:right w:val="none" w:sz="0" w:space="0" w:color="auto"/>
          </w:divBdr>
        </w:div>
        <w:div w:id="2089232042">
          <w:marLeft w:val="562"/>
          <w:marRight w:val="0"/>
          <w:marTop w:val="86"/>
          <w:marBottom w:val="0"/>
          <w:divBdr>
            <w:top w:val="none" w:sz="0" w:space="0" w:color="auto"/>
            <w:left w:val="none" w:sz="0" w:space="0" w:color="auto"/>
            <w:bottom w:val="none" w:sz="0" w:space="0" w:color="auto"/>
            <w:right w:val="none" w:sz="0" w:space="0" w:color="auto"/>
          </w:divBdr>
        </w:div>
        <w:div w:id="1928805274">
          <w:marLeft w:val="562"/>
          <w:marRight w:val="0"/>
          <w:marTop w:val="86"/>
          <w:marBottom w:val="0"/>
          <w:divBdr>
            <w:top w:val="none" w:sz="0" w:space="0" w:color="auto"/>
            <w:left w:val="none" w:sz="0" w:space="0" w:color="auto"/>
            <w:bottom w:val="none" w:sz="0" w:space="0" w:color="auto"/>
            <w:right w:val="none" w:sz="0" w:space="0" w:color="auto"/>
          </w:divBdr>
        </w:div>
        <w:div w:id="1932857897">
          <w:marLeft w:val="288"/>
          <w:marRight w:val="0"/>
          <w:marTop w:val="86"/>
          <w:marBottom w:val="0"/>
          <w:divBdr>
            <w:top w:val="none" w:sz="0" w:space="0" w:color="auto"/>
            <w:left w:val="none" w:sz="0" w:space="0" w:color="auto"/>
            <w:bottom w:val="none" w:sz="0" w:space="0" w:color="auto"/>
            <w:right w:val="none" w:sz="0" w:space="0" w:color="auto"/>
          </w:divBdr>
        </w:div>
      </w:divsChild>
    </w:div>
    <w:div w:id="735278242">
      <w:bodyDiv w:val="1"/>
      <w:marLeft w:val="0"/>
      <w:marRight w:val="0"/>
      <w:marTop w:val="0"/>
      <w:marBottom w:val="0"/>
      <w:divBdr>
        <w:top w:val="none" w:sz="0" w:space="0" w:color="auto"/>
        <w:left w:val="none" w:sz="0" w:space="0" w:color="auto"/>
        <w:bottom w:val="none" w:sz="0" w:space="0" w:color="auto"/>
        <w:right w:val="none" w:sz="0" w:space="0" w:color="auto"/>
      </w:divBdr>
      <w:divsChild>
        <w:div w:id="2102216073">
          <w:marLeft w:val="0"/>
          <w:marRight w:val="0"/>
          <w:marTop w:val="0"/>
          <w:marBottom w:val="0"/>
          <w:divBdr>
            <w:top w:val="none" w:sz="0" w:space="0" w:color="auto"/>
            <w:left w:val="none" w:sz="0" w:space="0" w:color="auto"/>
            <w:bottom w:val="none" w:sz="0" w:space="0" w:color="auto"/>
            <w:right w:val="none" w:sz="0" w:space="0" w:color="auto"/>
          </w:divBdr>
          <w:divsChild>
            <w:div w:id="1963339304">
              <w:marLeft w:val="0"/>
              <w:marRight w:val="0"/>
              <w:marTop w:val="0"/>
              <w:marBottom w:val="0"/>
              <w:divBdr>
                <w:top w:val="none" w:sz="0" w:space="0" w:color="auto"/>
                <w:left w:val="none" w:sz="0" w:space="0" w:color="auto"/>
                <w:bottom w:val="none" w:sz="0" w:space="0" w:color="auto"/>
                <w:right w:val="none" w:sz="0" w:space="0" w:color="auto"/>
              </w:divBdr>
            </w:div>
            <w:div w:id="13307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48755">
      <w:bodyDiv w:val="1"/>
      <w:marLeft w:val="0"/>
      <w:marRight w:val="0"/>
      <w:marTop w:val="0"/>
      <w:marBottom w:val="0"/>
      <w:divBdr>
        <w:top w:val="none" w:sz="0" w:space="0" w:color="auto"/>
        <w:left w:val="none" w:sz="0" w:space="0" w:color="auto"/>
        <w:bottom w:val="none" w:sz="0" w:space="0" w:color="auto"/>
        <w:right w:val="none" w:sz="0" w:space="0" w:color="auto"/>
      </w:divBdr>
    </w:div>
    <w:div w:id="789321171">
      <w:bodyDiv w:val="1"/>
      <w:marLeft w:val="0"/>
      <w:marRight w:val="0"/>
      <w:marTop w:val="0"/>
      <w:marBottom w:val="0"/>
      <w:divBdr>
        <w:top w:val="none" w:sz="0" w:space="0" w:color="auto"/>
        <w:left w:val="none" w:sz="0" w:space="0" w:color="auto"/>
        <w:bottom w:val="none" w:sz="0" w:space="0" w:color="auto"/>
        <w:right w:val="none" w:sz="0" w:space="0" w:color="auto"/>
      </w:divBdr>
    </w:div>
    <w:div w:id="795417079">
      <w:bodyDiv w:val="1"/>
      <w:marLeft w:val="0"/>
      <w:marRight w:val="0"/>
      <w:marTop w:val="0"/>
      <w:marBottom w:val="0"/>
      <w:divBdr>
        <w:top w:val="none" w:sz="0" w:space="0" w:color="auto"/>
        <w:left w:val="none" w:sz="0" w:space="0" w:color="auto"/>
        <w:bottom w:val="none" w:sz="0" w:space="0" w:color="auto"/>
        <w:right w:val="none" w:sz="0" w:space="0" w:color="auto"/>
      </w:divBdr>
    </w:div>
    <w:div w:id="802500090">
      <w:bodyDiv w:val="1"/>
      <w:marLeft w:val="0"/>
      <w:marRight w:val="0"/>
      <w:marTop w:val="0"/>
      <w:marBottom w:val="0"/>
      <w:divBdr>
        <w:top w:val="none" w:sz="0" w:space="0" w:color="auto"/>
        <w:left w:val="none" w:sz="0" w:space="0" w:color="auto"/>
        <w:bottom w:val="none" w:sz="0" w:space="0" w:color="auto"/>
        <w:right w:val="none" w:sz="0" w:space="0" w:color="auto"/>
      </w:divBdr>
    </w:div>
    <w:div w:id="878131941">
      <w:bodyDiv w:val="1"/>
      <w:marLeft w:val="0"/>
      <w:marRight w:val="0"/>
      <w:marTop w:val="0"/>
      <w:marBottom w:val="0"/>
      <w:divBdr>
        <w:top w:val="none" w:sz="0" w:space="0" w:color="auto"/>
        <w:left w:val="none" w:sz="0" w:space="0" w:color="auto"/>
        <w:bottom w:val="none" w:sz="0" w:space="0" w:color="auto"/>
        <w:right w:val="none" w:sz="0" w:space="0" w:color="auto"/>
      </w:divBdr>
    </w:div>
    <w:div w:id="878513768">
      <w:bodyDiv w:val="1"/>
      <w:marLeft w:val="0"/>
      <w:marRight w:val="0"/>
      <w:marTop w:val="0"/>
      <w:marBottom w:val="0"/>
      <w:divBdr>
        <w:top w:val="none" w:sz="0" w:space="0" w:color="auto"/>
        <w:left w:val="none" w:sz="0" w:space="0" w:color="auto"/>
        <w:bottom w:val="none" w:sz="0" w:space="0" w:color="auto"/>
        <w:right w:val="none" w:sz="0" w:space="0" w:color="auto"/>
      </w:divBdr>
    </w:div>
    <w:div w:id="913004466">
      <w:bodyDiv w:val="1"/>
      <w:marLeft w:val="0"/>
      <w:marRight w:val="0"/>
      <w:marTop w:val="0"/>
      <w:marBottom w:val="0"/>
      <w:divBdr>
        <w:top w:val="none" w:sz="0" w:space="0" w:color="auto"/>
        <w:left w:val="none" w:sz="0" w:space="0" w:color="auto"/>
        <w:bottom w:val="none" w:sz="0" w:space="0" w:color="auto"/>
        <w:right w:val="none" w:sz="0" w:space="0" w:color="auto"/>
      </w:divBdr>
    </w:div>
    <w:div w:id="990252141">
      <w:bodyDiv w:val="1"/>
      <w:marLeft w:val="0"/>
      <w:marRight w:val="0"/>
      <w:marTop w:val="0"/>
      <w:marBottom w:val="0"/>
      <w:divBdr>
        <w:top w:val="none" w:sz="0" w:space="0" w:color="auto"/>
        <w:left w:val="none" w:sz="0" w:space="0" w:color="auto"/>
        <w:bottom w:val="none" w:sz="0" w:space="0" w:color="auto"/>
        <w:right w:val="none" w:sz="0" w:space="0" w:color="auto"/>
      </w:divBdr>
    </w:div>
    <w:div w:id="1014191805">
      <w:bodyDiv w:val="1"/>
      <w:marLeft w:val="0"/>
      <w:marRight w:val="0"/>
      <w:marTop w:val="0"/>
      <w:marBottom w:val="0"/>
      <w:divBdr>
        <w:top w:val="none" w:sz="0" w:space="0" w:color="auto"/>
        <w:left w:val="none" w:sz="0" w:space="0" w:color="auto"/>
        <w:bottom w:val="none" w:sz="0" w:space="0" w:color="auto"/>
        <w:right w:val="none" w:sz="0" w:space="0" w:color="auto"/>
      </w:divBdr>
    </w:div>
    <w:div w:id="1014914769">
      <w:bodyDiv w:val="1"/>
      <w:marLeft w:val="0"/>
      <w:marRight w:val="0"/>
      <w:marTop w:val="0"/>
      <w:marBottom w:val="0"/>
      <w:divBdr>
        <w:top w:val="none" w:sz="0" w:space="0" w:color="auto"/>
        <w:left w:val="none" w:sz="0" w:space="0" w:color="auto"/>
        <w:bottom w:val="none" w:sz="0" w:space="0" w:color="auto"/>
        <w:right w:val="none" w:sz="0" w:space="0" w:color="auto"/>
      </w:divBdr>
      <w:divsChild>
        <w:div w:id="1663885">
          <w:marLeft w:val="547"/>
          <w:marRight w:val="0"/>
          <w:marTop w:val="58"/>
          <w:marBottom w:val="0"/>
          <w:divBdr>
            <w:top w:val="none" w:sz="0" w:space="0" w:color="auto"/>
            <w:left w:val="none" w:sz="0" w:space="0" w:color="auto"/>
            <w:bottom w:val="none" w:sz="0" w:space="0" w:color="auto"/>
            <w:right w:val="none" w:sz="0" w:space="0" w:color="auto"/>
          </w:divBdr>
        </w:div>
      </w:divsChild>
    </w:div>
    <w:div w:id="1016421700">
      <w:bodyDiv w:val="1"/>
      <w:marLeft w:val="0"/>
      <w:marRight w:val="0"/>
      <w:marTop w:val="0"/>
      <w:marBottom w:val="0"/>
      <w:divBdr>
        <w:top w:val="none" w:sz="0" w:space="0" w:color="auto"/>
        <w:left w:val="none" w:sz="0" w:space="0" w:color="auto"/>
        <w:bottom w:val="none" w:sz="0" w:space="0" w:color="auto"/>
        <w:right w:val="none" w:sz="0" w:space="0" w:color="auto"/>
      </w:divBdr>
    </w:div>
    <w:div w:id="1217936230">
      <w:bodyDiv w:val="1"/>
      <w:marLeft w:val="0"/>
      <w:marRight w:val="0"/>
      <w:marTop w:val="0"/>
      <w:marBottom w:val="0"/>
      <w:divBdr>
        <w:top w:val="none" w:sz="0" w:space="0" w:color="auto"/>
        <w:left w:val="none" w:sz="0" w:space="0" w:color="auto"/>
        <w:bottom w:val="none" w:sz="0" w:space="0" w:color="auto"/>
        <w:right w:val="none" w:sz="0" w:space="0" w:color="auto"/>
      </w:divBdr>
      <w:divsChild>
        <w:div w:id="15547011">
          <w:marLeft w:val="562"/>
          <w:marRight w:val="0"/>
          <w:marTop w:val="67"/>
          <w:marBottom w:val="0"/>
          <w:divBdr>
            <w:top w:val="none" w:sz="0" w:space="0" w:color="auto"/>
            <w:left w:val="none" w:sz="0" w:space="0" w:color="auto"/>
            <w:bottom w:val="none" w:sz="0" w:space="0" w:color="auto"/>
            <w:right w:val="none" w:sz="0" w:space="0" w:color="auto"/>
          </w:divBdr>
        </w:div>
        <w:div w:id="1118838988">
          <w:marLeft w:val="562"/>
          <w:marRight w:val="0"/>
          <w:marTop w:val="67"/>
          <w:marBottom w:val="0"/>
          <w:divBdr>
            <w:top w:val="none" w:sz="0" w:space="0" w:color="auto"/>
            <w:left w:val="none" w:sz="0" w:space="0" w:color="auto"/>
            <w:bottom w:val="none" w:sz="0" w:space="0" w:color="auto"/>
            <w:right w:val="none" w:sz="0" w:space="0" w:color="auto"/>
          </w:divBdr>
        </w:div>
      </w:divsChild>
    </w:div>
    <w:div w:id="1268348591">
      <w:bodyDiv w:val="1"/>
      <w:marLeft w:val="0"/>
      <w:marRight w:val="0"/>
      <w:marTop w:val="0"/>
      <w:marBottom w:val="0"/>
      <w:divBdr>
        <w:top w:val="none" w:sz="0" w:space="0" w:color="auto"/>
        <w:left w:val="none" w:sz="0" w:space="0" w:color="auto"/>
        <w:bottom w:val="none" w:sz="0" w:space="0" w:color="auto"/>
        <w:right w:val="none" w:sz="0" w:space="0" w:color="auto"/>
      </w:divBdr>
    </w:div>
    <w:div w:id="1292394259">
      <w:bodyDiv w:val="1"/>
      <w:marLeft w:val="0"/>
      <w:marRight w:val="0"/>
      <w:marTop w:val="0"/>
      <w:marBottom w:val="0"/>
      <w:divBdr>
        <w:top w:val="none" w:sz="0" w:space="0" w:color="auto"/>
        <w:left w:val="none" w:sz="0" w:space="0" w:color="auto"/>
        <w:bottom w:val="none" w:sz="0" w:space="0" w:color="auto"/>
        <w:right w:val="none" w:sz="0" w:space="0" w:color="auto"/>
      </w:divBdr>
    </w:div>
    <w:div w:id="1296720673">
      <w:bodyDiv w:val="1"/>
      <w:marLeft w:val="0"/>
      <w:marRight w:val="0"/>
      <w:marTop w:val="0"/>
      <w:marBottom w:val="0"/>
      <w:divBdr>
        <w:top w:val="none" w:sz="0" w:space="0" w:color="auto"/>
        <w:left w:val="none" w:sz="0" w:space="0" w:color="auto"/>
        <w:bottom w:val="none" w:sz="0" w:space="0" w:color="auto"/>
        <w:right w:val="none" w:sz="0" w:space="0" w:color="auto"/>
      </w:divBdr>
    </w:div>
    <w:div w:id="1351107110">
      <w:bodyDiv w:val="1"/>
      <w:marLeft w:val="0"/>
      <w:marRight w:val="0"/>
      <w:marTop w:val="0"/>
      <w:marBottom w:val="0"/>
      <w:divBdr>
        <w:top w:val="none" w:sz="0" w:space="0" w:color="auto"/>
        <w:left w:val="none" w:sz="0" w:space="0" w:color="auto"/>
        <w:bottom w:val="none" w:sz="0" w:space="0" w:color="auto"/>
        <w:right w:val="none" w:sz="0" w:space="0" w:color="auto"/>
      </w:divBdr>
      <w:divsChild>
        <w:div w:id="577786471">
          <w:marLeft w:val="0"/>
          <w:marRight w:val="0"/>
          <w:marTop w:val="0"/>
          <w:marBottom w:val="0"/>
          <w:divBdr>
            <w:top w:val="none" w:sz="0" w:space="0" w:color="auto"/>
            <w:left w:val="none" w:sz="0" w:space="0" w:color="auto"/>
            <w:bottom w:val="none" w:sz="0" w:space="0" w:color="auto"/>
            <w:right w:val="none" w:sz="0" w:space="0" w:color="auto"/>
          </w:divBdr>
          <w:divsChild>
            <w:div w:id="1333530396">
              <w:marLeft w:val="0"/>
              <w:marRight w:val="0"/>
              <w:marTop w:val="0"/>
              <w:marBottom w:val="0"/>
              <w:divBdr>
                <w:top w:val="none" w:sz="0" w:space="0" w:color="auto"/>
                <w:left w:val="none" w:sz="0" w:space="0" w:color="auto"/>
                <w:bottom w:val="none" w:sz="0" w:space="0" w:color="auto"/>
                <w:right w:val="none" w:sz="0" w:space="0" w:color="auto"/>
              </w:divBdr>
              <w:divsChild>
                <w:div w:id="29884552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97120362">
      <w:bodyDiv w:val="1"/>
      <w:marLeft w:val="0"/>
      <w:marRight w:val="0"/>
      <w:marTop w:val="0"/>
      <w:marBottom w:val="0"/>
      <w:divBdr>
        <w:top w:val="none" w:sz="0" w:space="0" w:color="auto"/>
        <w:left w:val="none" w:sz="0" w:space="0" w:color="auto"/>
        <w:bottom w:val="none" w:sz="0" w:space="0" w:color="auto"/>
        <w:right w:val="none" w:sz="0" w:space="0" w:color="auto"/>
      </w:divBdr>
    </w:div>
    <w:div w:id="1421489059">
      <w:bodyDiv w:val="1"/>
      <w:marLeft w:val="0"/>
      <w:marRight w:val="0"/>
      <w:marTop w:val="0"/>
      <w:marBottom w:val="0"/>
      <w:divBdr>
        <w:top w:val="none" w:sz="0" w:space="0" w:color="auto"/>
        <w:left w:val="none" w:sz="0" w:space="0" w:color="auto"/>
        <w:bottom w:val="none" w:sz="0" w:space="0" w:color="auto"/>
        <w:right w:val="none" w:sz="0" w:space="0" w:color="auto"/>
      </w:divBdr>
      <w:divsChild>
        <w:div w:id="1788772009">
          <w:marLeft w:val="288"/>
          <w:marRight w:val="0"/>
          <w:marTop w:val="86"/>
          <w:marBottom w:val="0"/>
          <w:divBdr>
            <w:top w:val="none" w:sz="0" w:space="0" w:color="auto"/>
            <w:left w:val="none" w:sz="0" w:space="0" w:color="auto"/>
            <w:bottom w:val="none" w:sz="0" w:space="0" w:color="auto"/>
            <w:right w:val="none" w:sz="0" w:space="0" w:color="auto"/>
          </w:divBdr>
        </w:div>
      </w:divsChild>
    </w:div>
    <w:div w:id="1431924293">
      <w:bodyDiv w:val="1"/>
      <w:marLeft w:val="0"/>
      <w:marRight w:val="0"/>
      <w:marTop w:val="0"/>
      <w:marBottom w:val="0"/>
      <w:divBdr>
        <w:top w:val="none" w:sz="0" w:space="0" w:color="auto"/>
        <w:left w:val="none" w:sz="0" w:space="0" w:color="auto"/>
        <w:bottom w:val="none" w:sz="0" w:space="0" w:color="auto"/>
        <w:right w:val="none" w:sz="0" w:space="0" w:color="auto"/>
      </w:divBdr>
      <w:divsChild>
        <w:div w:id="262616486">
          <w:marLeft w:val="562"/>
          <w:marRight w:val="0"/>
          <w:marTop w:val="67"/>
          <w:marBottom w:val="0"/>
          <w:divBdr>
            <w:top w:val="none" w:sz="0" w:space="0" w:color="auto"/>
            <w:left w:val="none" w:sz="0" w:space="0" w:color="auto"/>
            <w:bottom w:val="none" w:sz="0" w:space="0" w:color="auto"/>
            <w:right w:val="none" w:sz="0" w:space="0" w:color="auto"/>
          </w:divBdr>
        </w:div>
        <w:div w:id="700131957">
          <w:marLeft w:val="562"/>
          <w:marRight w:val="0"/>
          <w:marTop w:val="67"/>
          <w:marBottom w:val="0"/>
          <w:divBdr>
            <w:top w:val="none" w:sz="0" w:space="0" w:color="auto"/>
            <w:left w:val="none" w:sz="0" w:space="0" w:color="auto"/>
            <w:bottom w:val="none" w:sz="0" w:space="0" w:color="auto"/>
            <w:right w:val="none" w:sz="0" w:space="0" w:color="auto"/>
          </w:divBdr>
        </w:div>
        <w:div w:id="1956865279">
          <w:marLeft w:val="562"/>
          <w:marRight w:val="0"/>
          <w:marTop w:val="67"/>
          <w:marBottom w:val="0"/>
          <w:divBdr>
            <w:top w:val="none" w:sz="0" w:space="0" w:color="auto"/>
            <w:left w:val="none" w:sz="0" w:space="0" w:color="auto"/>
            <w:bottom w:val="none" w:sz="0" w:space="0" w:color="auto"/>
            <w:right w:val="none" w:sz="0" w:space="0" w:color="auto"/>
          </w:divBdr>
        </w:div>
        <w:div w:id="2050033835">
          <w:marLeft w:val="562"/>
          <w:marRight w:val="0"/>
          <w:marTop w:val="67"/>
          <w:marBottom w:val="0"/>
          <w:divBdr>
            <w:top w:val="none" w:sz="0" w:space="0" w:color="auto"/>
            <w:left w:val="none" w:sz="0" w:space="0" w:color="auto"/>
            <w:bottom w:val="none" w:sz="0" w:space="0" w:color="auto"/>
            <w:right w:val="none" w:sz="0" w:space="0" w:color="auto"/>
          </w:divBdr>
        </w:div>
        <w:div w:id="416370262">
          <w:marLeft w:val="562"/>
          <w:marRight w:val="0"/>
          <w:marTop w:val="67"/>
          <w:marBottom w:val="0"/>
          <w:divBdr>
            <w:top w:val="none" w:sz="0" w:space="0" w:color="auto"/>
            <w:left w:val="none" w:sz="0" w:space="0" w:color="auto"/>
            <w:bottom w:val="none" w:sz="0" w:space="0" w:color="auto"/>
            <w:right w:val="none" w:sz="0" w:space="0" w:color="auto"/>
          </w:divBdr>
        </w:div>
      </w:divsChild>
    </w:div>
    <w:div w:id="1486125846">
      <w:bodyDiv w:val="1"/>
      <w:marLeft w:val="0"/>
      <w:marRight w:val="0"/>
      <w:marTop w:val="0"/>
      <w:marBottom w:val="0"/>
      <w:divBdr>
        <w:top w:val="none" w:sz="0" w:space="0" w:color="auto"/>
        <w:left w:val="none" w:sz="0" w:space="0" w:color="auto"/>
        <w:bottom w:val="none" w:sz="0" w:space="0" w:color="auto"/>
        <w:right w:val="none" w:sz="0" w:space="0" w:color="auto"/>
      </w:divBdr>
    </w:div>
    <w:div w:id="1500736199">
      <w:bodyDiv w:val="1"/>
      <w:marLeft w:val="0"/>
      <w:marRight w:val="0"/>
      <w:marTop w:val="0"/>
      <w:marBottom w:val="0"/>
      <w:divBdr>
        <w:top w:val="none" w:sz="0" w:space="0" w:color="auto"/>
        <w:left w:val="none" w:sz="0" w:space="0" w:color="auto"/>
        <w:bottom w:val="none" w:sz="0" w:space="0" w:color="auto"/>
        <w:right w:val="none" w:sz="0" w:space="0" w:color="auto"/>
      </w:divBdr>
      <w:divsChild>
        <w:div w:id="1667515776">
          <w:marLeft w:val="288"/>
          <w:marRight w:val="0"/>
          <w:marTop w:val="86"/>
          <w:marBottom w:val="0"/>
          <w:divBdr>
            <w:top w:val="none" w:sz="0" w:space="0" w:color="auto"/>
            <w:left w:val="none" w:sz="0" w:space="0" w:color="auto"/>
            <w:bottom w:val="none" w:sz="0" w:space="0" w:color="auto"/>
            <w:right w:val="none" w:sz="0" w:space="0" w:color="auto"/>
          </w:divBdr>
        </w:div>
        <w:div w:id="182086536">
          <w:marLeft w:val="288"/>
          <w:marRight w:val="0"/>
          <w:marTop w:val="86"/>
          <w:marBottom w:val="0"/>
          <w:divBdr>
            <w:top w:val="none" w:sz="0" w:space="0" w:color="auto"/>
            <w:left w:val="none" w:sz="0" w:space="0" w:color="auto"/>
            <w:bottom w:val="none" w:sz="0" w:space="0" w:color="auto"/>
            <w:right w:val="none" w:sz="0" w:space="0" w:color="auto"/>
          </w:divBdr>
        </w:div>
      </w:divsChild>
    </w:div>
    <w:div w:id="1549494991">
      <w:bodyDiv w:val="1"/>
      <w:marLeft w:val="0"/>
      <w:marRight w:val="0"/>
      <w:marTop w:val="0"/>
      <w:marBottom w:val="0"/>
      <w:divBdr>
        <w:top w:val="none" w:sz="0" w:space="0" w:color="auto"/>
        <w:left w:val="none" w:sz="0" w:space="0" w:color="auto"/>
        <w:bottom w:val="none" w:sz="0" w:space="0" w:color="auto"/>
        <w:right w:val="none" w:sz="0" w:space="0" w:color="auto"/>
      </w:divBdr>
    </w:div>
    <w:div w:id="1587224827">
      <w:bodyDiv w:val="1"/>
      <w:marLeft w:val="0"/>
      <w:marRight w:val="0"/>
      <w:marTop w:val="0"/>
      <w:marBottom w:val="0"/>
      <w:divBdr>
        <w:top w:val="none" w:sz="0" w:space="0" w:color="auto"/>
        <w:left w:val="none" w:sz="0" w:space="0" w:color="auto"/>
        <w:bottom w:val="none" w:sz="0" w:space="0" w:color="auto"/>
        <w:right w:val="none" w:sz="0" w:space="0" w:color="auto"/>
      </w:divBdr>
      <w:divsChild>
        <w:div w:id="2018267157">
          <w:marLeft w:val="288"/>
          <w:marRight w:val="0"/>
          <w:marTop w:val="86"/>
          <w:marBottom w:val="0"/>
          <w:divBdr>
            <w:top w:val="none" w:sz="0" w:space="0" w:color="auto"/>
            <w:left w:val="none" w:sz="0" w:space="0" w:color="auto"/>
            <w:bottom w:val="none" w:sz="0" w:space="0" w:color="auto"/>
            <w:right w:val="none" w:sz="0" w:space="0" w:color="auto"/>
          </w:divBdr>
        </w:div>
      </w:divsChild>
    </w:div>
    <w:div w:id="1617833826">
      <w:bodyDiv w:val="1"/>
      <w:marLeft w:val="0"/>
      <w:marRight w:val="0"/>
      <w:marTop w:val="0"/>
      <w:marBottom w:val="0"/>
      <w:divBdr>
        <w:top w:val="none" w:sz="0" w:space="0" w:color="auto"/>
        <w:left w:val="none" w:sz="0" w:space="0" w:color="auto"/>
        <w:bottom w:val="none" w:sz="0" w:space="0" w:color="auto"/>
        <w:right w:val="none" w:sz="0" w:space="0" w:color="auto"/>
      </w:divBdr>
      <w:divsChild>
        <w:div w:id="1163618704">
          <w:marLeft w:val="0"/>
          <w:marRight w:val="0"/>
          <w:marTop w:val="0"/>
          <w:marBottom w:val="0"/>
          <w:divBdr>
            <w:top w:val="none" w:sz="0" w:space="0" w:color="auto"/>
            <w:left w:val="none" w:sz="0" w:space="0" w:color="auto"/>
            <w:bottom w:val="none" w:sz="0" w:space="0" w:color="auto"/>
            <w:right w:val="none" w:sz="0" w:space="0" w:color="auto"/>
          </w:divBdr>
          <w:divsChild>
            <w:div w:id="951976398">
              <w:marLeft w:val="0"/>
              <w:marRight w:val="0"/>
              <w:marTop w:val="0"/>
              <w:marBottom w:val="0"/>
              <w:divBdr>
                <w:top w:val="none" w:sz="0" w:space="0" w:color="auto"/>
                <w:left w:val="none" w:sz="0" w:space="0" w:color="auto"/>
                <w:bottom w:val="none" w:sz="0" w:space="0" w:color="auto"/>
                <w:right w:val="none" w:sz="0" w:space="0" w:color="auto"/>
              </w:divBdr>
              <w:divsChild>
                <w:div w:id="82100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264803">
      <w:bodyDiv w:val="1"/>
      <w:marLeft w:val="0"/>
      <w:marRight w:val="0"/>
      <w:marTop w:val="0"/>
      <w:marBottom w:val="0"/>
      <w:divBdr>
        <w:top w:val="none" w:sz="0" w:space="0" w:color="auto"/>
        <w:left w:val="none" w:sz="0" w:space="0" w:color="auto"/>
        <w:bottom w:val="none" w:sz="0" w:space="0" w:color="auto"/>
        <w:right w:val="none" w:sz="0" w:space="0" w:color="auto"/>
      </w:divBdr>
      <w:divsChild>
        <w:div w:id="1195539390">
          <w:marLeft w:val="288"/>
          <w:marRight w:val="0"/>
          <w:marTop w:val="86"/>
          <w:marBottom w:val="0"/>
          <w:divBdr>
            <w:top w:val="none" w:sz="0" w:space="0" w:color="auto"/>
            <w:left w:val="none" w:sz="0" w:space="0" w:color="auto"/>
            <w:bottom w:val="none" w:sz="0" w:space="0" w:color="auto"/>
            <w:right w:val="none" w:sz="0" w:space="0" w:color="auto"/>
          </w:divBdr>
        </w:div>
        <w:div w:id="177504174">
          <w:marLeft w:val="288"/>
          <w:marRight w:val="0"/>
          <w:marTop w:val="86"/>
          <w:marBottom w:val="0"/>
          <w:divBdr>
            <w:top w:val="none" w:sz="0" w:space="0" w:color="auto"/>
            <w:left w:val="none" w:sz="0" w:space="0" w:color="auto"/>
            <w:bottom w:val="none" w:sz="0" w:space="0" w:color="auto"/>
            <w:right w:val="none" w:sz="0" w:space="0" w:color="auto"/>
          </w:divBdr>
        </w:div>
        <w:div w:id="1667198436">
          <w:marLeft w:val="288"/>
          <w:marRight w:val="0"/>
          <w:marTop w:val="86"/>
          <w:marBottom w:val="0"/>
          <w:divBdr>
            <w:top w:val="none" w:sz="0" w:space="0" w:color="auto"/>
            <w:left w:val="none" w:sz="0" w:space="0" w:color="auto"/>
            <w:bottom w:val="none" w:sz="0" w:space="0" w:color="auto"/>
            <w:right w:val="none" w:sz="0" w:space="0" w:color="auto"/>
          </w:divBdr>
        </w:div>
        <w:div w:id="1455368656">
          <w:marLeft w:val="288"/>
          <w:marRight w:val="0"/>
          <w:marTop w:val="86"/>
          <w:marBottom w:val="0"/>
          <w:divBdr>
            <w:top w:val="none" w:sz="0" w:space="0" w:color="auto"/>
            <w:left w:val="none" w:sz="0" w:space="0" w:color="auto"/>
            <w:bottom w:val="none" w:sz="0" w:space="0" w:color="auto"/>
            <w:right w:val="none" w:sz="0" w:space="0" w:color="auto"/>
          </w:divBdr>
        </w:div>
        <w:div w:id="1653214038">
          <w:marLeft w:val="288"/>
          <w:marRight w:val="0"/>
          <w:marTop w:val="86"/>
          <w:marBottom w:val="0"/>
          <w:divBdr>
            <w:top w:val="none" w:sz="0" w:space="0" w:color="auto"/>
            <w:left w:val="none" w:sz="0" w:space="0" w:color="auto"/>
            <w:bottom w:val="none" w:sz="0" w:space="0" w:color="auto"/>
            <w:right w:val="none" w:sz="0" w:space="0" w:color="auto"/>
          </w:divBdr>
        </w:div>
      </w:divsChild>
    </w:div>
    <w:div w:id="1716662557">
      <w:bodyDiv w:val="1"/>
      <w:marLeft w:val="0"/>
      <w:marRight w:val="0"/>
      <w:marTop w:val="0"/>
      <w:marBottom w:val="0"/>
      <w:divBdr>
        <w:top w:val="none" w:sz="0" w:space="0" w:color="auto"/>
        <w:left w:val="none" w:sz="0" w:space="0" w:color="auto"/>
        <w:bottom w:val="none" w:sz="0" w:space="0" w:color="auto"/>
        <w:right w:val="none" w:sz="0" w:space="0" w:color="auto"/>
      </w:divBdr>
      <w:divsChild>
        <w:div w:id="129134748">
          <w:marLeft w:val="288"/>
          <w:marRight w:val="0"/>
          <w:marTop w:val="86"/>
          <w:marBottom w:val="0"/>
          <w:divBdr>
            <w:top w:val="none" w:sz="0" w:space="0" w:color="auto"/>
            <w:left w:val="none" w:sz="0" w:space="0" w:color="auto"/>
            <w:bottom w:val="none" w:sz="0" w:space="0" w:color="auto"/>
            <w:right w:val="none" w:sz="0" w:space="0" w:color="auto"/>
          </w:divBdr>
        </w:div>
        <w:div w:id="1504976092">
          <w:marLeft w:val="562"/>
          <w:marRight w:val="0"/>
          <w:marTop w:val="77"/>
          <w:marBottom w:val="0"/>
          <w:divBdr>
            <w:top w:val="none" w:sz="0" w:space="0" w:color="auto"/>
            <w:left w:val="none" w:sz="0" w:space="0" w:color="auto"/>
            <w:bottom w:val="none" w:sz="0" w:space="0" w:color="auto"/>
            <w:right w:val="none" w:sz="0" w:space="0" w:color="auto"/>
          </w:divBdr>
        </w:div>
        <w:div w:id="1249654701">
          <w:marLeft w:val="562"/>
          <w:marRight w:val="0"/>
          <w:marTop w:val="77"/>
          <w:marBottom w:val="0"/>
          <w:divBdr>
            <w:top w:val="none" w:sz="0" w:space="0" w:color="auto"/>
            <w:left w:val="none" w:sz="0" w:space="0" w:color="auto"/>
            <w:bottom w:val="none" w:sz="0" w:space="0" w:color="auto"/>
            <w:right w:val="none" w:sz="0" w:space="0" w:color="auto"/>
          </w:divBdr>
        </w:div>
        <w:div w:id="1466199266">
          <w:marLeft w:val="562"/>
          <w:marRight w:val="0"/>
          <w:marTop w:val="77"/>
          <w:marBottom w:val="0"/>
          <w:divBdr>
            <w:top w:val="none" w:sz="0" w:space="0" w:color="auto"/>
            <w:left w:val="none" w:sz="0" w:space="0" w:color="auto"/>
            <w:bottom w:val="none" w:sz="0" w:space="0" w:color="auto"/>
            <w:right w:val="none" w:sz="0" w:space="0" w:color="auto"/>
          </w:divBdr>
        </w:div>
        <w:div w:id="640427770">
          <w:marLeft w:val="288"/>
          <w:marRight w:val="0"/>
          <w:marTop w:val="86"/>
          <w:marBottom w:val="0"/>
          <w:divBdr>
            <w:top w:val="none" w:sz="0" w:space="0" w:color="auto"/>
            <w:left w:val="none" w:sz="0" w:space="0" w:color="auto"/>
            <w:bottom w:val="none" w:sz="0" w:space="0" w:color="auto"/>
            <w:right w:val="none" w:sz="0" w:space="0" w:color="auto"/>
          </w:divBdr>
        </w:div>
        <w:div w:id="995764439">
          <w:marLeft w:val="562"/>
          <w:marRight w:val="0"/>
          <w:marTop w:val="77"/>
          <w:marBottom w:val="0"/>
          <w:divBdr>
            <w:top w:val="none" w:sz="0" w:space="0" w:color="auto"/>
            <w:left w:val="none" w:sz="0" w:space="0" w:color="auto"/>
            <w:bottom w:val="none" w:sz="0" w:space="0" w:color="auto"/>
            <w:right w:val="none" w:sz="0" w:space="0" w:color="auto"/>
          </w:divBdr>
        </w:div>
      </w:divsChild>
    </w:div>
    <w:div w:id="1727220897">
      <w:bodyDiv w:val="1"/>
      <w:marLeft w:val="0"/>
      <w:marRight w:val="0"/>
      <w:marTop w:val="0"/>
      <w:marBottom w:val="0"/>
      <w:divBdr>
        <w:top w:val="none" w:sz="0" w:space="0" w:color="auto"/>
        <w:left w:val="none" w:sz="0" w:space="0" w:color="auto"/>
        <w:bottom w:val="none" w:sz="0" w:space="0" w:color="auto"/>
        <w:right w:val="none" w:sz="0" w:space="0" w:color="auto"/>
      </w:divBdr>
    </w:div>
    <w:div w:id="1748186449">
      <w:bodyDiv w:val="1"/>
      <w:marLeft w:val="0"/>
      <w:marRight w:val="0"/>
      <w:marTop w:val="0"/>
      <w:marBottom w:val="0"/>
      <w:divBdr>
        <w:top w:val="none" w:sz="0" w:space="0" w:color="auto"/>
        <w:left w:val="none" w:sz="0" w:space="0" w:color="auto"/>
        <w:bottom w:val="none" w:sz="0" w:space="0" w:color="auto"/>
        <w:right w:val="none" w:sz="0" w:space="0" w:color="auto"/>
      </w:divBdr>
    </w:div>
    <w:div w:id="1758480832">
      <w:bodyDiv w:val="1"/>
      <w:marLeft w:val="0"/>
      <w:marRight w:val="0"/>
      <w:marTop w:val="0"/>
      <w:marBottom w:val="0"/>
      <w:divBdr>
        <w:top w:val="none" w:sz="0" w:space="0" w:color="auto"/>
        <w:left w:val="none" w:sz="0" w:space="0" w:color="auto"/>
        <w:bottom w:val="none" w:sz="0" w:space="0" w:color="auto"/>
        <w:right w:val="none" w:sz="0" w:space="0" w:color="auto"/>
      </w:divBdr>
      <w:divsChild>
        <w:div w:id="780229023">
          <w:marLeft w:val="288"/>
          <w:marRight w:val="0"/>
          <w:marTop w:val="86"/>
          <w:marBottom w:val="0"/>
          <w:divBdr>
            <w:top w:val="none" w:sz="0" w:space="0" w:color="auto"/>
            <w:left w:val="none" w:sz="0" w:space="0" w:color="auto"/>
            <w:bottom w:val="none" w:sz="0" w:space="0" w:color="auto"/>
            <w:right w:val="none" w:sz="0" w:space="0" w:color="auto"/>
          </w:divBdr>
        </w:div>
        <w:div w:id="235676434">
          <w:marLeft w:val="288"/>
          <w:marRight w:val="0"/>
          <w:marTop w:val="86"/>
          <w:marBottom w:val="0"/>
          <w:divBdr>
            <w:top w:val="none" w:sz="0" w:space="0" w:color="auto"/>
            <w:left w:val="none" w:sz="0" w:space="0" w:color="auto"/>
            <w:bottom w:val="none" w:sz="0" w:space="0" w:color="auto"/>
            <w:right w:val="none" w:sz="0" w:space="0" w:color="auto"/>
          </w:divBdr>
        </w:div>
      </w:divsChild>
    </w:div>
    <w:div w:id="1775592253">
      <w:bodyDiv w:val="1"/>
      <w:marLeft w:val="0"/>
      <w:marRight w:val="0"/>
      <w:marTop w:val="0"/>
      <w:marBottom w:val="0"/>
      <w:divBdr>
        <w:top w:val="none" w:sz="0" w:space="0" w:color="auto"/>
        <w:left w:val="none" w:sz="0" w:space="0" w:color="auto"/>
        <w:bottom w:val="none" w:sz="0" w:space="0" w:color="auto"/>
        <w:right w:val="none" w:sz="0" w:space="0" w:color="auto"/>
      </w:divBdr>
    </w:div>
    <w:div w:id="1789667242">
      <w:bodyDiv w:val="1"/>
      <w:marLeft w:val="0"/>
      <w:marRight w:val="0"/>
      <w:marTop w:val="0"/>
      <w:marBottom w:val="0"/>
      <w:divBdr>
        <w:top w:val="none" w:sz="0" w:space="0" w:color="auto"/>
        <w:left w:val="none" w:sz="0" w:space="0" w:color="auto"/>
        <w:bottom w:val="none" w:sz="0" w:space="0" w:color="auto"/>
        <w:right w:val="none" w:sz="0" w:space="0" w:color="auto"/>
      </w:divBdr>
    </w:div>
    <w:div w:id="1856260723">
      <w:bodyDiv w:val="1"/>
      <w:marLeft w:val="0"/>
      <w:marRight w:val="0"/>
      <w:marTop w:val="0"/>
      <w:marBottom w:val="0"/>
      <w:divBdr>
        <w:top w:val="none" w:sz="0" w:space="0" w:color="auto"/>
        <w:left w:val="none" w:sz="0" w:space="0" w:color="auto"/>
        <w:bottom w:val="none" w:sz="0" w:space="0" w:color="auto"/>
        <w:right w:val="none" w:sz="0" w:space="0" w:color="auto"/>
      </w:divBdr>
    </w:div>
    <w:div w:id="1875147998">
      <w:bodyDiv w:val="1"/>
      <w:marLeft w:val="0"/>
      <w:marRight w:val="0"/>
      <w:marTop w:val="0"/>
      <w:marBottom w:val="0"/>
      <w:divBdr>
        <w:top w:val="none" w:sz="0" w:space="0" w:color="auto"/>
        <w:left w:val="none" w:sz="0" w:space="0" w:color="auto"/>
        <w:bottom w:val="none" w:sz="0" w:space="0" w:color="auto"/>
        <w:right w:val="none" w:sz="0" w:space="0" w:color="auto"/>
      </w:divBdr>
    </w:div>
    <w:div w:id="2054888657">
      <w:bodyDiv w:val="1"/>
      <w:marLeft w:val="0"/>
      <w:marRight w:val="0"/>
      <w:marTop w:val="0"/>
      <w:marBottom w:val="0"/>
      <w:divBdr>
        <w:top w:val="none" w:sz="0" w:space="0" w:color="auto"/>
        <w:left w:val="none" w:sz="0" w:space="0" w:color="auto"/>
        <w:bottom w:val="none" w:sz="0" w:space="0" w:color="auto"/>
        <w:right w:val="none" w:sz="0" w:space="0" w:color="auto"/>
      </w:divBdr>
    </w:div>
    <w:div w:id="2083749564">
      <w:bodyDiv w:val="1"/>
      <w:marLeft w:val="0"/>
      <w:marRight w:val="0"/>
      <w:marTop w:val="0"/>
      <w:marBottom w:val="0"/>
      <w:divBdr>
        <w:top w:val="none" w:sz="0" w:space="0" w:color="auto"/>
        <w:left w:val="none" w:sz="0" w:space="0" w:color="auto"/>
        <w:bottom w:val="none" w:sz="0" w:space="0" w:color="auto"/>
        <w:right w:val="none" w:sz="0" w:space="0" w:color="auto"/>
      </w:divBdr>
    </w:div>
    <w:div w:id="2139755552">
      <w:bodyDiv w:val="1"/>
      <w:marLeft w:val="0"/>
      <w:marRight w:val="0"/>
      <w:marTop w:val="0"/>
      <w:marBottom w:val="0"/>
      <w:divBdr>
        <w:top w:val="none" w:sz="0" w:space="0" w:color="auto"/>
        <w:left w:val="none" w:sz="0" w:space="0" w:color="auto"/>
        <w:bottom w:val="none" w:sz="0" w:space="0" w:color="auto"/>
        <w:right w:val="none" w:sz="0" w:space="0" w:color="auto"/>
      </w:divBdr>
    </w:div>
    <w:div w:id="2142377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microsoft.com/office/2016/09/relationships/commentsIds" Target="commentsIds.xml"/><Relationship Id="rId19" Type="http://schemas.openxmlformats.org/officeDocument/2006/relationships/image" Target="media/image7.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8/08/relationships/commentsExtensible" Target="commentsExtensi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CB5650-DBE7-4643-9DBC-17C6CFC01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51001</Words>
  <Characters>321313</Characters>
  <Application>Microsoft Office Word</Application>
  <DocSecurity>0</DocSecurity>
  <Lines>2677</Lines>
  <Paragraphs>743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371571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Mentges</dc:creator>
  <cp:keywords/>
  <dc:description/>
  <cp:lastModifiedBy>Andrea Mentges</cp:lastModifiedBy>
  <cp:revision>2</cp:revision>
  <cp:lastPrinted>2020-08-04T09:54:00Z</cp:lastPrinted>
  <dcterms:created xsi:type="dcterms:W3CDTF">2020-11-17T16:01:00Z</dcterms:created>
  <dcterms:modified xsi:type="dcterms:W3CDTF">2020-11-17T16:01:00Z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http://www.zotero.org/styles/conservation-biology</vt:lpwstr>
  </property>
  <property fmtid="{D5CDD505-2E9C-101B-9397-08002B2CF9AE}" pid="9" name="Mendeley Recent Style Name 3_1">
    <vt:lpwstr>Conservation Biology</vt:lpwstr>
  </property>
  <property fmtid="{D5CDD505-2E9C-101B-9397-08002B2CF9AE}" pid="10" name="Mendeley Recent Style Id 4_1">
    <vt:lpwstr>http://www.zotero.org/styles/ecology-letters</vt:lpwstr>
  </property>
  <property fmtid="{D5CDD505-2E9C-101B-9397-08002B2CF9AE}" pid="11" name="Mendeley Recent Style Name 4_1">
    <vt:lpwstr>Ecology Letters</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http://www.zotero.org/styles/nature-communications</vt:lpwstr>
  </property>
  <property fmtid="{D5CDD505-2E9C-101B-9397-08002B2CF9AE}" pid="17" name="Mendeley Recent Style Name 7_1">
    <vt:lpwstr>Nature Communications</vt:lpwstr>
  </property>
  <property fmtid="{D5CDD505-2E9C-101B-9397-08002B2CF9AE}" pid="18" name="Mendeley Recent Style Id 8_1">
    <vt:lpwstr>http://www.zotero.org/styles/science-advances</vt:lpwstr>
  </property>
  <property fmtid="{D5CDD505-2E9C-101B-9397-08002B2CF9AE}" pid="19" name="Mendeley Recent Style Name 8_1">
    <vt:lpwstr>Science Advances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a56d424a-1867-32a0-a33b-fd6963014590</vt:lpwstr>
  </property>
  <property fmtid="{D5CDD505-2E9C-101B-9397-08002B2CF9AE}" pid="24" name="Mendeley Citation Style_1">
    <vt:lpwstr>http://www.zotero.org/styles/ecology-letters</vt:lpwstr>
  </property>
</Properties>
</file>